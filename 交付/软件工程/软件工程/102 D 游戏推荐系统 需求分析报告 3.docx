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7051C">
      <w:r>
        <w:drawing>
          <wp:inline distT="0" distB="0" distL="0" distR="0">
            <wp:extent cx="5274310" cy="1461135"/>
            <wp:effectExtent l="0" t="0" r="2540" b="5715"/>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7" cstate="print">
                      <a:grayscl/>
                    </a:blip>
                    <a:srcRect/>
                    <a:stretch>
                      <a:fillRect/>
                    </a:stretch>
                  </pic:blipFill>
                  <pic:spPr>
                    <a:xfrm>
                      <a:off x="0" y="0"/>
                      <a:ext cx="5274310" cy="1461135"/>
                    </a:xfrm>
                    <a:prstGeom prst="rect">
                      <a:avLst/>
                    </a:prstGeom>
                  </pic:spPr>
                </pic:pic>
              </a:graphicData>
            </a:graphic>
          </wp:inline>
        </w:drawing>
      </w:r>
    </w:p>
    <w:p w14:paraId="27444FE6"/>
    <w:p w14:paraId="6F413408"/>
    <w:p w14:paraId="7D0B1B2F">
      <w:pPr>
        <w:spacing w:before="240" w:after="480"/>
        <w:jc w:val="center"/>
        <w:textAlignment w:val="baseline"/>
        <w:rPr>
          <w:rFonts w:ascii="华康俪金黑W8(P)" w:hAnsi="Times New Roman" w:eastAsia="华康俪金黑W8(P)" w:cs="Times New Roman"/>
          <w:spacing w:val="40"/>
          <w:sz w:val="32"/>
          <w:szCs w:val="32"/>
        </w:rPr>
      </w:pPr>
      <w:r>
        <w:rPr>
          <w:rFonts w:hint="eastAsia" w:ascii="华康俪金黑W8(P)" w:hAnsi="Times New Roman" w:eastAsia="华康俪金黑W8(P)" w:cs="Times New Roman"/>
          <w:spacing w:val="40"/>
          <w:sz w:val="32"/>
          <w:szCs w:val="32"/>
        </w:rPr>
        <w:t>《软件工程原理与应用》</w:t>
      </w:r>
    </w:p>
    <w:p w14:paraId="71E07A84">
      <w:pPr>
        <w:spacing w:before="240" w:after="480"/>
        <w:jc w:val="center"/>
        <w:textAlignment w:val="baseline"/>
        <w:outlineLvl w:val="0"/>
        <w:rPr>
          <w:rFonts w:ascii="华康俪金黑W8(P)" w:hAnsi="Times New Roman" w:eastAsia="华康俪金黑W8(P)" w:cs="Times New Roman"/>
          <w:spacing w:val="40"/>
          <w:sz w:val="28"/>
          <w:szCs w:val="28"/>
        </w:rPr>
      </w:pPr>
      <w:bookmarkStart w:id="0" w:name="_Toc14873"/>
      <w:bookmarkStart w:id="1" w:name="_Toc17804"/>
      <w:r>
        <w:rPr>
          <w:rFonts w:hint="eastAsia" w:ascii="华康俪金黑W8(P)" w:hAnsi="Times New Roman" w:eastAsia="华康俪金黑W8(P)" w:cs="Times New Roman"/>
          <w:spacing w:val="40"/>
          <w:sz w:val="28"/>
          <w:szCs w:val="28"/>
        </w:rPr>
        <w:t>需求分析报告</w:t>
      </w:r>
      <w:bookmarkEnd w:id="0"/>
      <w:bookmarkEnd w:id="1"/>
    </w:p>
    <w:tbl>
      <w:tblPr>
        <w:tblStyle w:val="13"/>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314"/>
        <w:gridCol w:w="7106"/>
      </w:tblGrid>
      <w:tr w14:paraId="3CE1FE17">
        <w:tblPrEx>
          <w:tblCellMar>
            <w:top w:w="0" w:type="dxa"/>
            <w:left w:w="57" w:type="dxa"/>
            <w:bottom w:w="0" w:type="dxa"/>
            <w:right w:w="57" w:type="dxa"/>
          </w:tblCellMar>
        </w:tblPrEx>
        <w:trPr>
          <w:trHeight w:val="1178" w:hRule="exact"/>
        </w:trPr>
        <w:tc>
          <w:tcPr>
            <w:tcW w:w="0" w:type="auto"/>
            <w:vAlign w:val="bottom"/>
          </w:tcPr>
          <w:p w14:paraId="23788FAA">
            <w:pPr>
              <w:pStyle w:val="17"/>
              <w:spacing w:line="240" w:lineRule="auto"/>
              <w:jc w:val="left"/>
              <w:rPr>
                <w:rFonts w:hint="eastAsia" w:ascii="方正粗黑宋简体" w:hAnsi="方正粗黑宋简体" w:eastAsia="方正粗黑宋简体"/>
                <w:sz w:val="30"/>
                <w:szCs w:val="30"/>
              </w:rPr>
            </w:pPr>
            <w:bookmarkStart w:id="2" w:name="_Hlk131542945"/>
            <w:r>
              <w:rPr>
                <w:rFonts w:hint="eastAsia" w:ascii="方正粗黑宋简体" w:hAnsi="方正粗黑宋简体" w:eastAsia="方正粗黑宋简体"/>
                <w:kern w:val="0"/>
                <w:sz w:val="30"/>
                <w:szCs w:val="30"/>
              </w:rPr>
              <w:t xml:space="preserve">小 </w:t>
            </w:r>
            <w:r>
              <w:rPr>
                <w:rFonts w:ascii="方正粗黑宋简体" w:hAnsi="方正粗黑宋简体" w:eastAsia="方正粗黑宋简体"/>
                <w:kern w:val="0"/>
                <w:sz w:val="30"/>
                <w:szCs w:val="30"/>
              </w:rPr>
              <w:t xml:space="preserve">   </w:t>
            </w:r>
            <w:r>
              <w:rPr>
                <w:rFonts w:hint="eastAsia" w:ascii="方正粗黑宋简体" w:hAnsi="方正粗黑宋简体" w:eastAsia="方正粗黑宋简体"/>
                <w:kern w:val="0"/>
                <w:sz w:val="30"/>
                <w:szCs w:val="30"/>
              </w:rPr>
              <w:t>组</w:t>
            </w:r>
          </w:p>
        </w:tc>
        <w:tc>
          <w:tcPr>
            <w:tcW w:w="0" w:type="auto"/>
            <w:tcBorders>
              <w:bottom w:val="single" w:color="auto" w:sz="4" w:space="0"/>
            </w:tcBorders>
            <w:vAlign w:val="bottom"/>
          </w:tcPr>
          <w:p w14:paraId="29CF8578">
            <w:pPr>
              <w:pStyle w:val="18"/>
              <w:rPr>
                <w:rFonts w:hint="eastAsia" w:ascii="华文楷体" w:hAnsi="华文楷体" w:eastAsia="华文楷体"/>
              </w:rPr>
            </w:pPr>
            <w:r>
              <w:rPr>
                <w:rFonts w:hint="eastAsia" w:ascii="华文楷体" w:hAnsi="华文楷体" w:eastAsia="华文楷体"/>
              </w:rPr>
              <w:t>1</w:t>
            </w:r>
            <w:r>
              <w:rPr>
                <w:rFonts w:ascii="华文楷体" w:hAnsi="华文楷体" w:eastAsia="华文楷体"/>
              </w:rPr>
              <w:t xml:space="preserve">02  </w:t>
            </w:r>
            <w:r>
              <w:rPr>
                <w:rFonts w:hint="eastAsia" w:ascii="华文楷体" w:hAnsi="华文楷体" w:eastAsia="华文楷体"/>
              </w:rPr>
              <w:t>D</w:t>
            </w:r>
            <w:r>
              <w:rPr>
                <w:rFonts w:ascii="华文楷体" w:hAnsi="华文楷体" w:eastAsia="华文楷体"/>
              </w:rPr>
              <w:t xml:space="preserve"> </w:t>
            </w:r>
            <w:r>
              <w:rPr>
                <w:rFonts w:hint="eastAsia" w:ascii="华文楷体" w:hAnsi="华文楷体" w:eastAsia="华文楷体"/>
              </w:rPr>
              <w:t>刘梦琳 阿依斯木巴特·哈依拉提 朱天雅   石煜堃</w:t>
            </w:r>
          </w:p>
        </w:tc>
      </w:tr>
      <w:bookmarkEnd w:id="2"/>
      <w:tr w14:paraId="54CCD1CD">
        <w:tblPrEx>
          <w:tblCellMar>
            <w:top w:w="0" w:type="dxa"/>
            <w:left w:w="57" w:type="dxa"/>
            <w:bottom w:w="0" w:type="dxa"/>
            <w:right w:w="57" w:type="dxa"/>
          </w:tblCellMar>
        </w:tblPrEx>
        <w:trPr>
          <w:trHeight w:val="737" w:hRule="exact"/>
        </w:trPr>
        <w:tc>
          <w:tcPr>
            <w:tcW w:w="0" w:type="auto"/>
            <w:vAlign w:val="bottom"/>
          </w:tcPr>
          <w:p w14:paraId="1274393F">
            <w:pPr>
              <w:pStyle w:val="17"/>
              <w:spacing w:line="240" w:lineRule="auto"/>
              <w:jc w:val="center"/>
              <w:rPr>
                <w:rFonts w:hint="eastAsia" w:ascii="方正粗黑宋简体" w:hAnsi="方正粗黑宋简体" w:eastAsia="方正粗黑宋简体"/>
                <w:spacing w:val="321"/>
                <w:kern w:val="0"/>
                <w:sz w:val="30"/>
                <w:szCs w:val="30"/>
              </w:rPr>
            </w:pPr>
            <w:bookmarkStart w:id="3" w:name="_Hlk131542967"/>
            <w:r>
              <w:rPr>
                <w:rFonts w:hint="eastAsia" w:ascii="方正粗黑宋简体" w:hAnsi="方正粗黑宋简体" w:eastAsia="方正粗黑宋简体"/>
                <w:spacing w:val="300"/>
                <w:kern w:val="0"/>
                <w:sz w:val="30"/>
                <w:szCs w:val="30"/>
                <w:fitText w:val="1200" w:id="373900871"/>
              </w:rPr>
              <w:t>学</w:t>
            </w:r>
            <w:r>
              <w:rPr>
                <w:rFonts w:hint="eastAsia" w:ascii="方正粗黑宋简体" w:hAnsi="方正粗黑宋简体" w:eastAsia="方正粗黑宋简体"/>
                <w:spacing w:val="0"/>
                <w:kern w:val="0"/>
                <w:sz w:val="30"/>
                <w:szCs w:val="30"/>
                <w:fitText w:val="1200" w:id="373900871"/>
              </w:rPr>
              <w:t>院</w:t>
            </w:r>
          </w:p>
        </w:tc>
        <w:tc>
          <w:tcPr>
            <w:tcW w:w="0" w:type="auto"/>
            <w:tcBorders>
              <w:bottom w:val="single" w:color="auto" w:sz="4" w:space="0"/>
            </w:tcBorders>
            <w:vAlign w:val="bottom"/>
          </w:tcPr>
          <w:p w14:paraId="0316C324">
            <w:pPr>
              <w:pStyle w:val="18"/>
              <w:rPr>
                <w:rFonts w:hint="eastAsia" w:ascii="华文楷体" w:hAnsi="华文楷体" w:eastAsia="华文楷体"/>
              </w:rPr>
            </w:pPr>
            <w:r>
              <w:rPr>
                <w:rFonts w:hint="eastAsia" w:ascii="华文楷体" w:hAnsi="华文楷体" w:eastAsia="华文楷体"/>
              </w:rPr>
              <w:t>计算机科学与技术学院/软件学院</w:t>
            </w:r>
          </w:p>
        </w:tc>
      </w:tr>
      <w:tr w14:paraId="29ABEF3D">
        <w:tblPrEx>
          <w:tblCellMar>
            <w:top w:w="0" w:type="dxa"/>
            <w:left w:w="57" w:type="dxa"/>
            <w:bottom w:w="0" w:type="dxa"/>
            <w:right w:w="57" w:type="dxa"/>
          </w:tblCellMar>
        </w:tblPrEx>
        <w:trPr>
          <w:trHeight w:val="737" w:hRule="exact"/>
        </w:trPr>
        <w:tc>
          <w:tcPr>
            <w:tcW w:w="0" w:type="auto"/>
            <w:vAlign w:val="bottom"/>
          </w:tcPr>
          <w:p w14:paraId="5A6FA7E8">
            <w:pPr>
              <w:pStyle w:val="17"/>
              <w:spacing w:line="240" w:lineRule="auto"/>
              <w:jc w:val="center"/>
              <w:rPr>
                <w:rFonts w:hint="eastAsia" w:ascii="方正粗黑宋简体" w:hAnsi="方正粗黑宋简体" w:eastAsia="方正粗黑宋简体"/>
                <w:spacing w:val="321"/>
                <w:kern w:val="0"/>
                <w:sz w:val="30"/>
                <w:szCs w:val="30"/>
              </w:rPr>
            </w:pPr>
            <w:r>
              <w:rPr>
                <w:rFonts w:ascii="方正粗黑宋简体" w:hAnsi="方正粗黑宋简体" w:eastAsia="方正粗黑宋简体"/>
                <w:spacing w:val="300"/>
                <w:kern w:val="0"/>
                <w:sz w:val="30"/>
                <w:szCs w:val="30"/>
                <w:fitText w:val="1200" w:id="1970823557"/>
              </w:rPr>
              <w:t>专</w:t>
            </w:r>
            <w:r>
              <w:rPr>
                <w:rFonts w:ascii="方正粗黑宋简体" w:hAnsi="方正粗黑宋简体" w:eastAsia="方正粗黑宋简体"/>
                <w:spacing w:val="0"/>
                <w:kern w:val="0"/>
                <w:sz w:val="30"/>
                <w:szCs w:val="30"/>
                <w:fitText w:val="1200" w:id="1970823557"/>
              </w:rPr>
              <w:t>业</w:t>
            </w:r>
          </w:p>
        </w:tc>
        <w:tc>
          <w:tcPr>
            <w:tcW w:w="0" w:type="auto"/>
            <w:tcBorders>
              <w:top w:val="single" w:color="auto" w:sz="4" w:space="0"/>
              <w:bottom w:val="single" w:color="auto" w:sz="4" w:space="0"/>
            </w:tcBorders>
            <w:vAlign w:val="bottom"/>
          </w:tcPr>
          <w:p w14:paraId="21359E06">
            <w:pPr>
              <w:pStyle w:val="18"/>
              <w:rPr>
                <w:rFonts w:hint="eastAsia" w:ascii="华文楷体" w:hAnsi="华文楷体" w:eastAsia="华文楷体"/>
              </w:rPr>
            </w:pPr>
            <w:r>
              <w:rPr>
                <w:rFonts w:hint="eastAsia" w:ascii="华文楷体" w:hAnsi="华文楷体" w:eastAsia="华文楷体"/>
              </w:rPr>
              <w:t>计算机科学与技术</w:t>
            </w:r>
          </w:p>
        </w:tc>
      </w:tr>
      <w:tr w14:paraId="514B022F">
        <w:tblPrEx>
          <w:tblCellMar>
            <w:top w:w="0" w:type="dxa"/>
            <w:left w:w="57" w:type="dxa"/>
            <w:bottom w:w="0" w:type="dxa"/>
            <w:right w:w="57" w:type="dxa"/>
          </w:tblCellMar>
        </w:tblPrEx>
        <w:trPr>
          <w:trHeight w:val="737" w:hRule="exact"/>
        </w:trPr>
        <w:tc>
          <w:tcPr>
            <w:tcW w:w="0" w:type="auto"/>
            <w:vAlign w:val="bottom"/>
          </w:tcPr>
          <w:p w14:paraId="6D205947">
            <w:pPr>
              <w:pStyle w:val="17"/>
              <w:spacing w:line="240" w:lineRule="auto"/>
              <w:jc w:val="center"/>
              <w:rPr>
                <w:rFonts w:hint="eastAsia" w:ascii="方正粗黑宋简体" w:hAnsi="方正粗黑宋简体" w:eastAsia="方正粗黑宋简体"/>
                <w:spacing w:val="321"/>
                <w:kern w:val="0"/>
                <w:sz w:val="30"/>
                <w:szCs w:val="30"/>
              </w:rPr>
            </w:pPr>
            <w:r>
              <w:rPr>
                <w:rFonts w:hint="eastAsia" w:ascii="方正粗黑宋简体" w:hAnsi="方正粗黑宋简体" w:eastAsia="方正粗黑宋简体"/>
                <w:spacing w:val="300"/>
                <w:kern w:val="0"/>
                <w:sz w:val="30"/>
                <w:szCs w:val="30"/>
                <w:fitText w:val="1200" w:id="1147937372"/>
              </w:rPr>
              <w:t>班</w:t>
            </w:r>
            <w:r>
              <w:rPr>
                <w:rFonts w:hint="eastAsia" w:ascii="方正粗黑宋简体" w:hAnsi="方正粗黑宋简体" w:eastAsia="方正粗黑宋简体"/>
                <w:spacing w:val="0"/>
                <w:kern w:val="0"/>
                <w:sz w:val="30"/>
                <w:szCs w:val="30"/>
                <w:fitText w:val="1200" w:id="1147937372"/>
              </w:rPr>
              <w:t>级</w:t>
            </w:r>
          </w:p>
        </w:tc>
        <w:tc>
          <w:tcPr>
            <w:tcW w:w="0" w:type="auto"/>
            <w:tcBorders>
              <w:top w:val="single" w:color="auto" w:sz="4" w:space="0"/>
              <w:bottom w:val="single" w:color="auto" w:sz="4" w:space="0"/>
            </w:tcBorders>
            <w:vAlign w:val="bottom"/>
          </w:tcPr>
          <w:p w14:paraId="5E0B0C66">
            <w:pPr>
              <w:pStyle w:val="18"/>
              <w:rPr>
                <w:rFonts w:hint="eastAsia" w:ascii="华文楷体" w:hAnsi="华文楷体" w:eastAsia="华文楷体"/>
              </w:rPr>
            </w:pPr>
            <w:r>
              <w:rPr>
                <w:rFonts w:ascii="华文楷体" w:hAnsi="华文楷体" w:eastAsia="华文楷体"/>
              </w:rPr>
              <w:t>162</w:t>
            </w:r>
            <w:r>
              <w:rPr>
                <w:rFonts w:hint="eastAsia" w:ascii="华文楷体" w:hAnsi="华文楷体" w:eastAsia="华文楷体"/>
              </w:rPr>
              <w:t>2102</w:t>
            </w:r>
          </w:p>
        </w:tc>
      </w:tr>
      <w:bookmarkEnd w:id="3"/>
    </w:tbl>
    <w:p w14:paraId="6D44E9F5">
      <w:pPr>
        <w:jc w:val="center"/>
        <w:rPr>
          <w:rFonts w:ascii="华文新魏" w:hAnsi="Times New Roman" w:eastAsia="华文新魏" w:cs="Times New Roman"/>
          <w:sz w:val="52"/>
          <w:szCs w:val="52"/>
        </w:rPr>
      </w:pPr>
      <w:r>
        <w:rPr>
          <w:rFonts w:hint="eastAsia" w:ascii="华文新魏" w:hAnsi="Times New Roman" w:eastAsia="华文新魏" w:cs="Times New Roman"/>
          <w:sz w:val="52"/>
          <w:szCs w:val="52"/>
        </w:rPr>
        <w:t>游戏推荐系统</w:t>
      </w:r>
    </w:p>
    <w:p w14:paraId="4856FDE6">
      <w:pPr>
        <w:pStyle w:val="17"/>
        <w:jc w:val="center"/>
        <w:rPr>
          <w:rFonts w:ascii="华文新魏" w:hAnsi="Times New Roman" w:eastAsia="华文新魏" w:cs="Times New Roman"/>
          <w:sz w:val="52"/>
          <w:szCs w:val="52"/>
        </w:rPr>
      </w:pPr>
    </w:p>
    <w:p w14:paraId="549C2F90">
      <w:pPr>
        <w:pStyle w:val="17"/>
        <w:jc w:val="center"/>
        <w:rPr>
          <w:rFonts w:ascii="华文新魏" w:hAnsi="Times New Roman" w:eastAsia="华文新魏" w:cs="Times New Roman"/>
          <w:sz w:val="52"/>
          <w:szCs w:val="52"/>
        </w:rPr>
      </w:pPr>
    </w:p>
    <w:p w14:paraId="2DC72633">
      <w:pPr>
        <w:pStyle w:val="17"/>
        <w:jc w:val="center"/>
        <w:rPr>
          <w:sz w:val="30"/>
          <w:szCs w:val="30"/>
        </w:rPr>
      </w:pPr>
      <w:r>
        <w:rPr>
          <w:rFonts w:ascii="华文新魏" w:hAnsi="Times New Roman" w:eastAsia="华文新魏" w:cs="Times New Roman"/>
          <w:sz w:val="52"/>
          <w:szCs w:val="52"/>
        </w:rPr>
        <w:tab/>
      </w:r>
      <w:r>
        <w:rPr>
          <w:sz w:val="30"/>
          <w:szCs w:val="30"/>
        </w:rPr>
        <w:t>二〇二</w:t>
      </w:r>
      <w:r>
        <w:rPr>
          <w:rFonts w:hint="eastAsia"/>
          <w:sz w:val="30"/>
          <w:szCs w:val="30"/>
        </w:rPr>
        <w:t>四</w:t>
      </w:r>
      <w:r>
        <w:rPr>
          <w:sz w:val="30"/>
          <w:szCs w:val="30"/>
        </w:rPr>
        <w:t>年</w:t>
      </w:r>
      <w:r>
        <w:rPr>
          <w:rFonts w:hint="eastAsia"/>
          <w:sz w:val="30"/>
          <w:szCs w:val="30"/>
        </w:rPr>
        <w:t>十一</w:t>
      </w:r>
      <w:r>
        <w:rPr>
          <w:sz w:val="30"/>
          <w:szCs w:val="30"/>
        </w:rPr>
        <w:t>月</w:t>
      </w:r>
    </w:p>
    <w:p w14:paraId="1C476992">
      <w:pPr>
        <w:pStyle w:val="17"/>
        <w:jc w:val="center"/>
        <w:rPr>
          <w:sz w:val="30"/>
          <w:szCs w:val="30"/>
        </w:rPr>
      </w:pPr>
    </w:p>
    <w:p w14:paraId="3135BF0A">
      <w:pPr>
        <w:pStyle w:val="17"/>
        <w:jc w:val="center"/>
        <w:rPr>
          <w:sz w:val="30"/>
          <w:szCs w:val="30"/>
        </w:rPr>
      </w:pPr>
    </w:p>
    <w:p w14:paraId="1C33911D">
      <w:pPr>
        <w:pStyle w:val="20"/>
        <w:spacing w:line="360" w:lineRule="auto"/>
        <w:jc w:val="center"/>
        <w:rPr>
          <w:rFonts w:hint="eastAsia" w:ascii="华文楷体" w:hAnsi="华文楷体" w:eastAsia="华文楷体"/>
          <w:color w:val="auto"/>
          <w:lang w:val="zh-CN"/>
        </w:rPr>
      </w:pPr>
      <w:r>
        <w:rPr>
          <w:rFonts w:hint="eastAsia" w:ascii="华文楷体" w:hAnsi="华文楷体" w:eastAsia="华文楷体"/>
          <w:color w:val="auto"/>
        </w:rPr>
        <w:t>目 录</w:t>
      </w:r>
    </w:p>
    <w:p w14:paraId="37D82E55">
      <w:pPr>
        <w:pStyle w:val="10"/>
        <w:tabs>
          <w:tab w:val="right" w:leader="dot" w:pos="8306"/>
        </w:tabs>
      </w:pPr>
      <w:r>
        <w:rPr>
          <w:rStyle w:val="15"/>
          <w:rFonts w:hint="eastAsia"/>
        </w:rPr>
        <w:fldChar w:fldCharType="begin"/>
      </w:r>
      <w:r>
        <w:rPr>
          <w:rStyle w:val="15"/>
          <w:rFonts w:hint="eastAsia" w:ascii="华文中宋" w:hAnsi="华文中宋" w:eastAsia="华文中宋"/>
        </w:rPr>
        <w:instrText xml:space="preserve"> TOC \o "1-3" \h \z \u </w:instrText>
      </w:r>
      <w:r>
        <w:rPr>
          <w:rStyle w:val="15"/>
          <w:rFonts w:hint="eastAsia"/>
        </w:rPr>
        <w:fldChar w:fldCharType="separate"/>
      </w:r>
      <w:r>
        <w:fldChar w:fldCharType="begin"/>
      </w:r>
      <w:r>
        <w:instrText xml:space="preserve"> HYPERLINK \l "_Toc14873" </w:instrText>
      </w:r>
      <w:r>
        <w:fldChar w:fldCharType="separate"/>
      </w:r>
      <w:r>
        <w:rPr>
          <w:rFonts w:hint="eastAsia" w:ascii="华康俪金黑W8(P)" w:hAnsi="Times New Roman" w:eastAsia="华康俪金黑W8(P)" w:cs="Times New Roman"/>
          <w:spacing w:val="40"/>
          <w:szCs w:val="28"/>
        </w:rPr>
        <w:t>需求分析报告</w:t>
      </w:r>
      <w:r>
        <w:tab/>
      </w:r>
      <w:r>
        <w:fldChar w:fldCharType="begin"/>
      </w:r>
      <w:r>
        <w:instrText xml:space="preserve"> PAGEREF _Toc14873 \h </w:instrText>
      </w:r>
      <w:r>
        <w:fldChar w:fldCharType="separate"/>
      </w:r>
      <w:r>
        <w:t>1</w:t>
      </w:r>
      <w:r>
        <w:fldChar w:fldCharType="end"/>
      </w:r>
      <w:r>
        <w:fldChar w:fldCharType="end"/>
      </w:r>
    </w:p>
    <w:p w14:paraId="4699E09A">
      <w:pPr>
        <w:pStyle w:val="10"/>
        <w:tabs>
          <w:tab w:val="right" w:leader="dot" w:pos="8306"/>
        </w:tabs>
      </w:pPr>
      <w:r>
        <w:fldChar w:fldCharType="begin"/>
      </w:r>
      <w:r>
        <w:instrText xml:space="preserve"> HYPERLINK \l "_Toc17326" </w:instrText>
      </w:r>
      <w:r>
        <w:fldChar w:fldCharType="separate"/>
      </w:r>
      <w:r>
        <w:rPr>
          <w:rFonts w:hint="eastAsia" w:ascii="华文中宋" w:hAnsi="华文中宋" w:eastAsia="华文中宋"/>
          <w:szCs w:val="32"/>
        </w:rPr>
        <w:t>一、引言</w:t>
      </w:r>
      <w:r>
        <w:tab/>
      </w:r>
      <w:r>
        <w:fldChar w:fldCharType="begin"/>
      </w:r>
      <w:r>
        <w:instrText xml:space="preserve"> PAGEREF _Toc17326 \h </w:instrText>
      </w:r>
      <w:r>
        <w:fldChar w:fldCharType="separate"/>
      </w:r>
      <w:r>
        <w:t>2</w:t>
      </w:r>
      <w:r>
        <w:fldChar w:fldCharType="end"/>
      </w:r>
      <w:r>
        <w:fldChar w:fldCharType="end"/>
      </w:r>
    </w:p>
    <w:p w14:paraId="4D0C9B58">
      <w:pPr>
        <w:pStyle w:val="11"/>
        <w:tabs>
          <w:tab w:val="right" w:leader="dot" w:pos="8306"/>
        </w:tabs>
      </w:pPr>
      <w:r>
        <w:fldChar w:fldCharType="begin"/>
      </w:r>
      <w:r>
        <w:instrText xml:space="preserve"> HYPERLINK \l "_Toc3281" </w:instrText>
      </w:r>
      <w:r>
        <w:fldChar w:fldCharType="separate"/>
      </w:r>
      <w:r>
        <w:rPr>
          <w:rFonts w:hint="eastAsia"/>
        </w:rPr>
        <w:t>1</w:t>
      </w:r>
      <w:r>
        <w:t>、</w:t>
      </w:r>
      <w:r>
        <w:rPr>
          <w:rFonts w:hint="eastAsia"/>
        </w:rPr>
        <w:t>编写目的</w:t>
      </w:r>
      <w:r>
        <w:tab/>
      </w:r>
      <w:r>
        <w:fldChar w:fldCharType="begin"/>
      </w:r>
      <w:r>
        <w:instrText xml:space="preserve"> PAGEREF _Toc3281 \h </w:instrText>
      </w:r>
      <w:r>
        <w:fldChar w:fldCharType="separate"/>
      </w:r>
      <w:r>
        <w:t>2</w:t>
      </w:r>
      <w:r>
        <w:fldChar w:fldCharType="end"/>
      </w:r>
      <w:r>
        <w:fldChar w:fldCharType="end"/>
      </w:r>
    </w:p>
    <w:p w14:paraId="27036BC6">
      <w:pPr>
        <w:pStyle w:val="11"/>
        <w:tabs>
          <w:tab w:val="right" w:leader="dot" w:pos="8306"/>
        </w:tabs>
      </w:pPr>
      <w:r>
        <w:fldChar w:fldCharType="begin"/>
      </w:r>
      <w:r>
        <w:instrText xml:space="preserve"> HYPERLINK \l "_Toc12019" </w:instrText>
      </w:r>
      <w:r>
        <w:fldChar w:fldCharType="separate"/>
      </w:r>
      <w:r>
        <w:rPr>
          <w:rFonts w:hint="eastAsia"/>
        </w:rPr>
        <w:t>2</w:t>
      </w:r>
      <w:r>
        <w:t>、</w:t>
      </w:r>
      <w:r>
        <w:rPr>
          <w:rFonts w:hint="eastAsia"/>
        </w:rPr>
        <w:t>背景</w:t>
      </w:r>
      <w:r>
        <w:tab/>
      </w:r>
      <w:r>
        <w:fldChar w:fldCharType="begin"/>
      </w:r>
      <w:r>
        <w:instrText xml:space="preserve"> PAGEREF _Toc12019 \h </w:instrText>
      </w:r>
      <w:r>
        <w:fldChar w:fldCharType="separate"/>
      </w:r>
      <w:r>
        <w:t>3</w:t>
      </w:r>
      <w:r>
        <w:fldChar w:fldCharType="end"/>
      </w:r>
      <w:r>
        <w:fldChar w:fldCharType="end"/>
      </w:r>
    </w:p>
    <w:p w14:paraId="042E56DD">
      <w:pPr>
        <w:pStyle w:val="11"/>
        <w:tabs>
          <w:tab w:val="right" w:leader="dot" w:pos="8306"/>
        </w:tabs>
      </w:pPr>
      <w:r>
        <w:fldChar w:fldCharType="begin"/>
      </w:r>
      <w:r>
        <w:instrText xml:space="preserve"> HYPERLINK \l "_Toc608" </w:instrText>
      </w:r>
      <w:r>
        <w:fldChar w:fldCharType="separate"/>
      </w:r>
      <w:r>
        <w:rPr>
          <w:rFonts w:hint="eastAsia"/>
        </w:rPr>
        <w:t>3、定义</w:t>
      </w:r>
      <w:r>
        <w:tab/>
      </w:r>
      <w:r>
        <w:fldChar w:fldCharType="begin"/>
      </w:r>
      <w:r>
        <w:instrText xml:space="preserve"> PAGEREF _Toc608 \h </w:instrText>
      </w:r>
      <w:r>
        <w:fldChar w:fldCharType="separate"/>
      </w:r>
      <w:r>
        <w:t>3</w:t>
      </w:r>
      <w:r>
        <w:fldChar w:fldCharType="end"/>
      </w:r>
      <w:r>
        <w:fldChar w:fldCharType="end"/>
      </w:r>
    </w:p>
    <w:p w14:paraId="3E9CEF9D">
      <w:pPr>
        <w:pStyle w:val="11"/>
        <w:tabs>
          <w:tab w:val="right" w:leader="dot" w:pos="8306"/>
        </w:tabs>
      </w:pPr>
      <w:r>
        <w:fldChar w:fldCharType="begin"/>
      </w:r>
      <w:r>
        <w:instrText xml:space="preserve"> HYPERLINK \l "_Toc848" </w:instrText>
      </w:r>
      <w:r>
        <w:fldChar w:fldCharType="separate"/>
      </w:r>
      <w:r>
        <w:rPr>
          <w:rFonts w:hint="eastAsia"/>
        </w:rPr>
        <w:t>4、参考文献</w:t>
      </w:r>
      <w:r>
        <w:tab/>
      </w:r>
      <w:r>
        <w:fldChar w:fldCharType="begin"/>
      </w:r>
      <w:r>
        <w:instrText xml:space="preserve"> PAGEREF _Toc848 \h </w:instrText>
      </w:r>
      <w:r>
        <w:fldChar w:fldCharType="separate"/>
      </w:r>
      <w:r>
        <w:t>4</w:t>
      </w:r>
      <w:r>
        <w:fldChar w:fldCharType="end"/>
      </w:r>
      <w:r>
        <w:fldChar w:fldCharType="end"/>
      </w:r>
    </w:p>
    <w:p w14:paraId="003DE4C9">
      <w:pPr>
        <w:pStyle w:val="10"/>
        <w:tabs>
          <w:tab w:val="right" w:leader="dot" w:pos="8306"/>
        </w:tabs>
      </w:pPr>
      <w:r>
        <w:fldChar w:fldCharType="begin"/>
      </w:r>
      <w:r>
        <w:instrText xml:space="preserve"> HYPERLINK \l "_Toc21702" </w:instrText>
      </w:r>
      <w:r>
        <w:fldChar w:fldCharType="separate"/>
      </w:r>
      <w:r>
        <w:rPr>
          <w:rFonts w:hint="eastAsia" w:ascii="华文中宋" w:hAnsi="华文中宋" w:eastAsia="华文中宋"/>
          <w:szCs w:val="32"/>
        </w:rPr>
        <w:t>二、系统结构模型</w:t>
      </w:r>
      <w:r>
        <w:tab/>
      </w:r>
      <w:r>
        <w:fldChar w:fldCharType="begin"/>
      </w:r>
      <w:r>
        <w:instrText xml:space="preserve"> PAGEREF _Toc21702 \h </w:instrText>
      </w:r>
      <w:r>
        <w:fldChar w:fldCharType="separate"/>
      </w:r>
      <w:r>
        <w:t>5</w:t>
      </w:r>
      <w:r>
        <w:fldChar w:fldCharType="end"/>
      </w:r>
      <w:r>
        <w:fldChar w:fldCharType="end"/>
      </w:r>
    </w:p>
    <w:p w14:paraId="327BFA36">
      <w:pPr>
        <w:pStyle w:val="11"/>
        <w:tabs>
          <w:tab w:val="right" w:leader="dot" w:pos="8306"/>
        </w:tabs>
      </w:pPr>
      <w:r>
        <w:fldChar w:fldCharType="begin"/>
      </w:r>
      <w:r>
        <w:instrText xml:space="preserve"> HYPERLINK \l "_Toc20930" </w:instrText>
      </w:r>
      <w:r>
        <w:fldChar w:fldCharType="separate"/>
      </w:r>
      <w:r>
        <w:rPr>
          <w:rFonts w:hint="eastAsia"/>
        </w:rPr>
        <w:t>1、初始对象表</w:t>
      </w:r>
      <w:r>
        <w:tab/>
      </w:r>
      <w:r>
        <w:fldChar w:fldCharType="begin"/>
      </w:r>
      <w:r>
        <w:instrText xml:space="preserve"> PAGEREF _Toc20930 \h </w:instrText>
      </w:r>
      <w:r>
        <w:fldChar w:fldCharType="separate"/>
      </w:r>
      <w:r>
        <w:t>5</w:t>
      </w:r>
      <w:r>
        <w:fldChar w:fldCharType="end"/>
      </w:r>
      <w:r>
        <w:fldChar w:fldCharType="end"/>
      </w:r>
    </w:p>
    <w:p w14:paraId="5A60BA52">
      <w:pPr>
        <w:pStyle w:val="11"/>
        <w:tabs>
          <w:tab w:val="right" w:leader="dot" w:pos="8306"/>
        </w:tabs>
      </w:pPr>
      <w:r>
        <w:fldChar w:fldCharType="begin"/>
      </w:r>
      <w:r>
        <w:instrText xml:space="preserve"> HYPERLINK \l "_Toc31778" </w:instrText>
      </w:r>
      <w:r>
        <w:fldChar w:fldCharType="separate"/>
      </w:r>
      <w:r>
        <w:rPr>
          <w:rFonts w:hint="eastAsia"/>
        </w:rPr>
        <w:t>2、 初始类图</w:t>
      </w:r>
      <w:r>
        <w:tab/>
      </w:r>
      <w:r>
        <w:fldChar w:fldCharType="begin"/>
      </w:r>
      <w:r>
        <w:instrText xml:space="preserve"> PAGEREF _Toc31778 \h </w:instrText>
      </w:r>
      <w:r>
        <w:fldChar w:fldCharType="separate"/>
      </w:r>
      <w:r>
        <w:t>6</w:t>
      </w:r>
      <w:r>
        <w:fldChar w:fldCharType="end"/>
      </w:r>
      <w:r>
        <w:fldChar w:fldCharType="end"/>
      </w:r>
    </w:p>
    <w:p w14:paraId="08FCA926">
      <w:pPr>
        <w:pStyle w:val="11"/>
        <w:tabs>
          <w:tab w:val="right" w:leader="dot" w:pos="8306"/>
        </w:tabs>
      </w:pPr>
      <w:r>
        <w:fldChar w:fldCharType="begin"/>
      </w:r>
      <w:r>
        <w:instrText xml:space="preserve"> HYPERLINK \l "_Toc30902" </w:instrText>
      </w:r>
      <w:r>
        <w:fldChar w:fldCharType="separate"/>
      </w:r>
      <w:r>
        <w:rPr>
          <w:rFonts w:hint="eastAsia"/>
        </w:rPr>
        <w:t>3、细化类图</w:t>
      </w:r>
      <w:r>
        <w:tab/>
      </w:r>
      <w:r>
        <w:fldChar w:fldCharType="begin"/>
      </w:r>
      <w:r>
        <w:instrText xml:space="preserve"> PAGEREF _Toc30902 \h </w:instrText>
      </w:r>
      <w:r>
        <w:fldChar w:fldCharType="separate"/>
      </w:r>
      <w:r>
        <w:t>6</w:t>
      </w:r>
      <w:r>
        <w:fldChar w:fldCharType="end"/>
      </w:r>
      <w:r>
        <w:fldChar w:fldCharType="end"/>
      </w:r>
    </w:p>
    <w:p w14:paraId="19076E7C">
      <w:pPr>
        <w:pStyle w:val="7"/>
        <w:tabs>
          <w:tab w:val="right" w:leader="dot" w:pos="8306"/>
        </w:tabs>
      </w:pPr>
      <w:r>
        <w:fldChar w:fldCharType="begin"/>
      </w:r>
      <w:r>
        <w:instrText xml:space="preserve"> HYPERLINK \l "_Toc12497" </w:instrText>
      </w:r>
      <w:r>
        <w:fldChar w:fldCharType="separate"/>
      </w:r>
      <w:r>
        <w:rPr>
          <w:rFonts w:hint="eastAsia"/>
        </w:rPr>
        <w:t>3.1属性的识别</w:t>
      </w:r>
      <w:r>
        <w:tab/>
      </w:r>
      <w:r>
        <w:fldChar w:fldCharType="begin"/>
      </w:r>
      <w:r>
        <w:instrText xml:space="preserve"> PAGEREF _Toc12497 \h </w:instrText>
      </w:r>
      <w:r>
        <w:fldChar w:fldCharType="separate"/>
      </w:r>
      <w:r>
        <w:t>6</w:t>
      </w:r>
      <w:r>
        <w:fldChar w:fldCharType="end"/>
      </w:r>
      <w:r>
        <w:fldChar w:fldCharType="end"/>
      </w:r>
    </w:p>
    <w:p w14:paraId="7CE9EEE8">
      <w:pPr>
        <w:pStyle w:val="7"/>
        <w:tabs>
          <w:tab w:val="right" w:leader="dot" w:pos="8306"/>
        </w:tabs>
      </w:pPr>
      <w:r>
        <w:fldChar w:fldCharType="begin"/>
      </w:r>
      <w:r>
        <w:instrText xml:space="preserve"> HYPERLINK \l "_Toc23599" </w:instrText>
      </w:r>
      <w:r>
        <w:fldChar w:fldCharType="separate"/>
      </w:r>
      <w:r>
        <w:rPr>
          <w:rFonts w:hint="eastAsia"/>
        </w:rPr>
        <w:t>3.2操作的识别</w:t>
      </w:r>
      <w:r>
        <w:tab/>
      </w:r>
      <w:r>
        <w:fldChar w:fldCharType="begin"/>
      </w:r>
      <w:r>
        <w:instrText xml:space="preserve"> PAGEREF _Toc23599 \h </w:instrText>
      </w:r>
      <w:r>
        <w:fldChar w:fldCharType="separate"/>
      </w:r>
      <w:r>
        <w:t>10</w:t>
      </w:r>
      <w:r>
        <w:fldChar w:fldCharType="end"/>
      </w:r>
      <w:r>
        <w:fldChar w:fldCharType="end"/>
      </w:r>
    </w:p>
    <w:p w14:paraId="1781BD79">
      <w:pPr>
        <w:pStyle w:val="11"/>
        <w:tabs>
          <w:tab w:val="right" w:leader="dot" w:pos="8306"/>
        </w:tabs>
      </w:pPr>
      <w:r>
        <w:fldChar w:fldCharType="begin"/>
      </w:r>
      <w:r>
        <w:instrText xml:space="preserve"> HYPERLINK \l "_Toc1910" </w:instrText>
      </w:r>
      <w:r>
        <w:fldChar w:fldCharType="separate"/>
      </w:r>
      <w:r>
        <w:rPr>
          <w:rFonts w:hint="eastAsia"/>
        </w:rPr>
        <w:t>4、三层精化类图</w:t>
      </w:r>
      <w:r>
        <w:tab/>
      </w:r>
      <w:r>
        <w:fldChar w:fldCharType="begin"/>
      </w:r>
      <w:r>
        <w:instrText xml:space="preserve"> PAGEREF _Toc1910 \h </w:instrText>
      </w:r>
      <w:r>
        <w:fldChar w:fldCharType="separate"/>
      </w:r>
      <w:r>
        <w:t>16</w:t>
      </w:r>
      <w:r>
        <w:fldChar w:fldCharType="end"/>
      </w:r>
      <w:r>
        <w:fldChar w:fldCharType="end"/>
      </w:r>
    </w:p>
    <w:p w14:paraId="6D9E5CCB">
      <w:pPr>
        <w:pStyle w:val="10"/>
        <w:tabs>
          <w:tab w:val="right" w:leader="dot" w:pos="8306"/>
        </w:tabs>
      </w:pPr>
      <w:r>
        <w:fldChar w:fldCharType="begin"/>
      </w:r>
      <w:r>
        <w:instrText xml:space="preserve"> HYPERLINK \l "_Toc17451" </w:instrText>
      </w:r>
      <w:r>
        <w:fldChar w:fldCharType="separate"/>
      </w:r>
      <w:r>
        <w:rPr>
          <w:rFonts w:ascii="华文中宋" w:hAnsi="华文中宋" w:eastAsia="华文中宋"/>
          <w:bCs/>
          <w:kern w:val="44"/>
          <w:szCs w:val="32"/>
        </w:rPr>
        <w:t>三、系统行为模型</w:t>
      </w:r>
      <w:r>
        <w:tab/>
      </w:r>
      <w:r>
        <w:fldChar w:fldCharType="begin"/>
      </w:r>
      <w:r>
        <w:instrText xml:space="preserve"> PAGEREF _Toc17451 \h </w:instrText>
      </w:r>
      <w:r>
        <w:fldChar w:fldCharType="separate"/>
      </w:r>
      <w:r>
        <w:t>20</w:t>
      </w:r>
      <w:r>
        <w:fldChar w:fldCharType="end"/>
      </w:r>
      <w:r>
        <w:fldChar w:fldCharType="end"/>
      </w:r>
    </w:p>
    <w:p w14:paraId="531A54D1">
      <w:pPr>
        <w:pStyle w:val="11"/>
        <w:tabs>
          <w:tab w:val="right" w:leader="dot" w:pos="8306"/>
        </w:tabs>
      </w:pPr>
      <w:r>
        <w:fldChar w:fldCharType="begin"/>
      </w:r>
      <w:r>
        <w:instrText xml:space="preserve"> HYPERLINK \l "_Toc15967" </w:instrText>
      </w:r>
      <w:r>
        <w:fldChar w:fldCharType="separate"/>
      </w:r>
      <w:r>
        <w:rPr>
          <w:rFonts w:ascii="等线 Light" w:hAnsi="等线 Light" w:eastAsia="华文中宋"/>
          <w:bCs/>
          <w:szCs w:val="32"/>
        </w:rPr>
        <w:t>1、交互模型</w:t>
      </w:r>
      <w:r>
        <w:tab/>
      </w:r>
      <w:r>
        <w:fldChar w:fldCharType="begin"/>
      </w:r>
      <w:r>
        <w:instrText xml:space="preserve"> PAGEREF _Toc15967 \h </w:instrText>
      </w:r>
      <w:r>
        <w:fldChar w:fldCharType="separate"/>
      </w:r>
      <w:r>
        <w:t>20</w:t>
      </w:r>
      <w:r>
        <w:fldChar w:fldCharType="end"/>
      </w:r>
      <w:r>
        <w:fldChar w:fldCharType="end"/>
      </w:r>
    </w:p>
    <w:p w14:paraId="4606D13E">
      <w:pPr>
        <w:pStyle w:val="11"/>
        <w:tabs>
          <w:tab w:val="right" w:leader="dot" w:pos="8296"/>
        </w:tabs>
        <w:spacing w:line="360" w:lineRule="auto"/>
        <w:rPr>
          <w:rStyle w:val="15"/>
          <w:rFonts w:hint="eastAsia" w:ascii="华文中宋" w:hAnsi="华文中宋" w:eastAsia="华文中宋"/>
        </w:rPr>
      </w:pPr>
      <w:r>
        <w:rPr>
          <w:rFonts w:hint="eastAsia" w:ascii="华文中宋" w:hAnsi="华文中宋" w:eastAsia="华文中宋"/>
        </w:rPr>
        <w:fldChar w:fldCharType="end"/>
      </w:r>
    </w:p>
    <w:p w14:paraId="5E0B09CA">
      <w:pPr>
        <w:pStyle w:val="17"/>
        <w:jc w:val="center"/>
        <w:rPr>
          <w:sz w:val="30"/>
          <w:szCs w:val="30"/>
        </w:rPr>
      </w:pPr>
    </w:p>
    <w:p w14:paraId="2ACBE12F">
      <w:pPr>
        <w:pStyle w:val="17"/>
        <w:jc w:val="center"/>
        <w:rPr>
          <w:sz w:val="30"/>
          <w:szCs w:val="30"/>
        </w:rPr>
      </w:pPr>
    </w:p>
    <w:p w14:paraId="6FB4E43B">
      <w:pPr>
        <w:pStyle w:val="17"/>
        <w:jc w:val="center"/>
        <w:rPr>
          <w:sz w:val="30"/>
          <w:szCs w:val="30"/>
        </w:rPr>
      </w:pPr>
    </w:p>
    <w:p w14:paraId="2362490E">
      <w:pPr>
        <w:pStyle w:val="17"/>
        <w:jc w:val="center"/>
        <w:rPr>
          <w:sz w:val="30"/>
          <w:szCs w:val="30"/>
        </w:rPr>
      </w:pPr>
    </w:p>
    <w:p w14:paraId="24920BFD">
      <w:pPr>
        <w:pStyle w:val="17"/>
        <w:jc w:val="center"/>
        <w:rPr>
          <w:sz w:val="30"/>
          <w:szCs w:val="30"/>
        </w:rPr>
      </w:pPr>
    </w:p>
    <w:p w14:paraId="72181D0C">
      <w:pPr>
        <w:pStyle w:val="17"/>
        <w:jc w:val="center"/>
        <w:rPr>
          <w:sz w:val="30"/>
          <w:szCs w:val="30"/>
        </w:rPr>
      </w:pPr>
    </w:p>
    <w:p w14:paraId="66BEDDE9">
      <w:pPr>
        <w:pStyle w:val="2"/>
        <w:rPr>
          <w:rFonts w:hint="eastAsia" w:ascii="华文中宋" w:hAnsi="华文中宋" w:eastAsia="华文中宋"/>
          <w:sz w:val="32"/>
          <w:szCs w:val="32"/>
        </w:rPr>
      </w:pPr>
      <w:bookmarkStart w:id="4" w:name="_Toc17326"/>
      <w:r>
        <w:rPr>
          <w:rFonts w:hint="eastAsia" w:ascii="华文中宋" w:hAnsi="华文中宋" w:eastAsia="华文中宋"/>
          <w:sz w:val="32"/>
          <w:szCs w:val="32"/>
        </w:rPr>
        <w:t>一、引言</w:t>
      </w:r>
      <w:bookmarkEnd w:id="4"/>
    </w:p>
    <w:p w14:paraId="1A845DA5">
      <w:pPr>
        <w:pStyle w:val="3"/>
      </w:pPr>
      <w:bookmarkStart w:id="5" w:name="_Toc3281"/>
      <w:r>
        <w:rPr>
          <w:rFonts w:hint="eastAsia"/>
        </w:rPr>
        <w:t>1</w:t>
      </w:r>
      <w:r>
        <w:t>、</w:t>
      </w:r>
      <w:r>
        <w:rPr>
          <w:rFonts w:hint="eastAsia"/>
        </w:rPr>
        <w:t>编写目的</w:t>
      </w:r>
      <w:bookmarkEnd w:id="5"/>
    </w:p>
    <w:p w14:paraId="1B655B57">
      <w:pPr>
        <w:spacing w:line="360" w:lineRule="auto"/>
        <w:ind w:firstLine="420" w:firstLineChars="200"/>
        <w:rPr>
          <w:rFonts w:hint="eastAsia" w:ascii="宋体" w:hAnsi="宋体"/>
        </w:rPr>
      </w:pPr>
      <w:r>
        <w:rPr>
          <w:rFonts w:hint="eastAsia" w:ascii="宋体" w:hAnsi="宋体"/>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573EE34B">
      <w:pPr>
        <w:spacing w:line="360" w:lineRule="auto"/>
        <w:ind w:firstLine="420"/>
        <w:rPr>
          <w:rFonts w:hint="eastAsia" w:ascii="宋体" w:hAnsi="宋体"/>
        </w:rPr>
      </w:pPr>
      <w:r>
        <w:rPr>
          <w:rFonts w:hint="eastAsia" w:ascii="宋体" w:hAnsi="宋体"/>
        </w:rPr>
        <w:t>预期读者：软件设计者和测试者。</w:t>
      </w:r>
    </w:p>
    <w:p w14:paraId="14E2AFB1"/>
    <w:p w14:paraId="577FAC65">
      <w:pPr>
        <w:pStyle w:val="3"/>
      </w:pPr>
      <w:bookmarkStart w:id="6" w:name="_Toc12019"/>
      <w:r>
        <w:rPr>
          <w:rFonts w:hint="eastAsia"/>
        </w:rPr>
        <w:t>2</w:t>
      </w:r>
      <w:r>
        <w:t>、</w:t>
      </w:r>
      <w:r>
        <w:rPr>
          <w:rFonts w:hint="eastAsia"/>
        </w:rPr>
        <w:t>背景</w:t>
      </w:r>
      <w:bookmarkEnd w:id="6"/>
    </w:p>
    <w:p w14:paraId="3A63463B">
      <w:pPr>
        <w:ind w:firstLine="420"/>
        <w:rPr>
          <w:rFonts w:hint="eastAsia" w:ascii="宋体" w:hAnsi="宋体"/>
        </w:rPr>
      </w:pPr>
      <w:r>
        <w:rPr>
          <w:rFonts w:hint="eastAsia" w:ascii="宋体" w:hAnsi="宋体"/>
        </w:rPr>
        <w:t>说明：</w:t>
      </w:r>
    </w:p>
    <w:p w14:paraId="3B00CCDB">
      <w:pPr>
        <w:numPr>
          <w:ilvl w:val="0"/>
          <w:numId w:val="1"/>
        </w:numPr>
        <w:spacing w:line="360" w:lineRule="auto"/>
        <w:rPr>
          <w:rFonts w:hint="eastAsia" w:ascii="宋体" w:hAnsi="宋体"/>
        </w:rPr>
      </w:pPr>
      <w:r>
        <w:rPr>
          <w:rFonts w:hint="eastAsia" w:ascii="宋体" w:hAnsi="宋体"/>
        </w:rPr>
        <w:t>待开发的软件系统的名称：游戏推荐系统</w:t>
      </w:r>
      <w:r>
        <w:rPr>
          <w:rFonts w:ascii="宋体" w:hAnsi="宋体"/>
        </w:rPr>
        <w:t xml:space="preserve"> </w:t>
      </w:r>
    </w:p>
    <w:p w14:paraId="0F7B56D3">
      <w:pPr>
        <w:numPr>
          <w:ilvl w:val="0"/>
          <w:numId w:val="1"/>
        </w:numPr>
        <w:spacing w:line="360" w:lineRule="auto"/>
        <w:rPr>
          <w:rFonts w:hint="eastAsia" w:ascii="宋体" w:hAnsi="宋体"/>
        </w:rPr>
      </w:pPr>
      <w:r>
        <w:rPr>
          <w:rFonts w:hint="eastAsia" w:ascii="宋体" w:hAnsi="宋体"/>
        </w:rPr>
        <w:t>本项目的任务提出者：刘梦琳 阿依斯木巴特·哈依拉提 朱天雅 石煜堃；</w:t>
      </w:r>
    </w:p>
    <w:p w14:paraId="2E173B6F">
      <w:pPr>
        <w:numPr>
          <w:ilvl w:val="0"/>
          <w:numId w:val="1"/>
        </w:numPr>
        <w:spacing w:line="360" w:lineRule="auto"/>
        <w:rPr>
          <w:rFonts w:hint="eastAsia" w:ascii="宋体" w:hAnsi="宋体"/>
        </w:rPr>
      </w:pPr>
      <w:r>
        <w:rPr>
          <w:rFonts w:hint="eastAsia" w:ascii="宋体" w:hAnsi="宋体"/>
        </w:rPr>
        <w:t>本项目的任务开发者：刘梦琳 阿依斯木巴特·哈依拉提 朱天雅 石煜堃；</w:t>
      </w:r>
    </w:p>
    <w:p w14:paraId="18DAD1E6">
      <w:pPr>
        <w:numPr>
          <w:ilvl w:val="0"/>
          <w:numId w:val="1"/>
        </w:numPr>
        <w:spacing w:line="360" w:lineRule="auto"/>
        <w:rPr>
          <w:rFonts w:hint="eastAsia" w:ascii="宋体" w:hAnsi="宋体"/>
        </w:rPr>
      </w:pPr>
      <w:r>
        <w:rPr>
          <w:rFonts w:hint="eastAsia" w:ascii="宋体" w:hAnsi="宋体"/>
        </w:rPr>
        <w:t>用户：需要游戏推广的企业、需要推荐游戏的玩家。</w:t>
      </w:r>
    </w:p>
    <w:p w14:paraId="51624D8C">
      <w:pPr>
        <w:numPr>
          <w:ilvl w:val="0"/>
          <w:numId w:val="1"/>
        </w:numPr>
        <w:spacing w:line="360" w:lineRule="auto"/>
        <w:rPr>
          <w:rFonts w:hint="eastAsia" w:ascii="宋体" w:hAnsi="宋体"/>
        </w:rPr>
      </w:pPr>
      <w:r>
        <w:rPr>
          <w:rFonts w:hint="eastAsia" w:ascii="宋体" w:hAnsi="宋体"/>
        </w:rPr>
        <w:t>实现该软件的计算中心或计算机网络：南京航空航天大学计算中心。</w:t>
      </w:r>
    </w:p>
    <w:p w14:paraId="2173535F"/>
    <w:p w14:paraId="52506510">
      <w:pPr>
        <w:pStyle w:val="3"/>
      </w:pPr>
      <w:bookmarkStart w:id="7" w:name="_Toc5374"/>
      <w:bookmarkStart w:id="8" w:name="_Toc1957"/>
      <w:bookmarkStart w:id="9" w:name="_Toc148635488"/>
      <w:bookmarkStart w:id="10" w:name="_Toc608"/>
      <w:r>
        <w:rPr>
          <w:rFonts w:hint="eastAsia"/>
        </w:rPr>
        <w:t>3、定义</w:t>
      </w:r>
      <w:bookmarkEnd w:id="7"/>
      <w:bookmarkEnd w:id="8"/>
      <w:bookmarkEnd w:id="9"/>
      <w:bookmarkEnd w:id="10"/>
    </w:p>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16BE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tcPr>
          <w:p w14:paraId="080C27CD">
            <w:pPr>
              <w:spacing w:line="360" w:lineRule="auto"/>
              <w:jc w:val="center"/>
              <w:rPr>
                <w:rFonts w:hint="eastAsia" w:ascii="宋体" w:hAnsi="宋体"/>
              </w:rPr>
            </w:pPr>
            <w:r>
              <w:rPr>
                <w:rFonts w:hint="eastAsia" w:ascii="宋体" w:hAnsi="宋体"/>
              </w:rPr>
              <w:t>名称</w:t>
            </w:r>
          </w:p>
        </w:tc>
        <w:tc>
          <w:tcPr>
            <w:tcW w:w="6287" w:type="dxa"/>
            <w:shd w:val="clear" w:color="auto" w:fill="auto"/>
          </w:tcPr>
          <w:p w14:paraId="3849753C">
            <w:pPr>
              <w:spacing w:line="360" w:lineRule="auto"/>
              <w:jc w:val="center"/>
              <w:rPr>
                <w:rFonts w:hint="eastAsia" w:ascii="宋体" w:hAnsi="宋体"/>
              </w:rPr>
            </w:pPr>
            <w:r>
              <w:rPr>
                <w:rFonts w:hint="eastAsia" w:ascii="宋体" w:hAnsi="宋体"/>
              </w:rPr>
              <w:t>说明</w:t>
            </w:r>
          </w:p>
        </w:tc>
      </w:tr>
      <w:tr w14:paraId="606D5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06E44799">
            <w:pPr>
              <w:spacing w:line="360" w:lineRule="auto"/>
              <w:jc w:val="center"/>
              <w:rPr>
                <w:rFonts w:hint="eastAsia" w:ascii="宋体" w:hAnsi="宋体"/>
              </w:rPr>
            </w:pPr>
            <w:r>
              <w:rPr>
                <w:rFonts w:hint="eastAsia" w:ascii="宋体" w:hAnsi="宋体"/>
              </w:rPr>
              <w:t>账号</w:t>
            </w:r>
          </w:p>
        </w:tc>
        <w:tc>
          <w:tcPr>
            <w:tcW w:w="6287" w:type="dxa"/>
            <w:shd w:val="clear" w:color="auto" w:fill="auto"/>
          </w:tcPr>
          <w:p w14:paraId="3FEDCD5D">
            <w:pPr>
              <w:spacing w:line="360" w:lineRule="auto"/>
              <w:jc w:val="left"/>
              <w:rPr>
                <w:rFonts w:hint="eastAsia" w:ascii="宋体" w:hAnsi="宋体"/>
              </w:rPr>
            </w:pPr>
            <w:r>
              <w:rPr>
                <w:rFonts w:hint="eastAsia" w:ascii="宋体" w:hAnsi="宋体"/>
              </w:rPr>
              <w:t>用户注册时登记的用户名（手机或邮箱）及密码</w:t>
            </w:r>
          </w:p>
        </w:tc>
      </w:tr>
      <w:tr w14:paraId="1523A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1318D888">
            <w:pPr>
              <w:spacing w:line="360" w:lineRule="auto"/>
              <w:jc w:val="center"/>
              <w:rPr>
                <w:rFonts w:hint="eastAsia" w:ascii="宋体" w:hAnsi="宋体"/>
              </w:rPr>
            </w:pPr>
            <w:r>
              <w:rPr>
                <w:rFonts w:hint="eastAsia" w:ascii="宋体" w:hAnsi="宋体"/>
              </w:rPr>
              <w:t>用户分类</w:t>
            </w:r>
          </w:p>
        </w:tc>
        <w:tc>
          <w:tcPr>
            <w:tcW w:w="6287" w:type="dxa"/>
            <w:shd w:val="clear" w:color="auto" w:fill="auto"/>
          </w:tcPr>
          <w:p w14:paraId="055D7E5E">
            <w:pPr>
              <w:spacing w:line="360" w:lineRule="auto"/>
              <w:jc w:val="left"/>
              <w:rPr>
                <w:rFonts w:hint="eastAsia" w:ascii="宋体" w:hAnsi="宋体"/>
              </w:rPr>
            </w:pPr>
            <w:r>
              <w:rPr>
                <w:rFonts w:hint="eastAsia" w:ascii="宋体" w:hAnsi="宋体"/>
              </w:rPr>
              <w:t>用户、游戏发布者、管理员</w:t>
            </w:r>
          </w:p>
        </w:tc>
      </w:tr>
      <w:tr w14:paraId="47F8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5" w:hRule="atLeast"/>
          <w:jc w:val="center"/>
        </w:trPr>
        <w:tc>
          <w:tcPr>
            <w:tcW w:w="2235" w:type="dxa"/>
            <w:shd w:val="clear" w:color="auto" w:fill="auto"/>
            <w:vAlign w:val="center"/>
          </w:tcPr>
          <w:p w14:paraId="68F6191E">
            <w:pPr>
              <w:spacing w:line="360" w:lineRule="auto"/>
              <w:jc w:val="center"/>
              <w:rPr>
                <w:rFonts w:hint="eastAsia" w:ascii="宋体" w:hAnsi="宋体"/>
              </w:rPr>
            </w:pPr>
            <w:r>
              <w:rPr>
                <w:rFonts w:hint="eastAsia" w:ascii="宋体" w:hAnsi="宋体"/>
              </w:rPr>
              <w:t>账号管理</w:t>
            </w:r>
          </w:p>
        </w:tc>
        <w:tc>
          <w:tcPr>
            <w:tcW w:w="6287" w:type="dxa"/>
            <w:shd w:val="clear" w:color="auto" w:fill="auto"/>
          </w:tcPr>
          <w:p w14:paraId="5041F621">
            <w:pPr>
              <w:spacing w:line="360" w:lineRule="auto"/>
              <w:jc w:val="left"/>
              <w:rPr>
                <w:rFonts w:hint="eastAsia" w:ascii="宋体" w:hAnsi="宋体"/>
              </w:rPr>
            </w:pPr>
            <w:r>
              <w:rPr>
                <w:rFonts w:hint="eastAsia" w:ascii="宋体" w:hAnsi="宋体"/>
              </w:rPr>
              <w:t>用户与管理员都可通过该模块对自己的信息进行增加、查询、修改、删除操作，</w:t>
            </w:r>
            <w:r>
              <w:rPr>
                <w:rFonts w:hint="eastAsia" w:ascii="宋体" w:hAnsi="宋体"/>
                <w:color w:val="000000"/>
              </w:rPr>
              <w:t>分别对应注册、登录、修改用户信息及找回密码、注销，</w:t>
            </w:r>
            <w:r>
              <w:rPr>
                <w:rFonts w:hint="eastAsia" w:ascii="宋体" w:hAnsi="宋体"/>
              </w:rPr>
              <w:t>管理员拥有对所有用户的信息进行各项操作的权限</w:t>
            </w:r>
          </w:p>
        </w:tc>
      </w:tr>
      <w:tr w14:paraId="3A1EE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2235" w:type="dxa"/>
            <w:shd w:val="clear" w:color="auto" w:fill="auto"/>
            <w:vAlign w:val="center"/>
          </w:tcPr>
          <w:p w14:paraId="1C53B982">
            <w:pPr>
              <w:spacing w:line="360" w:lineRule="auto"/>
              <w:jc w:val="center"/>
              <w:rPr>
                <w:rFonts w:hint="eastAsia" w:ascii="宋体" w:hAnsi="宋体"/>
              </w:rPr>
            </w:pPr>
            <w:bookmarkStart w:id="11" w:name="_Hlk148548453"/>
            <w:r>
              <w:rPr>
                <w:rFonts w:hint="eastAsia" w:ascii="宋体" w:hAnsi="宋体"/>
              </w:rPr>
              <w:t>用户偏好收集</w:t>
            </w:r>
          </w:p>
        </w:tc>
        <w:tc>
          <w:tcPr>
            <w:tcW w:w="6287" w:type="dxa"/>
            <w:shd w:val="clear" w:color="auto" w:fill="auto"/>
          </w:tcPr>
          <w:p w14:paraId="343E9ADE">
            <w:pPr>
              <w:spacing w:line="360" w:lineRule="auto"/>
              <w:jc w:val="left"/>
              <w:rPr>
                <w:rFonts w:hint="eastAsia" w:ascii="宋体" w:hAnsi="宋体"/>
              </w:rPr>
            </w:pPr>
            <w:r>
              <w:rPr>
                <w:rFonts w:hint="eastAsia" w:ascii="宋体" w:hAnsi="宋体"/>
              </w:rPr>
              <w:t>用户登录后，回答问题，管理员收集用户偏好</w:t>
            </w:r>
          </w:p>
        </w:tc>
      </w:tr>
      <w:tr w14:paraId="7753F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jc w:val="center"/>
        </w:trPr>
        <w:tc>
          <w:tcPr>
            <w:tcW w:w="2235" w:type="dxa"/>
            <w:shd w:val="clear" w:color="auto" w:fill="auto"/>
            <w:vAlign w:val="center"/>
          </w:tcPr>
          <w:p w14:paraId="5FB96B39">
            <w:pPr>
              <w:spacing w:line="360" w:lineRule="auto"/>
              <w:jc w:val="center"/>
              <w:rPr>
                <w:rFonts w:hint="eastAsia" w:ascii="宋体" w:hAnsi="宋体"/>
                <w:b/>
                <w:bCs/>
                <w:color w:val="0000FF"/>
              </w:rPr>
            </w:pPr>
            <w:r>
              <w:rPr>
                <w:rFonts w:hint="eastAsia" w:ascii="宋体" w:hAnsi="宋体"/>
                <w:color w:val="000000"/>
              </w:rPr>
              <w:t>推荐游戏</w:t>
            </w:r>
          </w:p>
        </w:tc>
        <w:tc>
          <w:tcPr>
            <w:tcW w:w="6287" w:type="dxa"/>
            <w:shd w:val="clear" w:color="auto" w:fill="auto"/>
          </w:tcPr>
          <w:p w14:paraId="28506A04">
            <w:pPr>
              <w:spacing w:line="360" w:lineRule="auto"/>
              <w:jc w:val="left"/>
              <w:rPr>
                <w:rFonts w:hint="eastAsia" w:ascii="宋体" w:hAnsi="宋体"/>
                <w:b/>
                <w:bCs/>
                <w:color w:val="0000FF"/>
              </w:rPr>
            </w:pPr>
            <w:r>
              <w:rPr>
                <w:rFonts w:hint="eastAsia" w:ascii="宋体" w:hAnsi="宋体"/>
                <w:color w:val="000000"/>
              </w:rPr>
              <w:t>管理员根据收集好的用户偏好给用户推荐游戏</w:t>
            </w:r>
          </w:p>
        </w:tc>
      </w:tr>
      <w:tr w14:paraId="4C646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347B2DD8">
            <w:pPr>
              <w:spacing w:line="360" w:lineRule="auto"/>
              <w:jc w:val="center"/>
              <w:rPr>
                <w:rFonts w:hint="eastAsia" w:ascii="宋体" w:hAnsi="宋体"/>
              </w:rPr>
            </w:pPr>
            <w:r>
              <w:rPr>
                <w:rFonts w:hint="eastAsia" w:ascii="宋体" w:hAnsi="宋体"/>
              </w:rPr>
              <w:t>游戏发布管理</w:t>
            </w:r>
          </w:p>
        </w:tc>
        <w:tc>
          <w:tcPr>
            <w:tcW w:w="6287" w:type="dxa"/>
            <w:shd w:val="clear" w:color="auto" w:fill="auto"/>
          </w:tcPr>
          <w:p w14:paraId="396410D7">
            <w:pPr>
              <w:spacing w:line="360" w:lineRule="auto"/>
              <w:jc w:val="left"/>
              <w:rPr>
                <w:rFonts w:hint="eastAsia" w:ascii="宋体" w:hAnsi="宋体"/>
              </w:rPr>
            </w:pPr>
            <w:r>
              <w:rPr>
                <w:rFonts w:hint="eastAsia" w:ascii="宋体" w:hAnsi="宋体"/>
                <w:szCs w:val="21"/>
              </w:rPr>
              <w:t>游戏发布者填写需要发布的游戏信息后送审</w:t>
            </w:r>
          </w:p>
        </w:tc>
      </w:tr>
      <w:tr w14:paraId="6EFF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2F661C87">
            <w:pPr>
              <w:spacing w:line="360" w:lineRule="auto"/>
              <w:jc w:val="center"/>
              <w:rPr>
                <w:rFonts w:hint="eastAsia" w:ascii="宋体" w:hAnsi="宋体"/>
                <w:szCs w:val="21"/>
              </w:rPr>
            </w:pPr>
            <w:r>
              <w:rPr>
                <w:rFonts w:hint="eastAsia" w:ascii="宋体" w:hAnsi="宋体"/>
                <w:szCs w:val="21"/>
              </w:rPr>
              <w:t>修改游戏信息</w:t>
            </w:r>
          </w:p>
        </w:tc>
        <w:tc>
          <w:tcPr>
            <w:tcW w:w="6287" w:type="dxa"/>
            <w:shd w:val="clear" w:color="auto" w:fill="auto"/>
          </w:tcPr>
          <w:p w14:paraId="31A84AEA">
            <w:pPr>
              <w:spacing w:line="360" w:lineRule="auto"/>
              <w:jc w:val="left"/>
              <w:rPr>
                <w:rFonts w:hint="eastAsia" w:ascii="宋体" w:hAnsi="宋体"/>
              </w:rPr>
            </w:pPr>
            <w:r>
              <w:rPr>
                <w:rFonts w:hint="eastAsia" w:ascii="宋体" w:hAnsi="宋体"/>
              </w:rPr>
              <w:t>发布该信息的游戏发布者修改游戏</w:t>
            </w:r>
            <w:r>
              <w:rPr>
                <w:rFonts w:hint="eastAsia" w:ascii="宋体" w:hAnsi="宋体"/>
                <w:szCs w:val="21"/>
              </w:rPr>
              <w:t>信息后送审</w:t>
            </w:r>
          </w:p>
        </w:tc>
      </w:tr>
      <w:tr w14:paraId="3E928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549129DD">
            <w:pPr>
              <w:spacing w:line="360" w:lineRule="auto"/>
              <w:jc w:val="center"/>
              <w:rPr>
                <w:rFonts w:hint="eastAsia" w:ascii="宋体" w:hAnsi="宋体"/>
                <w:szCs w:val="21"/>
              </w:rPr>
            </w:pPr>
            <w:r>
              <w:rPr>
                <w:rFonts w:hint="eastAsia" w:ascii="宋体" w:hAnsi="宋体"/>
                <w:szCs w:val="21"/>
              </w:rPr>
              <w:t>查看游戏信息</w:t>
            </w:r>
          </w:p>
        </w:tc>
        <w:tc>
          <w:tcPr>
            <w:tcW w:w="6287" w:type="dxa"/>
            <w:shd w:val="clear" w:color="auto" w:fill="auto"/>
          </w:tcPr>
          <w:p w14:paraId="76E9FA0A">
            <w:pPr>
              <w:spacing w:line="360" w:lineRule="auto"/>
              <w:jc w:val="left"/>
              <w:rPr>
                <w:rFonts w:hint="eastAsia" w:ascii="宋体" w:hAnsi="宋体"/>
              </w:rPr>
            </w:pPr>
            <w:r>
              <w:rPr>
                <w:rFonts w:hint="eastAsia" w:ascii="宋体" w:hAnsi="宋体"/>
              </w:rPr>
              <w:t>所有用户均可查看已发布的游戏信息，并通过游戏名称查询特定游戏信息</w:t>
            </w:r>
          </w:p>
        </w:tc>
      </w:tr>
      <w:tr w14:paraId="3B3E6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15B90DA6">
            <w:pPr>
              <w:spacing w:line="360" w:lineRule="auto"/>
              <w:jc w:val="center"/>
              <w:rPr>
                <w:rFonts w:hint="eastAsia" w:ascii="宋体" w:hAnsi="宋体"/>
                <w:szCs w:val="21"/>
              </w:rPr>
            </w:pPr>
            <w:r>
              <w:rPr>
                <w:rFonts w:hint="eastAsia" w:ascii="宋体" w:hAnsi="宋体"/>
                <w:szCs w:val="21"/>
              </w:rPr>
              <w:t>审核游戏信息</w:t>
            </w:r>
          </w:p>
        </w:tc>
        <w:tc>
          <w:tcPr>
            <w:tcW w:w="6287" w:type="dxa"/>
            <w:shd w:val="clear" w:color="auto" w:fill="auto"/>
          </w:tcPr>
          <w:p w14:paraId="3C79020F">
            <w:pPr>
              <w:spacing w:line="360" w:lineRule="auto"/>
              <w:jc w:val="left"/>
              <w:rPr>
                <w:rFonts w:hint="eastAsia" w:ascii="宋体" w:hAnsi="宋体"/>
              </w:rPr>
            </w:pPr>
            <w:r>
              <w:rPr>
                <w:rFonts w:hint="eastAsia" w:ascii="宋体" w:hAnsi="宋体"/>
              </w:rPr>
              <w:t>管理员审核游戏发布者发布的游戏信息，可以选择通过或退回</w:t>
            </w:r>
          </w:p>
        </w:tc>
      </w:tr>
      <w:tr w14:paraId="3CBC1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64DAD49F">
            <w:pPr>
              <w:spacing w:line="360" w:lineRule="auto"/>
              <w:jc w:val="center"/>
              <w:rPr>
                <w:rFonts w:hint="eastAsia" w:ascii="宋体" w:hAnsi="宋体"/>
                <w:szCs w:val="21"/>
              </w:rPr>
            </w:pPr>
            <w:r>
              <w:rPr>
                <w:rFonts w:hint="eastAsia" w:ascii="宋体" w:hAnsi="宋体"/>
                <w:szCs w:val="21"/>
              </w:rPr>
              <w:t>撤回游戏推荐</w:t>
            </w:r>
          </w:p>
        </w:tc>
        <w:tc>
          <w:tcPr>
            <w:tcW w:w="6287" w:type="dxa"/>
            <w:shd w:val="clear" w:color="auto" w:fill="auto"/>
          </w:tcPr>
          <w:p w14:paraId="37B53ADC">
            <w:pPr>
              <w:spacing w:line="360" w:lineRule="auto"/>
              <w:jc w:val="left"/>
              <w:rPr>
                <w:rFonts w:hint="eastAsia" w:ascii="宋体" w:hAnsi="宋体"/>
              </w:rPr>
            </w:pPr>
            <w:r>
              <w:rPr>
                <w:rFonts w:hint="eastAsia" w:ascii="宋体" w:hAnsi="宋体"/>
              </w:rPr>
              <w:t>发布游戏的游戏发布者可以撤回游戏推荐，并填写结束游戏推荐信息，审核通过后，删除与该游戏相关的信息</w:t>
            </w:r>
          </w:p>
        </w:tc>
      </w:tr>
      <w:tr w14:paraId="41B56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17FE92E5">
            <w:pPr>
              <w:spacing w:line="360" w:lineRule="auto"/>
              <w:jc w:val="center"/>
              <w:rPr>
                <w:rFonts w:hint="eastAsia" w:ascii="宋体" w:hAnsi="宋体"/>
                <w:szCs w:val="21"/>
              </w:rPr>
            </w:pPr>
            <w:r>
              <w:rPr>
                <w:rFonts w:hint="eastAsia" w:ascii="宋体" w:hAnsi="宋体"/>
                <w:szCs w:val="21"/>
              </w:rPr>
              <w:t>审核撤回信息</w:t>
            </w:r>
          </w:p>
        </w:tc>
        <w:tc>
          <w:tcPr>
            <w:tcW w:w="6287" w:type="dxa"/>
            <w:shd w:val="clear" w:color="auto" w:fill="auto"/>
          </w:tcPr>
          <w:p w14:paraId="662F6F54">
            <w:pPr>
              <w:spacing w:line="360" w:lineRule="auto"/>
              <w:jc w:val="left"/>
              <w:rPr>
                <w:rFonts w:hint="eastAsia" w:ascii="宋体" w:hAnsi="宋体"/>
              </w:rPr>
            </w:pPr>
            <w:r>
              <w:rPr>
                <w:rFonts w:hint="eastAsia" w:ascii="宋体" w:hAnsi="宋体"/>
              </w:rPr>
              <w:t>管理员审核游戏发布者提交的结束游戏推荐信息，可以选择通过或退回</w:t>
            </w:r>
          </w:p>
        </w:tc>
      </w:tr>
      <w:bookmarkEnd w:id="11"/>
      <w:tr w14:paraId="7FF4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130668D8">
            <w:pPr>
              <w:spacing w:line="360" w:lineRule="auto"/>
              <w:jc w:val="center"/>
              <w:rPr>
                <w:rFonts w:hint="eastAsia" w:ascii="宋体" w:hAnsi="宋体"/>
                <w:szCs w:val="21"/>
              </w:rPr>
            </w:pPr>
            <w:r>
              <w:rPr>
                <w:rFonts w:hint="eastAsia" w:ascii="宋体" w:hAnsi="宋体"/>
                <w:szCs w:val="21"/>
              </w:rPr>
              <w:t>收藏游戏</w:t>
            </w:r>
          </w:p>
        </w:tc>
        <w:tc>
          <w:tcPr>
            <w:tcW w:w="6287" w:type="dxa"/>
            <w:shd w:val="clear" w:color="auto" w:fill="auto"/>
          </w:tcPr>
          <w:p w14:paraId="25F61279">
            <w:pPr>
              <w:spacing w:line="360" w:lineRule="auto"/>
              <w:jc w:val="left"/>
              <w:rPr>
                <w:rFonts w:hint="eastAsia" w:ascii="宋体" w:hAnsi="宋体"/>
              </w:rPr>
            </w:pPr>
            <w:r>
              <w:rPr>
                <w:rFonts w:hint="eastAsia" w:ascii="宋体" w:hAnsi="宋体"/>
              </w:rPr>
              <w:t>用户可以收藏感兴趣的游戏</w:t>
            </w:r>
          </w:p>
        </w:tc>
      </w:tr>
      <w:tr w14:paraId="41AC2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6E7CD63F">
            <w:pPr>
              <w:spacing w:line="360" w:lineRule="auto"/>
              <w:jc w:val="center"/>
              <w:rPr>
                <w:rFonts w:hint="eastAsia" w:ascii="宋体" w:hAnsi="宋体"/>
                <w:szCs w:val="21"/>
              </w:rPr>
            </w:pPr>
            <w:r>
              <w:rPr>
                <w:rFonts w:hint="eastAsia" w:ascii="宋体" w:hAnsi="宋体"/>
                <w:szCs w:val="21"/>
              </w:rPr>
              <w:t>取消收藏游戏</w:t>
            </w:r>
          </w:p>
        </w:tc>
        <w:tc>
          <w:tcPr>
            <w:tcW w:w="6287" w:type="dxa"/>
            <w:shd w:val="clear" w:color="auto" w:fill="auto"/>
          </w:tcPr>
          <w:p w14:paraId="3FF125E3">
            <w:pPr>
              <w:spacing w:line="360" w:lineRule="auto"/>
              <w:jc w:val="left"/>
              <w:rPr>
                <w:rFonts w:hint="eastAsia" w:ascii="宋体" w:hAnsi="宋体"/>
              </w:rPr>
            </w:pPr>
            <w:r>
              <w:rPr>
                <w:rFonts w:hint="eastAsia" w:ascii="宋体" w:hAnsi="宋体"/>
              </w:rPr>
              <w:t>用户可以取消已收藏的游戏</w:t>
            </w:r>
          </w:p>
        </w:tc>
      </w:tr>
      <w:tr w14:paraId="49096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235" w:type="dxa"/>
            <w:shd w:val="clear" w:color="auto" w:fill="auto"/>
            <w:vAlign w:val="center"/>
          </w:tcPr>
          <w:p w14:paraId="7E95D2DD">
            <w:pPr>
              <w:spacing w:line="360" w:lineRule="auto"/>
              <w:jc w:val="center"/>
              <w:rPr>
                <w:rFonts w:hint="eastAsia" w:ascii="宋体" w:hAnsi="宋体"/>
                <w:szCs w:val="21"/>
              </w:rPr>
            </w:pPr>
            <w:r>
              <w:rPr>
                <w:rFonts w:ascii="宋体" w:hAnsi="宋体"/>
                <w:szCs w:val="21"/>
              </w:rPr>
              <w:t>查看收藏游戏</w:t>
            </w:r>
          </w:p>
        </w:tc>
        <w:tc>
          <w:tcPr>
            <w:tcW w:w="6287" w:type="dxa"/>
            <w:shd w:val="clear" w:color="auto" w:fill="auto"/>
          </w:tcPr>
          <w:p w14:paraId="7BFA22D1">
            <w:pPr>
              <w:spacing w:line="360" w:lineRule="auto"/>
              <w:jc w:val="left"/>
              <w:rPr>
                <w:rFonts w:hint="eastAsia" w:ascii="宋体" w:hAnsi="宋体"/>
              </w:rPr>
            </w:pPr>
            <w:r>
              <w:rPr>
                <w:rFonts w:ascii="宋体" w:hAnsi="宋体"/>
              </w:rPr>
              <w:t>用户可以查看已收藏的游戏</w:t>
            </w:r>
          </w:p>
        </w:tc>
      </w:tr>
      <w:tr w14:paraId="512A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2235" w:type="dxa"/>
            <w:shd w:val="clear" w:color="auto" w:fill="auto"/>
            <w:vAlign w:val="center"/>
          </w:tcPr>
          <w:p w14:paraId="66129CBE">
            <w:pPr>
              <w:spacing w:line="360" w:lineRule="auto"/>
              <w:jc w:val="center"/>
              <w:rPr>
                <w:rFonts w:hint="eastAsia" w:ascii="宋体" w:hAnsi="宋体"/>
                <w:szCs w:val="21"/>
              </w:rPr>
            </w:pPr>
            <w:r>
              <w:rPr>
                <w:rFonts w:hint="eastAsia" w:ascii="宋体" w:hAnsi="宋体"/>
                <w:szCs w:val="21"/>
              </w:rPr>
              <w:t>点赞</w:t>
            </w:r>
            <w:r>
              <w:rPr>
                <w:rFonts w:ascii="宋体" w:hAnsi="宋体"/>
                <w:szCs w:val="21"/>
              </w:rPr>
              <w:t>论坛内容或评论</w:t>
            </w:r>
          </w:p>
        </w:tc>
        <w:tc>
          <w:tcPr>
            <w:tcW w:w="6287" w:type="dxa"/>
            <w:shd w:val="clear" w:color="auto" w:fill="auto"/>
          </w:tcPr>
          <w:p w14:paraId="2B2FBE06">
            <w:pPr>
              <w:spacing w:line="360" w:lineRule="auto"/>
              <w:jc w:val="left"/>
              <w:rPr>
                <w:rFonts w:hint="eastAsia" w:ascii="宋体" w:hAnsi="宋体"/>
              </w:rPr>
            </w:pPr>
            <w:r>
              <w:rPr>
                <w:rFonts w:hint="eastAsia" w:ascii="宋体" w:hAnsi="宋体"/>
              </w:rPr>
              <w:t>用户可以给</w:t>
            </w:r>
            <w:r>
              <w:rPr>
                <w:rFonts w:ascii="宋体" w:hAnsi="宋体"/>
              </w:rPr>
              <w:t>认同的论坛内容或评论</w:t>
            </w:r>
            <w:r>
              <w:rPr>
                <w:rFonts w:hint="eastAsia" w:ascii="宋体" w:hAnsi="宋体"/>
              </w:rPr>
              <w:t>点赞</w:t>
            </w:r>
          </w:p>
        </w:tc>
      </w:tr>
      <w:tr w14:paraId="293F7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 w:hRule="atLeast"/>
          <w:jc w:val="center"/>
        </w:trPr>
        <w:tc>
          <w:tcPr>
            <w:tcW w:w="2235" w:type="dxa"/>
            <w:shd w:val="clear" w:color="auto" w:fill="auto"/>
            <w:vAlign w:val="center"/>
          </w:tcPr>
          <w:p w14:paraId="39A96897">
            <w:pPr>
              <w:spacing w:line="360" w:lineRule="auto"/>
              <w:jc w:val="center"/>
              <w:rPr>
                <w:rFonts w:hint="eastAsia" w:ascii="宋体" w:hAnsi="宋体"/>
                <w:szCs w:val="21"/>
              </w:rPr>
            </w:pPr>
            <w:r>
              <w:rPr>
                <w:rFonts w:hint="eastAsia" w:ascii="宋体" w:hAnsi="宋体"/>
                <w:szCs w:val="21"/>
              </w:rPr>
              <w:t>取消点赞</w:t>
            </w:r>
            <w:r>
              <w:rPr>
                <w:rFonts w:ascii="宋体" w:hAnsi="宋体"/>
                <w:szCs w:val="21"/>
              </w:rPr>
              <w:t>论坛内容和评论</w:t>
            </w:r>
          </w:p>
        </w:tc>
        <w:tc>
          <w:tcPr>
            <w:tcW w:w="6287" w:type="dxa"/>
            <w:shd w:val="clear" w:color="auto" w:fill="auto"/>
          </w:tcPr>
          <w:p w14:paraId="3DCB28F0">
            <w:pPr>
              <w:spacing w:line="360" w:lineRule="auto"/>
              <w:jc w:val="left"/>
              <w:rPr>
                <w:rFonts w:hint="eastAsia" w:ascii="宋体" w:hAnsi="宋体"/>
              </w:rPr>
            </w:pPr>
            <w:r>
              <w:rPr>
                <w:rFonts w:hint="eastAsia" w:ascii="宋体" w:hAnsi="宋体"/>
              </w:rPr>
              <w:t>用户可以取消给</w:t>
            </w:r>
            <w:r>
              <w:rPr>
                <w:rFonts w:ascii="宋体" w:hAnsi="宋体"/>
              </w:rPr>
              <w:t>论坛内容或评论</w:t>
            </w:r>
            <w:r>
              <w:rPr>
                <w:rFonts w:hint="eastAsia" w:ascii="宋体" w:hAnsi="宋体"/>
              </w:rPr>
              <w:t>点的赞</w:t>
            </w:r>
          </w:p>
        </w:tc>
      </w:tr>
      <w:tr w14:paraId="5A2D5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3AB8A336">
            <w:pPr>
              <w:spacing w:line="360" w:lineRule="auto"/>
              <w:jc w:val="center"/>
              <w:rPr>
                <w:rFonts w:hint="eastAsia" w:ascii="宋体" w:hAnsi="宋体"/>
                <w:szCs w:val="21"/>
              </w:rPr>
            </w:pPr>
            <w:r>
              <w:rPr>
                <w:rFonts w:ascii="宋体" w:hAnsi="宋体"/>
                <w:szCs w:val="21"/>
              </w:rPr>
              <w:t>查看点赞论坛内容和评论</w:t>
            </w:r>
          </w:p>
        </w:tc>
        <w:tc>
          <w:tcPr>
            <w:tcW w:w="6287" w:type="dxa"/>
            <w:shd w:val="clear" w:color="auto" w:fill="auto"/>
          </w:tcPr>
          <w:p w14:paraId="570564E0">
            <w:pPr>
              <w:spacing w:line="360" w:lineRule="auto"/>
              <w:jc w:val="left"/>
              <w:rPr>
                <w:rFonts w:hint="eastAsia" w:ascii="宋体" w:hAnsi="宋体"/>
              </w:rPr>
            </w:pPr>
            <w:r>
              <w:rPr>
                <w:rFonts w:ascii="宋体" w:hAnsi="宋体"/>
              </w:rPr>
              <w:t>用户可以查看点赞的论坛内容和评论</w:t>
            </w:r>
          </w:p>
        </w:tc>
      </w:tr>
      <w:tr w14:paraId="72510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4193BE22">
            <w:pPr>
              <w:spacing w:line="360" w:lineRule="auto"/>
              <w:jc w:val="center"/>
              <w:rPr>
                <w:rFonts w:hint="eastAsia" w:ascii="宋体" w:hAnsi="宋体"/>
                <w:szCs w:val="21"/>
              </w:rPr>
            </w:pPr>
            <w:r>
              <w:rPr>
                <w:rFonts w:hint="eastAsia" w:ascii="宋体" w:hAnsi="宋体"/>
                <w:szCs w:val="21"/>
              </w:rPr>
              <w:t>发布论坛内容</w:t>
            </w:r>
          </w:p>
        </w:tc>
        <w:tc>
          <w:tcPr>
            <w:tcW w:w="6287" w:type="dxa"/>
            <w:shd w:val="clear" w:color="auto" w:fill="auto"/>
          </w:tcPr>
          <w:p w14:paraId="43DD0D62">
            <w:pPr>
              <w:spacing w:line="360" w:lineRule="auto"/>
              <w:jc w:val="left"/>
              <w:rPr>
                <w:rFonts w:hint="eastAsia" w:ascii="宋体" w:hAnsi="宋体"/>
              </w:rPr>
            </w:pPr>
            <w:r>
              <w:rPr>
                <w:rFonts w:hint="eastAsia" w:ascii="宋体" w:hAnsi="宋体"/>
              </w:rPr>
              <w:t>用户可在相应的已下载的游戏论坛下发布相关主题内容</w:t>
            </w:r>
          </w:p>
        </w:tc>
      </w:tr>
      <w:tr w14:paraId="1346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001577F2">
            <w:pPr>
              <w:spacing w:line="360" w:lineRule="auto"/>
              <w:jc w:val="center"/>
              <w:rPr>
                <w:rFonts w:hint="eastAsia" w:ascii="宋体" w:hAnsi="宋体"/>
                <w:szCs w:val="21"/>
              </w:rPr>
            </w:pPr>
            <w:r>
              <w:rPr>
                <w:rFonts w:hint="eastAsia" w:ascii="宋体" w:hAnsi="宋体"/>
                <w:szCs w:val="21"/>
              </w:rPr>
              <w:t>审核论坛内容</w:t>
            </w:r>
          </w:p>
        </w:tc>
        <w:tc>
          <w:tcPr>
            <w:tcW w:w="6287" w:type="dxa"/>
            <w:shd w:val="clear" w:color="auto" w:fill="auto"/>
          </w:tcPr>
          <w:p w14:paraId="23D22E37">
            <w:pPr>
              <w:spacing w:line="360" w:lineRule="auto"/>
              <w:jc w:val="left"/>
              <w:rPr>
                <w:rFonts w:hint="eastAsia" w:ascii="宋体" w:hAnsi="宋体"/>
              </w:rPr>
            </w:pPr>
            <w:r>
              <w:rPr>
                <w:rFonts w:hint="eastAsia" w:ascii="宋体" w:hAnsi="宋体"/>
              </w:rPr>
              <w:t>管理员审核用户发布的论坛内容，可以选择通过或退回</w:t>
            </w:r>
          </w:p>
        </w:tc>
      </w:tr>
      <w:tr w14:paraId="67A47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69923C5E">
            <w:pPr>
              <w:spacing w:line="360" w:lineRule="auto"/>
              <w:jc w:val="center"/>
              <w:rPr>
                <w:rFonts w:hint="eastAsia" w:ascii="宋体" w:hAnsi="宋体"/>
                <w:szCs w:val="21"/>
              </w:rPr>
            </w:pPr>
            <w:r>
              <w:rPr>
                <w:rFonts w:hint="eastAsia" w:ascii="宋体" w:hAnsi="宋体"/>
                <w:szCs w:val="21"/>
              </w:rPr>
              <w:t>删除论坛内容</w:t>
            </w:r>
          </w:p>
        </w:tc>
        <w:tc>
          <w:tcPr>
            <w:tcW w:w="6287" w:type="dxa"/>
            <w:shd w:val="clear" w:color="auto" w:fill="auto"/>
          </w:tcPr>
          <w:p w14:paraId="4475D803">
            <w:pPr>
              <w:spacing w:line="360" w:lineRule="auto"/>
              <w:jc w:val="left"/>
              <w:rPr>
                <w:rFonts w:hint="eastAsia" w:ascii="宋体" w:hAnsi="宋体"/>
              </w:rPr>
            </w:pPr>
            <w:r>
              <w:rPr>
                <w:rFonts w:hint="eastAsia" w:ascii="宋体" w:hAnsi="宋体"/>
              </w:rPr>
              <w:t>发布该论坛内容的用户或管理员可以删除论坛内容</w:t>
            </w:r>
          </w:p>
        </w:tc>
      </w:tr>
      <w:tr w14:paraId="60EC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4276EE79">
            <w:pPr>
              <w:spacing w:line="360" w:lineRule="auto"/>
              <w:jc w:val="center"/>
              <w:rPr>
                <w:rFonts w:hint="eastAsia" w:ascii="宋体" w:hAnsi="宋体"/>
                <w:szCs w:val="21"/>
              </w:rPr>
            </w:pPr>
            <w:r>
              <w:rPr>
                <w:rFonts w:ascii="宋体" w:hAnsi="宋体"/>
                <w:szCs w:val="21"/>
              </w:rPr>
              <w:t>查看论坛内容</w:t>
            </w:r>
          </w:p>
        </w:tc>
        <w:tc>
          <w:tcPr>
            <w:tcW w:w="6287" w:type="dxa"/>
            <w:shd w:val="clear" w:color="auto" w:fill="auto"/>
          </w:tcPr>
          <w:p w14:paraId="44B575B2">
            <w:pPr>
              <w:spacing w:line="360" w:lineRule="auto"/>
              <w:jc w:val="left"/>
              <w:rPr>
                <w:rFonts w:hint="eastAsia" w:ascii="宋体" w:hAnsi="宋体"/>
              </w:rPr>
            </w:pPr>
            <w:r>
              <w:rPr>
                <w:rFonts w:ascii="宋体" w:hAnsi="宋体"/>
              </w:rPr>
              <w:t>用户和管理员可以查看论坛内容</w:t>
            </w:r>
          </w:p>
        </w:tc>
      </w:tr>
      <w:tr w14:paraId="39D89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7AC3DDA4">
            <w:pPr>
              <w:spacing w:line="360" w:lineRule="auto"/>
              <w:jc w:val="center"/>
              <w:rPr>
                <w:rFonts w:hint="eastAsia" w:ascii="宋体" w:hAnsi="宋体"/>
                <w:szCs w:val="21"/>
              </w:rPr>
            </w:pPr>
            <w:r>
              <w:rPr>
                <w:rFonts w:hint="eastAsia" w:ascii="宋体" w:hAnsi="宋体"/>
                <w:szCs w:val="21"/>
              </w:rPr>
              <w:t>发表评论</w:t>
            </w:r>
          </w:p>
        </w:tc>
        <w:tc>
          <w:tcPr>
            <w:tcW w:w="6287" w:type="dxa"/>
            <w:shd w:val="clear" w:color="auto" w:fill="auto"/>
          </w:tcPr>
          <w:p w14:paraId="4E32AB2D">
            <w:pPr>
              <w:spacing w:line="360" w:lineRule="auto"/>
              <w:jc w:val="left"/>
              <w:rPr>
                <w:rFonts w:hint="eastAsia" w:ascii="宋体" w:hAnsi="宋体"/>
              </w:rPr>
            </w:pPr>
            <w:r>
              <w:rPr>
                <w:rFonts w:hint="eastAsia" w:ascii="宋体" w:hAnsi="宋体"/>
              </w:rPr>
              <w:t>用户可以在论坛内容下发表评论</w:t>
            </w:r>
          </w:p>
        </w:tc>
      </w:tr>
      <w:tr w14:paraId="0408D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3FF81471">
            <w:pPr>
              <w:spacing w:line="360" w:lineRule="auto"/>
              <w:jc w:val="center"/>
              <w:rPr>
                <w:rFonts w:hint="eastAsia" w:ascii="宋体" w:hAnsi="宋体"/>
                <w:szCs w:val="21"/>
              </w:rPr>
            </w:pPr>
            <w:r>
              <w:rPr>
                <w:rFonts w:hint="eastAsia" w:ascii="宋体" w:hAnsi="宋体"/>
                <w:szCs w:val="21"/>
              </w:rPr>
              <w:t>查看评论</w:t>
            </w:r>
          </w:p>
        </w:tc>
        <w:tc>
          <w:tcPr>
            <w:tcW w:w="6287" w:type="dxa"/>
            <w:shd w:val="clear" w:color="auto" w:fill="auto"/>
          </w:tcPr>
          <w:p w14:paraId="0213BFCB">
            <w:pPr>
              <w:spacing w:line="360" w:lineRule="auto"/>
              <w:jc w:val="left"/>
              <w:rPr>
                <w:rFonts w:hint="eastAsia" w:ascii="宋体" w:hAnsi="宋体"/>
              </w:rPr>
            </w:pPr>
            <w:r>
              <w:rPr>
                <w:rFonts w:hint="eastAsia" w:ascii="宋体" w:hAnsi="宋体"/>
              </w:rPr>
              <w:t>用户查看其他人或自己发布过的评论</w:t>
            </w:r>
          </w:p>
        </w:tc>
      </w:tr>
      <w:tr w14:paraId="085AD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73E2F092">
            <w:pPr>
              <w:spacing w:line="360" w:lineRule="auto"/>
              <w:jc w:val="center"/>
              <w:rPr>
                <w:rFonts w:hint="eastAsia" w:ascii="宋体" w:hAnsi="宋体"/>
                <w:szCs w:val="21"/>
              </w:rPr>
            </w:pPr>
            <w:r>
              <w:rPr>
                <w:rFonts w:hint="eastAsia" w:ascii="宋体" w:hAnsi="宋体"/>
                <w:szCs w:val="21"/>
              </w:rPr>
              <w:t>审核评论</w:t>
            </w:r>
          </w:p>
        </w:tc>
        <w:tc>
          <w:tcPr>
            <w:tcW w:w="6287" w:type="dxa"/>
            <w:shd w:val="clear" w:color="auto" w:fill="auto"/>
          </w:tcPr>
          <w:p w14:paraId="7C85358B">
            <w:pPr>
              <w:spacing w:line="360" w:lineRule="auto"/>
              <w:jc w:val="left"/>
              <w:rPr>
                <w:rFonts w:hint="eastAsia" w:ascii="宋体" w:hAnsi="宋体"/>
              </w:rPr>
            </w:pPr>
            <w:r>
              <w:rPr>
                <w:rFonts w:hint="eastAsia" w:ascii="宋体" w:hAnsi="宋体"/>
              </w:rPr>
              <w:t>管理员审核用户发表的评论，可以选择通过或退回</w:t>
            </w:r>
          </w:p>
        </w:tc>
      </w:tr>
      <w:tr w14:paraId="4CBFF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7FD42D97">
            <w:pPr>
              <w:spacing w:line="360" w:lineRule="auto"/>
              <w:jc w:val="center"/>
              <w:rPr>
                <w:rFonts w:hint="eastAsia" w:ascii="宋体" w:hAnsi="宋体"/>
                <w:szCs w:val="21"/>
              </w:rPr>
            </w:pPr>
            <w:r>
              <w:rPr>
                <w:rFonts w:hint="eastAsia" w:ascii="宋体" w:hAnsi="宋体"/>
                <w:szCs w:val="21"/>
              </w:rPr>
              <w:t>删除评论</w:t>
            </w:r>
          </w:p>
        </w:tc>
        <w:tc>
          <w:tcPr>
            <w:tcW w:w="6287" w:type="dxa"/>
            <w:shd w:val="clear" w:color="auto" w:fill="auto"/>
          </w:tcPr>
          <w:p w14:paraId="79DECBC1">
            <w:pPr>
              <w:spacing w:line="360" w:lineRule="auto"/>
              <w:jc w:val="left"/>
              <w:rPr>
                <w:rFonts w:hint="eastAsia" w:ascii="宋体" w:hAnsi="宋体"/>
              </w:rPr>
            </w:pPr>
            <w:r>
              <w:rPr>
                <w:rFonts w:hint="eastAsia" w:ascii="宋体" w:hAnsi="宋体"/>
              </w:rPr>
              <w:t>发布该评论的用户或管理员可以删除评论</w:t>
            </w:r>
          </w:p>
        </w:tc>
      </w:tr>
    </w:tbl>
    <w:p w14:paraId="206A3720"/>
    <w:p w14:paraId="3865332A">
      <w:pPr>
        <w:pStyle w:val="3"/>
      </w:pPr>
      <w:bookmarkStart w:id="12" w:name="_Toc848"/>
      <w:bookmarkStart w:id="13" w:name="_Toc30611"/>
      <w:bookmarkStart w:id="14" w:name="_Toc148635489"/>
      <w:bookmarkStart w:id="15" w:name="_Toc22960"/>
      <w:r>
        <w:rPr>
          <w:rFonts w:hint="eastAsia"/>
        </w:rPr>
        <w:t>4、参考文献</w:t>
      </w:r>
      <w:bookmarkEnd w:id="12"/>
      <w:bookmarkEnd w:id="13"/>
      <w:bookmarkEnd w:id="14"/>
      <w:bookmarkEnd w:id="15"/>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521"/>
        <w:gridCol w:w="1326"/>
      </w:tblGrid>
      <w:tr w14:paraId="2CC7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796002BB">
            <w:pPr>
              <w:spacing w:line="360" w:lineRule="auto"/>
              <w:jc w:val="left"/>
              <w:rPr>
                <w:rFonts w:hint="eastAsia" w:ascii="宋体" w:hAnsi="宋体"/>
                <w:color w:val="000000"/>
              </w:rPr>
            </w:pPr>
            <w:r>
              <w:rPr>
                <w:rFonts w:hint="eastAsia" w:ascii="宋体" w:hAnsi="宋体"/>
                <w:color w:val="000000"/>
              </w:rPr>
              <w:t>编号</w:t>
            </w:r>
          </w:p>
        </w:tc>
        <w:tc>
          <w:tcPr>
            <w:tcW w:w="6521" w:type="dxa"/>
            <w:shd w:val="clear" w:color="auto" w:fill="auto"/>
          </w:tcPr>
          <w:p w14:paraId="044C353B">
            <w:pPr>
              <w:spacing w:line="360" w:lineRule="auto"/>
              <w:jc w:val="left"/>
              <w:rPr>
                <w:rFonts w:hint="eastAsia" w:ascii="宋体" w:hAnsi="宋体"/>
                <w:color w:val="000000"/>
              </w:rPr>
            </w:pPr>
            <w:r>
              <w:rPr>
                <w:rFonts w:hint="eastAsia" w:ascii="宋体" w:hAnsi="宋体"/>
                <w:color w:val="000000"/>
              </w:rPr>
              <w:t>参考资料</w:t>
            </w:r>
          </w:p>
        </w:tc>
        <w:tc>
          <w:tcPr>
            <w:tcW w:w="1326" w:type="dxa"/>
            <w:shd w:val="clear" w:color="auto" w:fill="auto"/>
          </w:tcPr>
          <w:p w14:paraId="48F3DAF5">
            <w:pPr>
              <w:spacing w:line="360" w:lineRule="auto"/>
              <w:jc w:val="left"/>
              <w:rPr>
                <w:rFonts w:hint="eastAsia" w:ascii="宋体" w:hAnsi="宋体"/>
                <w:color w:val="000000"/>
              </w:rPr>
            </w:pPr>
            <w:r>
              <w:rPr>
                <w:rFonts w:hint="eastAsia" w:ascii="宋体" w:hAnsi="宋体"/>
                <w:color w:val="000000"/>
              </w:rPr>
              <w:t>作者</w:t>
            </w:r>
          </w:p>
        </w:tc>
      </w:tr>
      <w:tr w14:paraId="0C2BD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7594B840">
            <w:pPr>
              <w:spacing w:line="360" w:lineRule="auto"/>
              <w:jc w:val="center"/>
              <w:rPr>
                <w:rFonts w:hint="eastAsia" w:ascii="宋体" w:hAnsi="宋体"/>
                <w:color w:val="000000"/>
                <w:szCs w:val="21"/>
              </w:rPr>
            </w:pPr>
            <w:r>
              <w:rPr>
                <w:rFonts w:hint="eastAsia" w:ascii="宋体" w:hAnsi="宋体"/>
                <w:color w:val="000000"/>
                <w:szCs w:val="21"/>
              </w:rPr>
              <w:t>1</w:t>
            </w:r>
          </w:p>
        </w:tc>
        <w:tc>
          <w:tcPr>
            <w:tcW w:w="6521" w:type="dxa"/>
            <w:shd w:val="clear" w:color="auto" w:fill="auto"/>
          </w:tcPr>
          <w:p w14:paraId="17036CD9">
            <w:pPr>
              <w:spacing w:line="360" w:lineRule="auto"/>
              <w:jc w:val="left"/>
              <w:rPr>
                <w:rFonts w:hint="eastAsia" w:ascii="宋体" w:hAnsi="宋体"/>
                <w:color w:val="000000"/>
                <w:szCs w:val="21"/>
              </w:rPr>
            </w:pPr>
            <w:r>
              <w:rPr>
                <w:rFonts w:hint="eastAsia" w:ascii="宋体" w:hAnsi="宋体"/>
                <w:color w:val="000000"/>
                <w:szCs w:val="21"/>
              </w:rPr>
              <w:t>《软件工程（第四版）》，高等教育出版社，</w:t>
            </w:r>
            <w:r>
              <w:rPr>
                <w:rFonts w:ascii="宋体" w:hAnsi="宋体"/>
                <w:color w:val="000000"/>
                <w:szCs w:val="21"/>
              </w:rPr>
              <w:t>2019</w:t>
            </w:r>
          </w:p>
        </w:tc>
        <w:tc>
          <w:tcPr>
            <w:tcW w:w="1326" w:type="dxa"/>
            <w:shd w:val="clear" w:color="auto" w:fill="auto"/>
          </w:tcPr>
          <w:p w14:paraId="6ECC4490">
            <w:pPr>
              <w:spacing w:line="360" w:lineRule="auto"/>
              <w:jc w:val="left"/>
              <w:rPr>
                <w:rFonts w:hint="eastAsia" w:ascii="宋体" w:hAnsi="宋体"/>
                <w:color w:val="000000"/>
                <w:szCs w:val="21"/>
              </w:rPr>
            </w:pPr>
            <w:r>
              <w:rPr>
                <w:rFonts w:hint="eastAsia" w:ascii="宋体" w:hAnsi="宋体"/>
                <w:color w:val="000000"/>
                <w:szCs w:val="21"/>
              </w:rPr>
              <w:t>齐治昌等</w:t>
            </w:r>
          </w:p>
        </w:tc>
      </w:tr>
      <w:tr w14:paraId="1462D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56437B88">
            <w:pPr>
              <w:spacing w:line="360" w:lineRule="auto"/>
              <w:jc w:val="center"/>
              <w:rPr>
                <w:rFonts w:hint="eastAsia" w:ascii="宋体" w:hAnsi="宋体"/>
                <w:color w:val="000000"/>
                <w:szCs w:val="21"/>
              </w:rPr>
            </w:pPr>
            <w:r>
              <w:rPr>
                <w:rFonts w:hint="eastAsia" w:ascii="宋体" w:hAnsi="宋体"/>
                <w:color w:val="000000"/>
                <w:szCs w:val="21"/>
              </w:rPr>
              <w:t>2</w:t>
            </w:r>
          </w:p>
        </w:tc>
        <w:tc>
          <w:tcPr>
            <w:tcW w:w="6521" w:type="dxa"/>
            <w:shd w:val="clear" w:color="auto" w:fill="auto"/>
          </w:tcPr>
          <w:p w14:paraId="055CCC53">
            <w:pPr>
              <w:spacing w:line="360" w:lineRule="auto"/>
              <w:rPr>
                <w:rFonts w:hint="eastAsia" w:ascii="宋体" w:hAnsi="宋体"/>
                <w:color w:val="000000"/>
                <w:szCs w:val="21"/>
              </w:rPr>
            </w:pPr>
            <w:r>
              <w:rPr>
                <w:rFonts w:hint="eastAsia" w:ascii="宋体" w:hAnsi="宋体"/>
                <w:color w:val="000000"/>
                <w:szCs w:val="21"/>
              </w:rPr>
              <w:t>《</w:t>
            </w:r>
            <w:r>
              <w:rPr>
                <w:rFonts w:hint="eastAsia" w:ascii="宋体" w:hAnsi="宋体"/>
                <w:color w:val="000000"/>
              </w:rPr>
              <w:t>构建之法现代软件工程（第二版）</w:t>
            </w:r>
            <w:r>
              <w:rPr>
                <w:rFonts w:hint="eastAsia" w:ascii="宋体" w:hAnsi="宋体"/>
                <w:color w:val="000000"/>
                <w:szCs w:val="21"/>
              </w:rPr>
              <w:t>》，人民邮电出版社，2017</w:t>
            </w:r>
          </w:p>
        </w:tc>
        <w:tc>
          <w:tcPr>
            <w:tcW w:w="1326" w:type="dxa"/>
            <w:shd w:val="clear" w:color="auto" w:fill="auto"/>
          </w:tcPr>
          <w:p w14:paraId="5EBC90EE">
            <w:pPr>
              <w:spacing w:line="360" w:lineRule="auto"/>
              <w:rPr>
                <w:rFonts w:hint="eastAsia" w:ascii="宋体" w:hAnsi="宋体"/>
                <w:color w:val="000000"/>
                <w:szCs w:val="21"/>
              </w:rPr>
            </w:pPr>
            <w:r>
              <w:rPr>
                <w:rFonts w:hint="eastAsia" w:ascii="宋体" w:hAnsi="宋体"/>
                <w:color w:val="000000"/>
                <w:szCs w:val="21"/>
              </w:rPr>
              <w:t>邹欣</w:t>
            </w:r>
          </w:p>
        </w:tc>
      </w:tr>
      <w:tr w14:paraId="3AEFC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tcPr>
          <w:p w14:paraId="037FCC78">
            <w:pPr>
              <w:spacing w:line="360" w:lineRule="auto"/>
              <w:jc w:val="center"/>
              <w:rPr>
                <w:rFonts w:hint="eastAsia" w:ascii="宋体" w:hAnsi="宋体"/>
                <w:color w:val="000000"/>
                <w:szCs w:val="21"/>
              </w:rPr>
            </w:pPr>
            <w:r>
              <w:rPr>
                <w:rFonts w:hint="eastAsia" w:ascii="宋体" w:hAnsi="宋体"/>
                <w:color w:val="000000"/>
                <w:szCs w:val="21"/>
              </w:rPr>
              <w:t>3</w:t>
            </w:r>
          </w:p>
        </w:tc>
        <w:tc>
          <w:tcPr>
            <w:tcW w:w="6521" w:type="dxa"/>
            <w:shd w:val="clear" w:color="auto" w:fill="auto"/>
          </w:tcPr>
          <w:p w14:paraId="0A610239">
            <w:pPr>
              <w:spacing w:line="360" w:lineRule="auto"/>
              <w:rPr>
                <w:rFonts w:hint="eastAsia" w:ascii="宋体" w:hAnsi="宋体"/>
                <w:color w:val="000000"/>
                <w:szCs w:val="21"/>
              </w:rPr>
            </w:pPr>
            <w:r>
              <w:rPr>
                <w:rFonts w:hint="eastAsia" w:ascii="宋体" w:hAnsi="宋体"/>
                <w:color w:val="000000"/>
                <w:szCs w:val="21"/>
              </w:rPr>
              <w:t>《</w:t>
            </w:r>
            <w:r>
              <w:rPr>
                <w:rFonts w:ascii="宋体" w:hAnsi="宋体"/>
                <w:color w:val="000000"/>
                <w:szCs w:val="21"/>
              </w:rPr>
              <w:t xml:space="preserve">Test-Driven </w:t>
            </w:r>
            <w:r>
              <w:rPr>
                <w:rFonts w:hint="eastAsia" w:ascii="宋体" w:hAnsi="宋体"/>
                <w:color w:val="000000"/>
                <w:szCs w:val="21"/>
              </w:rPr>
              <w:t xml:space="preserve">Java </w:t>
            </w:r>
            <w:r>
              <w:rPr>
                <w:rFonts w:ascii="宋体" w:hAnsi="宋体"/>
                <w:color w:val="000000"/>
                <w:szCs w:val="21"/>
              </w:rPr>
              <w:t>Development</w:t>
            </w:r>
            <w:r>
              <w:rPr>
                <w:rFonts w:hint="eastAsia" w:ascii="宋体" w:hAnsi="宋体"/>
                <w:color w:val="000000"/>
                <w:szCs w:val="21"/>
              </w:rPr>
              <w:t>》，Packt Publishing，2015</w:t>
            </w:r>
          </w:p>
        </w:tc>
        <w:tc>
          <w:tcPr>
            <w:tcW w:w="1326" w:type="dxa"/>
            <w:shd w:val="clear" w:color="auto" w:fill="auto"/>
          </w:tcPr>
          <w:p w14:paraId="05B748AE">
            <w:pPr>
              <w:spacing w:line="360" w:lineRule="auto"/>
              <w:rPr>
                <w:rFonts w:hint="eastAsia" w:ascii="宋体" w:hAnsi="宋体"/>
                <w:color w:val="000000"/>
                <w:szCs w:val="21"/>
              </w:rPr>
            </w:pPr>
            <w:r>
              <w:rPr>
                <w:rFonts w:hint="eastAsia" w:ascii="宋体" w:hAnsi="宋体"/>
                <w:color w:val="000000"/>
                <w:szCs w:val="21"/>
              </w:rPr>
              <w:t>Viktor Farcic、Alex Garcia</w:t>
            </w:r>
            <w:r>
              <w:rPr>
                <w:rFonts w:ascii="宋体" w:hAnsi="宋体"/>
                <w:color w:val="000000"/>
                <w:szCs w:val="21"/>
              </w:rPr>
              <w:t xml:space="preserve"> </w:t>
            </w:r>
          </w:p>
        </w:tc>
      </w:tr>
    </w:tbl>
    <w:p w14:paraId="042FEBF8">
      <w:pPr>
        <w:pStyle w:val="21"/>
        <w:ind w:left="360" w:firstLine="0" w:firstLineChars="0"/>
      </w:pPr>
    </w:p>
    <w:p w14:paraId="5E9AF719">
      <w:pPr>
        <w:pStyle w:val="2"/>
        <w:rPr>
          <w:rFonts w:hint="eastAsia" w:ascii="华文中宋" w:hAnsi="华文中宋" w:eastAsia="华文中宋"/>
          <w:sz w:val="32"/>
          <w:szCs w:val="32"/>
        </w:rPr>
      </w:pPr>
      <w:bookmarkStart w:id="16" w:name="_Toc21702"/>
      <w:r>
        <w:rPr>
          <w:rFonts w:hint="eastAsia" w:ascii="华文中宋" w:hAnsi="华文中宋" w:eastAsia="华文中宋"/>
          <w:sz w:val="32"/>
          <w:szCs w:val="32"/>
        </w:rPr>
        <w:t>二、系统结构模型</w:t>
      </w:r>
      <w:bookmarkEnd w:id="16"/>
    </w:p>
    <w:p w14:paraId="7B3ABC60">
      <w:pPr>
        <w:pStyle w:val="3"/>
      </w:pPr>
      <w:bookmarkStart w:id="17" w:name="_Toc20930"/>
      <w:r>
        <w:rPr>
          <w:rFonts w:hint="eastAsia"/>
        </w:rPr>
        <w:t>1、初始对象表</w:t>
      </w:r>
      <w:bookmarkEnd w:id="17"/>
    </w:p>
    <w:p w14:paraId="12A09742">
      <w:pPr>
        <w:pStyle w:val="17"/>
        <w:rPr>
          <w:b/>
          <w:szCs w:val="30"/>
        </w:rPr>
      </w:pPr>
      <w:r>
        <w:drawing>
          <wp:inline distT="0" distB="0" distL="0" distR="0">
            <wp:extent cx="4668520" cy="3902075"/>
            <wp:effectExtent l="0" t="0" r="0" b="0"/>
            <wp:docPr id="1027" name="图片 1"/>
            <wp:cNvGraphicFramePr/>
            <a:graphic xmlns:a="http://schemas.openxmlformats.org/drawingml/2006/main">
              <a:graphicData uri="http://schemas.openxmlformats.org/drawingml/2006/picture">
                <pic:pic xmlns:pic="http://schemas.openxmlformats.org/drawingml/2006/picture">
                  <pic:nvPicPr>
                    <pic:cNvPr id="1027" name="图片 1"/>
                    <pic:cNvPicPr/>
                  </pic:nvPicPr>
                  <pic:blipFill>
                    <a:blip r:embed="rId8" cstate="print"/>
                    <a:srcRect/>
                    <a:stretch>
                      <a:fillRect/>
                    </a:stretch>
                  </pic:blipFill>
                  <pic:spPr>
                    <a:xfrm>
                      <a:off x="0" y="0"/>
                      <a:ext cx="4668520" cy="3902075"/>
                    </a:xfrm>
                    <a:prstGeom prst="rect">
                      <a:avLst/>
                    </a:prstGeom>
                    <a:ln>
                      <a:noFill/>
                    </a:ln>
                  </pic:spPr>
                </pic:pic>
              </a:graphicData>
            </a:graphic>
          </wp:inline>
        </w:drawing>
      </w:r>
    </w:p>
    <w:p w14:paraId="303BDF74">
      <w:pPr>
        <w:pStyle w:val="17"/>
        <w:jc w:val="center"/>
        <w:rPr>
          <w:b/>
          <w:szCs w:val="30"/>
        </w:rPr>
      </w:pPr>
    </w:p>
    <w:p w14:paraId="45B0839D">
      <w:pPr>
        <w:spacing w:line="360" w:lineRule="auto"/>
        <w:jc w:val="center"/>
        <w:rPr>
          <w:rFonts w:hint="eastAsia" w:ascii="宋体" w:hAnsi="宋体"/>
          <w:szCs w:val="21"/>
        </w:rPr>
      </w:pPr>
      <w:r>
        <w:rPr>
          <w:rFonts w:ascii="宋体" w:hAnsi="宋体"/>
          <w:szCs w:val="21"/>
        </w:rPr>
        <w:t>初始对象/类表：</w:t>
      </w:r>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2268"/>
        <w:gridCol w:w="4728"/>
      </w:tblGrid>
      <w:tr w14:paraId="566A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4DADEFCC">
            <w:pPr>
              <w:spacing w:line="360" w:lineRule="auto"/>
              <w:jc w:val="center"/>
              <w:rPr>
                <w:rFonts w:hint="eastAsia" w:ascii="宋体" w:hAnsi="宋体"/>
                <w:szCs w:val="21"/>
              </w:rPr>
            </w:pPr>
            <w:r>
              <w:rPr>
                <w:rFonts w:ascii="宋体" w:hAnsi="宋体"/>
                <w:szCs w:val="21"/>
              </w:rPr>
              <w:t>可能的类</w:t>
            </w:r>
          </w:p>
        </w:tc>
        <w:tc>
          <w:tcPr>
            <w:tcW w:w="2268" w:type="dxa"/>
            <w:vAlign w:val="center"/>
          </w:tcPr>
          <w:p w14:paraId="37C68135">
            <w:pPr>
              <w:spacing w:line="360" w:lineRule="auto"/>
              <w:jc w:val="center"/>
              <w:rPr>
                <w:rFonts w:hint="eastAsia" w:ascii="宋体" w:hAnsi="宋体"/>
                <w:szCs w:val="21"/>
              </w:rPr>
            </w:pPr>
            <w:r>
              <w:rPr>
                <w:rFonts w:ascii="宋体" w:hAnsi="宋体"/>
                <w:szCs w:val="21"/>
              </w:rPr>
              <w:t>英文类名</w:t>
            </w:r>
          </w:p>
        </w:tc>
        <w:tc>
          <w:tcPr>
            <w:tcW w:w="4728" w:type="dxa"/>
            <w:vAlign w:val="center"/>
          </w:tcPr>
          <w:p w14:paraId="503C9260">
            <w:pPr>
              <w:spacing w:line="360" w:lineRule="auto"/>
              <w:jc w:val="center"/>
              <w:rPr>
                <w:rFonts w:hint="eastAsia" w:ascii="宋体" w:hAnsi="宋体"/>
                <w:szCs w:val="21"/>
              </w:rPr>
            </w:pPr>
            <w:r>
              <w:rPr>
                <w:rFonts w:ascii="宋体" w:hAnsi="宋体"/>
                <w:szCs w:val="21"/>
              </w:rPr>
              <w:t>简单描述</w:t>
            </w:r>
          </w:p>
        </w:tc>
      </w:tr>
      <w:tr w14:paraId="10237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4959DA7C">
            <w:pPr>
              <w:spacing w:line="360" w:lineRule="auto"/>
              <w:jc w:val="center"/>
              <w:rPr>
                <w:rFonts w:hint="eastAsia" w:ascii="宋体" w:hAnsi="宋体"/>
                <w:szCs w:val="21"/>
              </w:rPr>
            </w:pPr>
            <w:r>
              <w:rPr>
                <w:rFonts w:ascii="宋体" w:hAnsi="宋体"/>
                <w:szCs w:val="21"/>
              </w:rPr>
              <w:t>用户</w:t>
            </w:r>
          </w:p>
        </w:tc>
        <w:tc>
          <w:tcPr>
            <w:tcW w:w="2268" w:type="dxa"/>
            <w:vAlign w:val="center"/>
          </w:tcPr>
          <w:p w14:paraId="326A45BE">
            <w:pPr>
              <w:spacing w:line="360" w:lineRule="auto"/>
              <w:jc w:val="center"/>
              <w:rPr>
                <w:rFonts w:hint="eastAsia" w:ascii="宋体" w:hAnsi="宋体"/>
                <w:szCs w:val="21"/>
              </w:rPr>
            </w:pPr>
            <w:r>
              <w:rPr>
                <w:rFonts w:ascii="宋体" w:hAnsi="宋体"/>
                <w:szCs w:val="21"/>
              </w:rPr>
              <w:t>User</w:t>
            </w:r>
          </w:p>
        </w:tc>
        <w:tc>
          <w:tcPr>
            <w:tcW w:w="4728" w:type="dxa"/>
            <w:vAlign w:val="center"/>
          </w:tcPr>
          <w:p w14:paraId="1C1635F0">
            <w:pPr>
              <w:spacing w:line="360" w:lineRule="auto"/>
              <w:jc w:val="center"/>
              <w:rPr>
                <w:rFonts w:hint="eastAsia" w:ascii="宋体" w:hAnsi="宋体"/>
                <w:szCs w:val="21"/>
              </w:rPr>
            </w:pPr>
            <w:r>
              <w:rPr>
                <w:rFonts w:hint="eastAsia" w:ascii="宋体" w:hAnsi="宋体"/>
                <w:szCs w:val="21"/>
              </w:rPr>
              <w:t>该类是管理员类、游戏发布者类、游戏玩家类的基类，用于提供三个类共有的属性和操作</w:t>
            </w:r>
            <w:r>
              <w:rPr>
                <w:rFonts w:ascii="宋体" w:hAnsi="宋体"/>
                <w:szCs w:val="21"/>
              </w:rPr>
              <w:t>，其中游戏发布者和游戏玩家在用户登陆、注册</w:t>
            </w:r>
            <w:r>
              <w:rPr>
                <w:rFonts w:hint="eastAsia" w:ascii="宋体" w:hAnsi="宋体"/>
                <w:szCs w:val="21"/>
              </w:rPr>
              <w:t>等环节操作相同归为一类。</w:t>
            </w:r>
          </w:p>
        </w:tc>
      </w:tr>
      <w:tr w14:paraId="32E03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7F41E150">
            <w:pPr>
              <w:spacing w:line="360" w:lineRule="auto"/>
              <w:jc w:val="center"/>
              <w:rPr>
                <w:rFonts w:hint="eastAsia" w:ascii="宋体" w:hAnsi="宋体"/>
                <w:szCs w:val="21"/>
              </w:rPr>
            </w:pPr>
            <w:r>
              <w:rPr>
                <w:rFonts w:hint="eastAsia" w:ascii="宋体" w:hAnsi="宋体"/>
                <w:szCs w:val="21"/>
              </w:rPr>
              <w:t>管理员</w:t>
            </w:r>
          </w:p>
        </w:tc>
        <w:tc>
          <w:tcPr>
            <w:tcW w:w="2268" w:type="dxa"/>
            <w:vAlign w:val="center"/>
          </w:tcPr>
          <w:p w14:paraId="5D2F98C5">
            <w:pPr>
              <w:spacing w:line="360" w:lineRule="auto"/>
              <w:jc w:val="center"/>
              <w:rPr>
                <w:rFonts w:hint="eastAsia" w:ascii="宋体" w:hAnsi="宋体"/>
                <w:szCs w:val="21"/>
              </w:rPr>
            </w:pPr>
            <w:r>
              <w:rPr>
                <w:rFonts w:hint="eastAsia" w:ascii="宋体" w:hAnsi="宋体"/>
                <w:szCs w:val="21"/>
              </w:rPr>
              <w:t>Administrator</w:t>
            </w:r>
          </w:p>
        </w:tc>
        <w:tc>
          <w:tcPr>
            <w:tcW w:w="4728" w:type="dxa"/>
            <w:vAlign w:val="center"/>
          </w:tcPr>
          <w:p w14:paraId="3BDAB104">
            <w:pPr>
              <w:spacing w:line="360" w:lineRule="auto"/>
              <w:jc w:val="center"/>
              <w:rPr>
                <w:rFonts w:hint="eastAsia" w:ascii="宋体" w:hAnsi="宋体"/>
                <w:szCs w:val="21"/>
              </w:rPr>
            </w:pPr>
            <w:r>
              <w:rPr>
                <w:rFonts w:hint="eastAsia" w:ascii="宋体" w:hAnsi="宋体"/>
                <w:szCs w:val="21"/>
              </w:rPr>
              <w:t>该类用于对管理员提供一系列信息及相关操作。</w:t>
            </w:r>
          </w:p>
        </w:tc>
      </w:tr>
      <w:tr w14:paraId="46AF9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3F58846F">
            <w:pPr>
              <w:spacing w:line="360" w:lineRule="auto"/>
              <w:jc w:val="center"/>
              <w:rPr>
                <w:rFonts w:hint="eastAsia" w:ascii="宋体" w:hAnsi="宋体"/>
                <w:szCs w:val="21"/>
              </w:rPr>
            </w:pPr>
            <w:r>
              <w:rPr>
                <w:rFonts w:hint="eastAsia" w:ascii="宋体" w:hAnsi="宋体"/>
                <w:szCs w:val="21"/>
              </w:rPr>
              <w:t>游戏发布者</w:t>
            </w:r>
          </w:p>
        </w:tc>
        <w:tc>
          <w:tcPr>
            <w:tcW w:w="2268" w:type="dxa"/>
            <w:vAlign w:val="center"/>
          </w:tcPr>
          <w:p w14:paraId="7812E4AE">
            <w:pPr>
              <w:spacing w:line="360" w:lineRule="auto"/>
              <w:jc w:val="center"/>
              <w:rPr>
                <w:rFonts w:hint="eastAsia" w:ascii="宋体" w:hAnsi="宋体"/>
                <w:szCs w:val="21"/>
              </w:rPr>
            </w:pPr>
            <w:r>
              <w:rPr>
                <w:rFonts w:hint="eastAsia" w:ascii="宋体" w:hAnsi="宋体"/>
                <w:szCs w:val="21"/>
              </w:rPr>
              <w:t>Gamepublisher</w:t>
            </w:r>
          </w:p>
        </w:tc>
        <w:tc>
          <w:tcPr>
            <w:tcW w:w="4728" w:type="dxa"/>
            <w:vAlign w:val="center"/>
          </w:tcPr>
          <w:p w14:paraId="2FE16BC1">
            <w:pPr>
              <w:spacing w:line="360" w:lineRule="auto"/>
              <w:jc w:val="center"/>
              <w:rPr>
                <w:rFonts w:hint="eastAsia" w:ascii="宋体" w:hAnsi="宋体"/>
                <w:szCs w:val="21"/>
              </w:rPr>
            </w:pPr>
            <w:r>
              <w:rPr>
                <w:rFonts w:ascii="宋体" w:hAnsi="宋体"/>
                <w:szCs w:val="21"/>
              </w:rPr>
              <w:t>该类为游戏发布者，可以上传其想推荐的游戏</w:t>
            </w:r>
          </w:p>
        </w:tc>
      </w:tr>
      <w:tr w14:paraId="5E2F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40140639">
            <w:pPr>
              <w:spacing w:line="360" w:lineRule="auto"/>
              <w:jc w:val="center"/>
              <w:rPr>
                <w:rFonts w:hint="eastAsia" w:ascii="宋体" w:hAnsi="宋体"/>
                <w:szCs w:val="21"/>
              </w:rPr>
            </w:pPr>
            <w:r>
              <w:rPr>
                <w:rFonts w:hint="eastAsia" w:ascii="宋体" w:hAnsi="宋体"/>
                <w:szCs w:val="21"/>
              </w:rPr>
              <w:t>游戏玩家</w:t>
            </w:r>
          </w:p>
        </w:tc>
        <w:tc>
          <w:tcPr>
            <w:tcW w:w="2268" w:type="dxa"/>
            <w:vAlign w:val="center"/>
          </w:tcPr>
          <w:p w14:paraId="6D409F2F">
            <w:pPr>
              <w:spacing w:line="360" w:lineRule="auto"/>
              <w:jc w:val="center"/>
              <w:rPr>
                <w:rFonts w:hint="eastAsia" w:ascii="宋体" w:hAnsi="宋体"/>
                <w:szCs w:val="21"/>
              </w:rPr>
            </w:pPr>
            <w:r>
              <w:rPr>
                <w:rFonts w:hint="eastAsia" w:ascii="宋体" w:hAnsi="宋体"/>
                <w:szCs w:val="21"/>
              </w:rPr>
              <w:t>Gameplayer</w:t>
            </w:r>
          </w:p>
        </w:tc>
        <w:tc>
          <w:tcPr>
            <w:tcW w:w="4728" w:type="dxa"/>
            <w:vAlign w:val="center"/>
          </w:tcPr>
          <w:p w14:paraId="4482BDD3">
            <w:pPr>
              <w:spacing w:line="360" w:lineRule="auto"/>
              <w:jc w:val="center"/>
              <w:rPr>
                <w:rFonts w:hint="eastAsia" w:ascii="宋体" w:hAnsi="宋体"/>
                <w:szCs w:val="21"/>
              </w:rPr>
            </w:pPr>
            <w:r>
              <w:rPr>
                <w:rFonts w:hint="eastAsia" w:ascii="宋体" w:hAnsi="宋体"/>
                <w:szCs w:val="21"/>
              </w:rPr>
              <w:t>该类为游戏玩家，可以进行查看游戏信息、收藏游戏、发表游戏论坛、评论、点赞等操作。</w:t>
            </w:r>
          </w:p>
        </w:tc>
      </w:tr>
      <w:tr w14:paraId="38AAA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6B3D8142">
            <w:pPr>
              <w:spacing w:line="360" w:lineRule="auto"/>
              <w:jc w:val="center"/>
              <w:rPr>
                <w:rFonts w:hint="eastAsia" w:ascii="宋体" w:hAnsi="宋体"/>
                <w:szCs w:val="21"/>
              </w:rPr>
            </w:pPr>
            <w:r>
              <w:rPr>
                <w:rFonts w:hint="eastAsia" w:ascii="宋体" w:hAnsi="宋体"/>
                <w:szCs w:val="21"/>
              </w:rPr>
              <w:t>游戏信息类</w:t>
            </w:r>
          </w:p>
        </w:tc>
        <w:tc>
          <w:tcPr>
            <w:tcW w:w="2268" w:type="dxa"/>
            <w:vAlign w:val="center"/>
          </w:tcPr>
          <w:p w14:paraId="2DE8D4FF">
            <w:pPr>
              <w:spacing w:line="360" w:lineRule="auto"/>
              <w:jc w:val="center"/>
              <w:rPr>
                <w:rFonts w:hint="default" w:ascii="宋体" w:hAnsi="宋体" w:eastAsia="宋体"/>
                <w:szCs w:val="21"/>
                <w:lang w:val="en-US" w:eastAsia="zh-CN"/>
              </w:rPr>
            </w:pPr>
            <w:r>
              <w:rPr>
                <w:rFonts w:hint="eastAsia" w:ascii="宋体" w:hAnsi="宋体"/>
                <w:szCs w:val="21"/>
              </w:rPr>
              <w:t>Gameinformation</w:t>
            </w:r>
          </w:p>
        </w:tc>
        <w:tc>
          <w:tcPr>
            <w:tcW w:w="4728" w:type="dxa"/>
            <w:vAlign w:val="center"/>
          </w:tcPr>
          <w:p w14:paraId="0012C494">
            <w:pPr>
              <w:spacing w:line="360" w:lineRule="auto"/>
              <w:jc w:val="center"/>
              <w:rPr>
                <w:rFonts w:hint="eastAsia" w:ascii="宋体" w:hAnsi="宋体"/>
                <w:szCs w:val="21"/>
              </w:rPr>
            </w:pPr>
            <w:r>
              <w:rPr>
                <w:rFonts w:hint="eastAsia" w:ascii="宋体" w:hAnsi="宋体"/>
                <w:szCs w:val="21"/>
              </w:rPr>
              <w:t>该类用于游戏发布者发布推荐游戏信息</w:t>
            </w:r>
          </w:p>
        </w:tc>
      </w:tr>
      <w:tr w14:paraId="0907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0" w:author="快乐的小丸子" w:date="2024-11-06T22:18:57Z"/>
        </w:trPr>
        <w:tc>
          <w:tcPr>
            <w:tcW w:w="1526" w:type="dxa"/>
            <w:vAlign w:val="center"/>
          </w:tcPr>
          <w:p w14:paraId="63782D66">
            <w:pPr>
              <w:spacing w:line="360" w:lineRule="auto"/>
              <w:jc w:val="center"/>
              <w:rPr>
                <w:del w:id="1" w:author="快乐的小丸子" w:date="2024-11-06T22:18:57Z"/>
                <w:rFonts w:hint="eastAsia" w:ascii="宋体" w:hAnsi="宋体"/>
                <w:szCs w:val="21"/>
              </w:rPr>
            </w:pPr>
            <w:del w:id="2" w:author="快乐的小丸子" w:date="2024-11-06T22:18:57Z">
              <w:r>
                <w:rPr>
                  <w:rFonts w:hint="eastAsia" w:ascii="宋体" w:hAnsi="宋体"/>
                  <w:szCs w:val="21"/>
                </w:rPr>
                <w:delText>论坛类</w:delText>
              </w:r>
            </w:del>
          </w:p>
        </w:tc>
        <w:tc>
          <w:tcPr>
            <w:tcW w:w="2268" w:type="dxa"/>
            <w:vAlign w:val="center"/>
          </w:tcPr>
          <w:p w14:paraId="14CAC9B2">
            <w:pPr>
              <w:spacing w:line="360" w:lineRule="auto"/>
              <w:jc w:val="center"/>
              <w:rPr>
                <w:del w:id="3" w:author="快乐的小丸子" w:date="2024-11-06T22:18:57Z"/>
                <w:rFonts w:hint="eastAsia" w:ascii="宋体" w:hAnsi="宋体"/>
                <w:szCs w:val="21"/>
              </w:rPr>
            </w:pPr>
            <w:del w:id="4" w:author="快乐的小丸子" w:date="2024-11-06T22:18:57Z">
              <w:r>
                <w:rPr>
                  <w:rFonts w:hint="eastAsia" w:ascii="宋体" w:hAnsi="宋体"/>
                  <w:szCs w:val="21"/>
                </w:rPr>
                <w:delText>Forum</w:delText>
              </w:r>
            </w:del>
          </w:p>
        </w:tc>
        <w:tc>
          <w:tcPr>
            <w:tcW w:w="4728" w:type="dxa"/>
            <w:vAlign w:val="center"/>
          </w:tcPr>
          <w:p w14:paraId="50C090AF">
            <w:pPr>
              <w:spacing w:line="360" w:lineRule="auto"/>
              <w:jc w:val="center"/>
              <w:rPr>
                <w:del w:id="5" w:author="快乐的小丸子" w:date="2024-11-06T22:18:57Z"/>
                <w:rFonts w:hint="eastAsia" w:ascii="宋体" w:hAnsi="宋体"/>
                <w:szCs w:val="21"/>
              </w:rPr>
            </w:pPr>
            <w:del w:id="6" w:author="快乐的小丸子" w:date="2024-11-06T22:18:57Z">
              <w:r>
                <w:rPr>
                  <w:rFonts w:hint="eastAsia" w:ascii="宋体" w:hAnsi="宋体"/>
                  <w:szCs w:val="21"/>
                </w:rPr>
                <w:delText>该类用于用户发布游戏相关论坛</w:delText>
              </w:r>
            </w:del>
          </w:p>
        </w:tc>
      </w:tr>
      <w:tr w14:paraId="266B3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1F8A7847">
            <w:pPr>
              <w:spacing w:line="360" w:lineRule="auto"/>
              <w:jc w:val="center"/>
              <w:rPr>
                <w:rFonts w:hint="eastAsia" w:ascii="宋体" w:hAnsi="宋体"/>
                <w:szCs w:val="21"/>
              </w:rPr>
            </w:pPr>
            <w:r>
              <w:rPr>
                <w:rFonts w:hint="eastAsia" w:ascii="宋体" w:hAnsi="宋体"/>
                <w:szCs w:val="21"/>
              </w:rPr>
              <w:t>评论类</w:t>
            </w:r>
          </w:p>
        </w:tc>
        <w:tc>
          <w:tcPr>
            <w:tcW w:w="2268" w:type="dxa"/>
            <w:vAlign w:val="center"/>
          </w:tcPr>
          <w:p w14:paraId="5E57CC99">
            <w:pPr>
              <w:spacing w:line="360" w:lineRule="auto"/>
              <w:jc w:val="center"/>
              <w:rPr>
                <w:rFonts w:hint="eastAsia" w:ascii="宋体" w:hAnsi="宋体"/>
                <w:szCs w:val="21"/>
              </w:rPr>
            </w:pPr>
            <w:r>
              <w:rPr>
                <w:rFonts w:hint="eastAsia" w:ascii="宋体" w:hAnsi="宋体"/>
                <w:szCs w:val="21"/>
              </w:rPr>
              <w:t>Comment</w:t>
            </w:r>
          </w:p>
        </w:tc>
        <w:tc>
          <w:tcPr>
            <w:tcW w:w="4728" w:type="dxa"/>
            <w:vAlign w:val="center"/>
          </w:tcPr>
          <w:p w14:paraId="7380470C">
            <w:pPr>
              <w:spacing w:line="360" w:lineRule="auto"/>
              <w:jc w:val="center"/>
              <w:rPr>
                <w:rFonts w:hint="eastAsia" w:ascii="宋体" w:hAnsi="宋体"/>
                <w:szCs w:val="21"/>
              </w:rPr>
            </w:pPr>
            <w:r>
              <w:rPr>
                <w:rFonts w:hint="eastAsia" w:ascii="宋体" w:hAnsi="宋体"/>
                <w:szCs w:val="21"/>
              </w:rPr>
              <w:t>该类用于用户评论论坛内容</w:t>
            </w:r>
          </w:p>
        </w:tc>
      </w:tr>
      <w:tr w14:paraId="361C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786CF495">
            <w:pPr>
              <w:spacing w:line="360" w:lineRule="auto"/>
              <w:jc w:val="center"/>
              <w:rPr>
                <w:rFonts w:hint="eastAsia" w:ascii="宋体" w:hAnsi="宋体"/>
                <w:szCs w:val="21"/>
              </w:rPr>
            </w:pPr>
            <w:r>
              <w:rPr>
                <w:rFonts w:hint="eastAsia" w:ascii="宋体" w:hAnsi="宋体"/>
                <w:szCs w:val="21"/>
              </w:rPr>
              <w:t>收藏类</w:t>
            </w:r>
          </w:p>
        </w:tc>
        <w:tc>
          <w:tcPr>
            <w:tcW w:w="2268" w:type="dxa"/>
            <w:vAlign w:val="center"/>
          </w:tcPr>
          <w:p w14:paraId="33658941">
            <w:pPr>
              <w:spacing w:line="360" w:lineRule="auto"/>
              <w:jc w:val="center"/>
              <w:rPr>
                <w:rFonts w:hint="eastAsia" w:ascii="宋体" w:hAnsi="宋体"/>
                <w:szCs w:val="21"/>
              </w:rPr>
            </w:pPr>
            <w:r>
              <w:rPr>
                <w:rFonts w:hint="eastAsia" w:ascii="宋体" w:hAnsi="宋体"/>
                <w:szCs w:val="21"/>
              </w:rPr>
              <w:t>C</w:t>
            </w:r>
            <w:r>
              <w:rPr>
                <w:rFonts w:ascii="宋体" w:hAnsi="宋体"/>
                <w:szCs w:val="21"/>
              </w:rPr>
              <w:t>ollect</w:t>
            </w:r>
          </w:p>
        </w:tc>
        <w:tc>
          <w:tcPr>
            <w:tcW w:w="4728" w:type="dxa"/>
            <w:vAlign w:val="center"/>
          </w:tcPr>
          <w:p w14:paraId="0B9F76E6">
            <w:pPr>
              <w:spacing w:line="360" w:lineRule="auto"/>
              <w:jc w:val="center"/>
              <w:rPr>
                <w:rFonts w:hint="eastAsia" w:ascii="宋体" w:hAnsi="宋体"/>
                <w:szCs w:val="21"/>
              </w:rPr>
            </w:pPr>
            <w:r>
              <w:rPr>
                <w:rFonts w:hint="eastAsia" w:ascii="宋体" w:hAnsi="宋体"/>
                <w:szCs w:val="21"/>
              </w:rPr>
              <w:t>该类用于用户对游戏的收藏</w:t>
            </w:r>
          </w:p>
        </w:tc>
      </w:tr>
      <w:tr w14:paraId="306E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6A3AE148">
            <w:pPr>
              <w:spacing w:line="360" w:lineRule="auto"/>
              <w:jc w:val="center"/>
              <w:rPr>
                <w:rFonts w:hint="eastAsia" w:ascii="宋体" w:hAnsi="宋体"/>
                <w:szCs w:val="21"/>
              </w:rPr>
            </w:pPr>
            <w:r>
              <w:rPr>
                <w:rFonts w:hint="eastAsia" w:ascii="宋体" w:hAnsi="宋体"/>
                <w:szCs w:val="21"/>
              </w:rPr>
              <w:t>点赞类</w:t>
            </w:r>
          </w:p>
        </w:tc>
        <w:tc>
          <w:tcPr>
            <w:tcW w:w="2268" w:type="dxa"/>
            <w:vAlign w:val="center"/>
          </w:tcPr>
          <w:p w14:paraId="42FB98D7">
            <w:pPr>
              <w:spacing w:line="360" w:lineRule="auto"/>
              <w:jc w:val="center"/>
              <w:rPr>
                <w:rFonts w:hint="eastAsia" w:ascii="宋体" w:hAnsi="宋体"/>
                <w:szCs w:val="21"/>
              </w:rPr>
            </w:pPr>
            <w:r>
              <w:rPr>
                <w:rFonts w:hint="eastAsia" w:ascii="宋体" w:hAnsi="宋体"/>
                <w:szCs w:val="21"/>
              </w:rPr>
              <w:t>Thumbsup</w:t>
            </w:r>
          </w:p>
        </w:tc>
        <w:tc>
          <w:tcPr>
            <w:tcW w:w="4728" w:type="dxa"/>
            <w:vAlign w:val="center"/>
          </w:tcPr>
          <w:p w14:paraId="3A46A421">
            <w:pPr>
              <w:spacing w:line="360" w:lineRule="auto"/>
              <w:jc w:val="center"/>
              <w:rPr>
                <w:rFonts w:hint="eastAsia" w:ascii="宋体" w:hAnsi="宋体"/>
                <w:szCs w:val="21"/>
              </w:rPr>
            </w:pPr>
            <w:r>
              <w:rPr>
                <w:rFonts w:hint="eastAsia" w:ascii="宋体" w:hAnsi="宋体"/>
                <w:szCs w:val="21"/>
              </w:rPr>
              <w:t>该类用于对论坛内容和评论的点赞</w:t>
            </w:r>
          </w:p>
        </w:tc>
      </w:tr>
    </w:tbl>
    <w:p w14:paraId="3AABA6E8">
      <w:pPr>
        <w:pStyle w:val="17"/>
        <w:rPr>
          <w:b/>
          <w:szCs w:val="30"/>
        </w:rPr>
      </w:pPr>
    </w:p>
    <w:p w14:paraId="66F688DD">
      <w:pPr>
        <w:pStyle w:val="3"/>
        <w:numPr>
          <w:ilvl w:val="0"/>
          <w:numId w:val="2"/>
        </w:numPr>
      </w:pPr>
      <w:bookmarkStart w:id="18" w:name="_Toc31778"/>
      <w:r>
        <w:rPr>
          <w:rFonts w:hint="eastAsia"/>
        </w:rPr>
        <w:t>初始类图</w:t>
      </w:r>
      <w:bookmarkEnd w:id="18"/>
    </w:p>
    <w:p w14:paraId="7A4C42CC">
      <w:pPr>
        <w:rPr>
          <w:ins w:id="7" w:author="快乐的小丸子" w:date="2024-11-11T23:53:15Z"/>
        </w:rPr>
      </w:pPr>
      <w:del w:id="8" w:author="陈海燕" w:date="2024-11-04T15:34:00Z">
        <w:r>
          <w:rPr>
            <w:szCs w:val="24"/>
          </w:rPr>
          <w:drawing>
            <wp:inline distT="0" distB="0" distL="0" distR="0">
              <wp:extent cx="5269230" cy="2855595"/>
              <wp:effectExtent l="0" t="0" r="0" b="0"/>
              <wp:docPr id="1033" name="Image1"/>
              <wp:cNvGraphicFramePr/>
              <a:graphic xmlns:a="http://schemas.openxmlformats.org/drawingml/2006/main">
                <a:graphicData uri="http://schemas.openxmlformats.org/drawingml/2006/picture">
                  <pic:pic xmlns:pic="http://schemas.openxmlformats.org/drawingml/2006/picture">
                    <pic:nvPicPr>
                      <pic:cNvPr id="1033" name="Image1"/>
                      <pic:cNvPicPr/>
                    </pic:nvPicPr>
                    <pic:blipFill>
                      <a:blip r:embed="rId9" cstate="print"/>
                      <a:srcRect/>
                      <a:stretch>
                        <a:fillRect/>
                      </a:stretch>
                    </pic:blipFill>
                    <pic:spPr>
                      <a:xfrm>
                        <a:off x="0" y="0"/>
                        <a:ext cx="5269230" cy="2855595"/>
                      </a:xfrm>
                      <a:prstGeom prst="rect">
                        <a:avLst/>
                      </a:prstGeom>
                      <a:ln>
                        <a:noFill/>
                      </a:ln>
                    </pic:spPr>
                  </pic:pic>
                </a:graphicData>
              </a:graphic>
            </wp:inline>
          </w:drawing>
        </w:r>
      </w:del>
      <w:ins w:id="10" w:author="快乐的小丸子" w:date="2024-11-11T23:53:15Z">
        <w:r>
          <w:rPr/>
          <w:drawing>
            <wp:inline distT="0" distB="0" distL="114300" distR="114300">
              <wp:extent cx="5274310" cy="31242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a:stretch>
                        <a:fillRect/>
                      </a:stretch>
                    </pic:blipFill>
                    <pic:spPr>
                      <a:xfrm>
                        <a:off x="0" y="0"/>
                        <a:ext cx="5274310" cy="3124200"/>
                      </a:xfrm>
                      <a:prstGeom prst="rect">
                        <a:avLst/>
                      </a:prstGeom>
                      <a:noFill/>
                      <a:ln>
                        <a:noFill/>
                      </a:ln>
                    </pic:spPr>
                  </pic:pic>
                </a:graphicData>
              </a:graphic>
            </wp:inline>
          </w:drawing>
        </w:r>
      </w:ins>
    </w:p>
    <w:p w14:paraId="4AA1C74A">
      <w:ins w:id="12" w:author="陈海燕" w:date="2024-11-04T15:34:00Z">
        <w:del w:id="13" w:author="快乐的小丸子" w:date="2024-11-11T23:52:53Z">
          <w:bookmarkStart w:id="25" w:name="_GoBack"/>
          <w:bookmarkEnd w:id="25"/>
          <w:r>
            <w:rPr/>
            <w:drawing>
              <wp:inline distT="0" distB="0" distL="0" distR="0">
                <wp:extent cx="5267325" cy="2857500"/>
                <wp:effectExtent l="0" t="0" r="9525" b="0"/>
                <wp:docPr id="714690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90670" name="图片 1"/>
                        <pic:cNvPicPr>
                          <a:picLocks noChangeAspect="1"/>
                        </pic:cNvPicPr>
                      </pic:nvPicPr>
                      <pic:blipFill>
                        <a:blip r:embed="rId11"/>
                        <a:stretch>
                          <a:fillRect/>
                        </a:stretch>
                      </pic:blipFill>
                      <pic:spPr>
                        <a:xfrm>
                          <a:off x="0" y="0"/>
                          <a:ext cx="5267325" cy="2857500"/>
                        </a:xfrm>
                        <a:prstGeom prst="rect">
                          <a:avLst/>
                        </a:prstGeom>
                      </pic:spPr>
                    </pic:pic>
                  </a:graphicData>
                </a:graphic>
              </wp:inline>
            </w:drawing>
          </w:r>
        </w:del>
      </w:ins>
    </w:p>
    <w:p w14:paraId="5CF2E356">
      <w:pPr>
        <w:pStyle w:val="3"/>
      </w:pPr>
      <w:bookmarkStart w:id="19" w:name="_Toc30902"/>
      <w:r>
        <w:rPr>
          <w:rFonts w:hint="eastAsia"/>
        </w:rPr>
        <w:t>3、细化类图</w:t>
      </w:r>
      <w:bookmarkEnd w:id="19"/>
    </w:p>
    <w:p w14:paraId="1CA8EEA7">
      <w:pPr>
        <w:pStyle w:val="4"/>
        <w:rPr>
          <w:rFonts w:hint="eastAsia"/>
        </w:rPr>
      </w:pPr>
      <w:bookmarkStart w:id="20" w:name="_Toc12497"/>
      <w:r>
        <w:rPr>
          <w:rFonts w:hint="eastAsia"/>
        </w:rPr>
        <w:t>3.1属性的识别</w:t>
      </w:r>
      <w:bookmarkEnd w:id="20"/>
    </w:p>
    <w:p w14:paraId="64C54587">
      <w:pPr>
        <w:spacing w:line="360" w:lineRule="auto"/>
        <w:jc w:val="left"/>
        <w:rPr>
          <w:rFonts w:hint="eastAsia" w:ascii="宋体" w:hAnsi="宋体"/>
          <w:szCs w:val="21"/>
        </w:rPr>
      </w:pPr>
      <w:r>
        <w:rPr>
          <w:rFonts w:hint="eastAsia" w:ascii="宋体" w:hAnsi="宋体"/>
          <w:szCs w:val="21"/>
        </w:rPr>
        <w:t>（注</w:t>
      </w:r>
      <w:r>
        <w:rPr>
          <w:rFonts w:ascii="宋体" w:hAnsi="宋体"/>
          <w:szCs w:val="21"/>
        </w:rPr>
        <w:t>：每个属性</w:t>
      </w:r>
      <w:r>
        <w:rPr>
          <w:rFonts w:hint="eastAsia" w:ascii="宋体" w:hAnsi="宋体"/>
          <w:szCs w:val="21"/>
        </w:rPr>
        <w:t>表中</w:t>
      </w:r>
      <w:r>
        <w:rPr>
          <w:rFonts w:ascii="宋体" w:hAnsi="宋体"/>
          <w:szCs w:val="21"/>
        </w:rPr>
        <w:t>的第一</w:t>
      </w:r>
      <w:r>
        <w:rPr>
          <w:rFonts w:hint="eastAsia" w:ascii="宋体" w:hAnsi="宋体"/>
          <w:szCs w:val="21"/>
        </w:rPr>
        <w:t>个</w:t>
      </w:r>
      <w:r>
        <w:rPr>
          <w:rFonts w:ascii="宋体" w:hAnsi="宋体"/>
          <w:szCs w:val="21"/>
        </w:rPr>
        <w:t>属性，</w:t>
      </w:r>
      <w:r>
        <w:rPr>
          <w:rFonts w:hint="eastAsia" w:ascii="宋体" w:hAnsi="宋体"/>
          <w:szCs w:val="21"/>
        </w:rPr>
        <w:t>作为</w:t>
      </w:r>
      <w:r>
        <w:rPr>
          <w:rFonts w:ascii="宋体" w:hAnsi="宋体"/>
          <w:szCs w:val="21"/>
        </w:rPr>
        <w:t>primary key）</w:t>
      </w:r>
    </w:p>
    <w:p w14:paraId="5A7D4B90">
      <w:pPr>
        <w:spacing w:line="360" w:lineRule="auto"/>
        <w:jc w:val="left"/>
        <w:rPr>
          <w:rFonts w:hint="eastAsia" w:ascii="宋体" w:hAnsi="宋体"/>
          <w:b/>
          <w:bCs/>
          <w:szCs w:val="21"/>
        </w:rPr>
      </w:pPr>
      <w:r>
        <w:rPr>
          <w:rFonts w:ascii="宋体" w:hAnsi="宋体"/>
          <w:b/>
          <w:bCs/>
          <w:szCs w:val="21"/>
        </w:rPr>
        <w:t>类名：</w:t>
      </w:r>
      <w:r>
        <w:rPr>
          <w:rFonts w:hint="eastAsia" w:ascii="宋体" w:hAnsi="宋体"/>
          <w:b/>
          <w:bCs/>
          <w:szCs w:val="21"/>
        </w:rPr>
        <w:t>User</w:t>
      </w:r>
      <w:r>
        <w:rPr>
          <w:rFonts w:ascii="宋体" w:hAnsi="宋体"/>
          <w:b/>
          <w:bCs/>
          <w:szCs w:val="21"/>
        </w:rPr>
        <w:t>（</w:t>
      </w:r>
      <w:r>
        <w:rPr>
          <w:rFonts w:hint="eastAsia" w:ascii="宋体" w:hAnsi="宋体"/>
          <w:b/>
          <w:bCs/>
          <w:szCs w:val="21"/>
        </w:rPr>
        <w:t>用户</w:t>
      </w:r>
      <w:r>
        <w:rPr>
          <w:rFonts w:ascii="宋体" w:hAnsi="宋体"/>
          <w:b/>
          <w:bCs/>
          <w:szCs w:val="21"/>
        </w:rPr>
        <w:t>类）</w:t>
      </w:r>
    </w:p>
    <w:p w14:paraId="4F0F3C53">
      <w:pPr>
        <w:spacing w:line="360" w:lineRule="auto"/>
        <w:jc w:val="left"/>
        <w:rPr>
          <w:rFonts w:hint="eastAsia" w:ascii="宋体" w:hAnsi="宋体"/>
          <w:b/>
          <w:bCs/>
          <w:szCs w:val="21"/>
        </w:rPr>
      </w:pPr>
      <w:r>
        <w:rPr>
          <w:rFonts w:ascii="宋体" w:hAnsi="宋体"/>
          <w:b/>
          <w:bCs/>
          <w:szCs w:val="21"/>
        </w:rPr>
        <w:t>属性表如表</w:t>
      </w:r>
      <w:r>
        <w:rPr>
          <w:rFonts w:hint="eastAsia" w:ascii="宋体" w:hAnsi="宋体"/>
          <w:b/>
          <w:bCs/>
          <w:szCs w:val="21"/>
        </w:rPr>
        <w:t>3.1</w:t>
      </w:r>
      <w:r>
        <w:rPr>
          <w:rFonts w:ascii="宋体" w:hAnsi="宋体"/>
          <w:b/>
          <w:bCs/>
          <w:szCs w:val="21"/>
        </w:rPr>
        <w:t>.</w:t>
      </w:r>
      <w:r>
        <w:rPr>
          <w:rFonts w:hint="eastAsia" w:ascii="宋体" w:hAnsi="宋体"/>
          <w:b/>
          <w:bCs/>
          <w:szCs w:val="21"/>
        </w:rPr>
        <w:t>1</w:t>
      </w:r>
      <w:r>
        <w:rPr>
          <w:rFonts w:ascii="宋体" w:hAnsi="宋体"/>
          <w:b/>
          <w:bCs/>
          <w:szCs w:val="21"/>
        </w:rPr>
        <w:t>所示：</w:t>
      </w:r>
    </w:p>
    <w:p w14:paraId="1445BEAB">
      <w:pPr>
        <w:spacing w:line="360" w:lineRule="auto"/>
        <w:jc w:val="center"/>
        <w:rPr>
          <w:rFonts w:hint="eastAsia" w:ascii="宋体" w:hAnsi="宋体"/>
          <w:szCs w:val="21"/>
        </w:rPr>
      </w:pPr>
      <w:r>
        <w:rPr>
          <w:rFonts w:ascii="宋体" w:hAnsi="宋体"/>
          <w:szCs w:val="21"/>
        </w:rPr>
        <w:t>表</w:t>
      </w:r>
      <w:r>
        <w:rPr>
          <w:rFonts w:hint="eastAsia" w:ascii="宋体" w:hAnsi="宋体"/>
          <w:szCs w:val="21"/>
        </w:rPr>
        <w:t>3</w:t>
      </w:r>
      <w:r>
        <w:rPr>
          <w:rFonts w:ascii="宋体" w:hAnsi="宋体"/>
          <w:szCs w:val="21"/>
        </w:rPr>
        <w:t>.</w:t>
      </w:r>
      <w:r>
        <w:rPr>
          <w:rFonts w:hint="eastAsia" w:ascii="宋体" w:hAnsi="宋体"/>
          <w:szCs w:val="21"/>
        </w:rPr>
        <w:t>1</w:t>
      </w:r>
      <w:r>
        <w:rPr>
          <w:rFonts w:ascii="宋体" w:hAnsi="宋体"/>
          <w:szCs w:val="21"/>
        </w:rPr>
        <w:t xml:space="preserve">.1 </w:t>
      </w:r>
      <w:r>
        <w:rPr>
          <w:rFonts w:hint="eastAsia" w:ascii="宋体" w:hAnsi="宋体"/>
          <w:szCs w:val="21"/>
        </w:rPr>
        <w:t>User</w:t>
      </w:r>
      <w:r>
        <w:rPr>
          <w:rFonts w:ascii="宋体" w:hAnsi="宋体"/>
          <w:szCs w:val="21"/>
        </w:rPr>
        <w:t>类属性表</w:t>
      </w:r>
    </w:p>
    <w:tbl>
      <w:tblPr>
        <w:tblStyle w:val="13"/>
        <w:tblW w:w="64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7FD14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313B7BD9">
            <w:pPr>
              <w:spacing w:line="360" w:lineRule="auto"/>
              <w:jc w:val="center"/>
              <w:rPr>
                <w:rFonts w:hint="eastAsia" w:ascii="宋体" w:hAnsi="宋体"/>
                <w:szCs w:val="21"/>
              </w:rPr>
            </w:pPr>
            <w:r>
              <w:rPr>
                <w:rFonts w:ascii="宋体" w:hAnsi="宋体"/>
                <w:szCs w:val="21"/>
              </w:rPr>
              <w:t>中文名</w:t>
            </w:r>
          </w:p>
        </w:tc>
        <w:tc>
          <w:tcPr>
            <w:tcW w:w="2277" w:type="dxa"/>
          </w:tcPr>
          <w:p w14:paraId="35BE8708">
            <w:pPr>
              <w:spacing w:line="360" w:lineRule="auto"/>
              <w:jc w:val="center"/>
              <w:rPr>
                <w:rFonts w:hint="eastAsia" w:ascii="宋体" w:hAnsi="宋体"/>
                <w:szCs w:val="21"/>
              </w:rPr>
            </w:pPr>
            <w:r>
              <w:rPr>
                <w:rFonts w:ascii="宋体" w:hAnsi="宋体"/>
                <w:szCs w:val="21"/>
              </w:rPr>
              <w:t>英文名</w:t>
            </w:r>
          </w:p>
        </w:tc>
        <w:tc>
          <w:tcPr>
            <w:tcW w:w="2335" w:type="dxa"/>
          </w:tcPr>
          <w:p w14:paraId="415A83AF">
            <w:pPr>
              <w:spacing w:line="360" w:lineRule="auto"/>
              <w:jc w:val="center"/>
              <w:rPr>
                <w:rFonts w:hint="eastAsia" w:ascii="宋体" w:hAnsi="宋体"/>
                <w:szCs w:val="21"/>
              </w:rPr>
            </w:pPr>
            <w:r>
              <w:rPr>
                <w:rFonts w:ascii="宋体" w:hAnsi="宋体"/>
                <w:szCs w:val="21"/>
              </w:rPr>
              <w:t>数据类型</w:t>
            </w:r>
          </w:p>
        </w:tc>
      </w:tr>
      <w:tr w14:paraId="3E91F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7564BA1">
            <w:pPr>
              <w:spacing w:line="360" w:lineRule="auto"/>
              <w:jc w:val="center"/>
              <w:rPr>
                <w:rFonts w:hint="eastAsia" w:ascii="宋体" w:hAnsi="宋体"/>
                <w:szCs w:val="21"/>
              </w:rPr>
            </w:pPr>
            <w:r>
              <w:rPr>
                <w:rFonts w:ascii="宋体" w:hAnsi="宋体"/>
                <w:szCs w:val="21"/>
              </w:rPr>
              <w:t>用户ID</w:t>
            </w:r>
          </w:p>
        </w:tc>
        <w:tc>
          <w:tcPr>
            <w:tcW w:w="2277" w:type="dxa"/>
            <w:tcBorders>
              <w:top w:val="single" w:color="auto" w:sz="4" w:space="0"/>
              <w:left w:val="single" w:color="auto" w:sz="4" w:space="0"/>
              <w:bottom w:val="single" w:color="auto" w:sz="4" w:space="0"/>
              <w:right w:val="single" w:color="auto" w:sz="4" w:space="0"/>
            </w:tcBorders>
          </w:tcPr>
          <w:p w14:paraId="1FCAED65">
            <w:pPr>
              <w:spacing w:line="360" w:lineRule="auto"/>
              <w:jc w:val="center"/>
              <w:rPr>
                <w:rFonts w:hint="eastAsia" w:ascii="宋体" w:hAnsi="宋体"/>
                <w:szCs w:val="21"/>
              </w:rPr>
            </w:pPr>
            <w:r>
              <w:rPr>
                <w:rFonts w:ascii="宋体" w:hAnsi="宋体"/>
                <w:szCs w:val="21"/>
              </w:rPr>
              <w:t>UserID</w:t>
            </w:r>
          </w:p>
        </w:tc>
        <w:tc>
          <w:tcPr>
            <w:tcW w:w="2335" w:type="dxa"/>
            <w:tcBorders>
              <w:top w:val="single" w:color="auto" w:sz="4" w:space="0"/>
              <w:left w:val="single" w:color="auto" w:sz="4" w:space="0"/>
              <w:bottom w:val="single" w:color="auto" w:sz="4" w:space="0"/>
              <w:right w:val="single" w:color="auto" w:sz="4" w:space="0"/>
            </w:tcBorders>
          </w:tcPr>
          <w:p w14:paraId="6AC278DA">
            <w:pPr>
              <w:spacing w:line="360" w:lineRule="auto"/>
              <w:jc w:val="center"/>
              <w:rPr>
                <w:rFonts w:hint="eastAsia" w:ascii="宋体" w:hAnsi="宋体"/>
                <w:szCs w:val="21"/>
              </w:rPr>
            </w:pPr>
            <w:r>
              <w:rPr>
                <w:rFonts w:hint="eastAsia" w:ascii="宋体" w:hAnsi="宋体"/>
                <w:szCs w:val="21"/>
              </w:rPr>
              <w:t>varchar</w:t>
            </w:r>
          </w:p>
        </w:tc>
      </w:tr>
      <w:tr w14:paraId="2C805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EED0EC0">
            <w:pPr>
              <w:spacing w:line="360" w:lineRule="auto"/>
              <w:jc w:val="center"/>
              <w:rPr>
                <w:rFonts w:hint="eastAsia" w:ascii="宋体" w:hAnsi="宋体"/>
                <w:szCs w:val="21"/>
              </w:rPr>
            </w:pPr>
            <w:r>
              <w:rPr>
                <w:rFonts w:hint="eastAsia" w:ascii="宋体" w:hAnsi="宋体"/>
                <w:szCs w:val="21"/>
              </w:rPr>
              <w:t>登录密码</w:t>
            </w:r>
          </w:p>
        </w:tc>
        <w:tc>
          <w:tcPr>
            <w:tcW w:w="2277" w:type="dxa"/>
            <w:tcBorders>
              <w:top w:val="single" w:color="auto" w:sz="4" w:space="0"/>
              <w:left w:val="single" w:color="auto" w:sz="4" w:space="0"/>
              <w:bottom w:val="single" w:color="auto" w:sz="4" w:space="0"/>
              <w:right w:val="single" w:color="auto" w:sz="4" w:space="0"/>
            </w:tcBorders>
          </w:tcPr>
          <w:p w14:paraId="78E8EB57">
            <w:pPr>
              <w:spacing w:line="360" w:lineRule="auto"/>
              <w:jc w:val="center"/>
              <w:rPr>
                <w:rFonts w:hint="eastAsia" w:ascii="宋体" w:hAnsi="宋体"/>
                <w:szCs w:val="21"/>
              </w:rPr>
            </w:pPr>
            <w:r>
              <w:rPr>
                <w:rFonts w:ascii="宋体" w:hAnsi="宋体"/>
                <w:szCs w:val="21"/>
              </w:rPr>
              <w:t>UserPassword</w:t>
            </w:r>
          </w:p>
        </w:tc>
        <w:tc>
          <w:tcPr>
            <w:tcW w:w="2335" w:type="dxa"/>
            <w:tcBorders>
              <w:top w:val="single" w:color="auto" w:sz="4" w:space="0"/>
              <w:left w:val="single" w:color="auto" w:sz="4" w:space="0"/>
              <w:bottom w:val="single" w:color="auto" w:sz="4" w:space="0"/>
              <w:right w:val="single" w:color="auto" w:sz="4" w:space="0"/>
            </w:tcBorders>
          </w:tcPr>
          <w:p w14:paraId="475DA801">
            <w:pPr>
              <w:spacing w:line="360" w:lineRule="auto"/>
              <w:jc w:val="center"/>
              <w:rPr>
                <w:rFonts w:hint="eastAsia" w:ascii="宋体" w:hAnsi="宋体"/>
                <w:szCs w:val="21"/>
              </w:rPr>
            </w:pPr>
            <w:r>
              <w:rPr>
                <w:rFonts w:ascii="宋体" w:hAnsi="宋体"/>
                <w:szCs w:val="21"/>
              </w:rPr>
              <w:t>varchar</w:t>
            </w:r>
          </w:p>
        </w:tc>
      </w:tr>
      <w:tr w14:paraId="2FD25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16" w:author="快乐的小丸子" w:date="2024-11-06T22:19:19Z"/>
        </w:trPr>
        <w:tc>
          <w:tcPr>
            <w:tcW w:w="1832" w:type="dxa"/>
            <w:tcBorders>
              <w:top w:val="single" w:color="auto" w:sz="4" w:space="0"/>
              <w:left w:val="single" w:color="auto" w:sz="4" w:space="0"/>
              <w:bottom w:val="single" w:color="auto" w:sz="4" w:space="0"/>
              <w:right w:val="single" w:color="auto" w:sz="4" w:space="0"/>
            </w:tcBorders>
          </w:tcPr>
          <w:p w14:paraId="79CF332C">
            <w:pPr>
              <w:spacing w:line="360" w:lineRule="auto"/>
              <w:jc w:val="center"/>
              <w:rPr>
                <w:del w:id="17" w:author="快乐的小丸子" w:date="2024-11-06T22:19:19Z"/>
                <w:rFonts w:hint="eastAsia" w:ascii="宋体" w:hAnsi="宋体"/>
                <w:szCs w:val="21"/>
              </w:rPr>
            </w:pPr>
            <w:del w:id="18" w:author="快乐的小丸子" w:date="2024-11-06T22:19:19Z">
              <w:r>
                <w:rPr>
                  <w:rFonts w:hint="eastAsia" w:ascii="宋体" w:hAnsi="宋体"/>
                  <w:szCs w:val="21"/>
                </w:rPr>
                <w:delText>用户昵称</w:delText>
              </w:r>
            </w:del>
          </w:p>
        </w:tc>
        <w:tc>
          <w:tcPr>
            <w:tcW w:w="2277" w:type="dxa"/>
            <w:tcBorders>
              <w:top w:val="single" w:color="auto" w:sz="4" w:space="0"/>
              <w:left w:val="single" w:color="auto" w:sz="4" w:space="0"/>
              <w:bottom w:val="single" w:color="auto" w:sz="4" w:space="0"/>
              <w:right w:val="single" w:color="auto" w:sz="4" w:space="0"/>
            </w:tcBorders>
          </w:tcPr>
          <w:p w14:paraId="392D7744">
            <w:pPr>
              <w:spacing w:line="360" w:lineRule="auto"/>
              <w:jc w:val="center"/>
              <w:rPr>
                <w:del w:id="19" w:author="快乐的小丸子" w:date="2024-11-06T22:19:19Z"/>
                <w:rFonts w:hint="eastAsia" w:ascii="宋体" w:hAnsi="宋体"/>
                <w:szCs w:val="21"/>
              </w:rPr>
            </w:pPr>
            <w:del w:id="20" w:author="快乐的小丸子" w:date="2024-11-06T22:19:19Z">
              <w:r>
                <w:rPr>
                  <w:rFonts w:hint="eastAsia" w:ascii="宋体" w:hAnsi="宋体"/>
                  <w:szCs w:val="21"/>
                </w:rPr>
                <w:delText>Username</w:delText>
              </w:r>
            </w:del>
          </w:p>
        </w:tc>
        <w:tc>
          <w:tcPr>
            <w:tcW w:w="2335" w:type="dxa"/>
            <w:tcBorders>
              <w:top w:val="single" w:color="auto" w:sz="4" w:space="0"/>
              <w:left w:val="single" w:color="auto" w:sz="4" w:space="0"/>
              <w:bottom w:val="single" w:color="auto" w:sz="4" w:space="0"/>
              <w:right w:val="single" w:color="auto" w:sz="4" w:space="0"/>
            </w:tcBorders>
          </w:tcPr>
          <w:p w14:paraId="3110F698">
            <w:pPr>
              <w:spacing w:line="360" w:lineRule="auto"/>
              <w:jc w:val="center"/>
              <w:rPr>
                <w:del w:id="21" w:author="快乐的小丸子" w:date="2024-11-06T22:19:19Z"/>
                <w:rFonts w:hint="eastAsia" w:ascii="宋体" w:hAnsi="宋体"/>
                <w:szCs w:val="21"/>
              </w:rPr>
            </w:pPr>
            <w:del w:id="22" w:author="快乐的小丸子" w:date="2024-11-06T22:19:19Z">
              <w:r>
                <w:rPr>
                  <w:rFonts w:hint="eastAsia" w:ascii="宋体" w:hAnsi="宋体"/>
                  <w:szCs w:val="21"/>
                </w:rPr>
                <w:delText>varchar</w:delText>
              </w:r>
            </w:del>
          </w:p>
        </w:tc>
      </w:tr>
    </w:tbl>
    <w:p w14:paraId="3B56D248">
      <w:pPr>
        <w:spacing w:line="360" w:lineRule="auto"/>
        <w:rPr>
          <w:rFonts w:hint="eastAsia" w:ascii="宋体" w:hAnsi="宋体"/>
          <w:szCs w:val="21"/>
        </w:rPr>
      </w:pPr>
    </w:p>
    <w:p w14:paraId="195AB254">
      <w:pPr>
        <w:spacing w:line="360" w:lineRule="auto"/>
        <w:jc w:val="left"/>
        <w:rPr>
          <w:rFonts w:hint="eastAsia" w:ascii="宋体" w:hAnsi="宋体"/>
          <w:b/>
          <w:bCs/>
          <w:szCs w:val="21"/>
        </w:rPr>
      </w:pPr>
      <w:r>
        <w:rPr>
          <w:rFonts w:ascii="宋体" w:hAnsi="宋体"/>
          <w:b/>
          <w:bCs/>
          <w:szCs w:val="21"/>
        </w:rPr>
        <w:t>类名：</w:t>
      </w:r>
      <w:r>
        <w:rPr>
          <w:rFonts w:hint="eastAsia" w:ascii="宋体" w:hAnsi="宋体"/>
          <w:b/>
          <w:bCs/>
          <w:szCs w:val="21"/>
        </w:rPr>
        <w:t>Administrator</w:t>
      </w:r>
      <w:r>
        <w:rPr>
          <w:rFonts w:ascii="宋体" w:hAnsi="宋体"/>
          <w:b/>
          <w:bCs/>
          <w:szCs w:val="21"/>
        </w:rPr>
        <w:t>（</w:t>
      </w:r>
      <w:r>
        <w:rPr>
          <w:rFonts w:hint="eastAsia" w:ascii="宋体" w:hAnsi="宋体"/>
          <w:b/>
          <w:bCs/>
          <w:szCs w:val="21"/>
        </w:rPr>
        <w:t>管理员</w:t>
      </w:r>
      <w:r>
        <w:rPr>
          <w:rFonts w:ascii="宋体" w:hAnsi="宋体"/>
          <w:b/>
          <w:bCs/>
          <w:szCs w:val="21"/>
        </w:rPr>
        <w:t>类）</w:t>
      </w:r>
    </w:p>
    <w:p w14:paraId="0B2F4787">
      <w:pPr>
        <w:spacing w:line="360" w:lineRule="auto"/>
        <w:jc w:val="left"/>
        <w:rPr>
          <w:rFonts w:hint="eastAsia" w:ascii="宋体" w:hAnsi="宋体"/>
          <w:b/>
          <w:bCs/>
          <w:szCs w:val="21"/>
        </w:rPr>
      </w:pPr>
      <w:r>
        <w:rPr>
          <w:rFonts w:ascii="宋体" w:hAnsi="宋体"/>
          <w:b/>
          <w:bCs/>
          <w:szCs w:val="21"/>
        </w:rPr>
        <w:t>属性表如表</w:t>
      </w:r>
      <w:r>
        <w:rPr>
          <w:rFonts w:hint="eastAsia" w:ascii="宋体" w:hAnsi="宋体"/>
          <w:b/>
          <w:bCs/>
          <w:szCs w:val="21"/>
        </w:rPr>
        <w:t>3</w:t>
      </w:r>
      <w:r>
        <w:rPr>
          <w:rFonts w:ascii="宋体" w:hAnsi="宋体"/>
          <w:b/>
          <w:bCs/>
          <w:szCs w:val="21"/>
        </w:rPr>
        <w:t>.</w:t>
      </w:r>
      <w:r>
        <w:rPr>
          <w:rFonts w:hint="eastAsia" w:ascii="宋体" w:hAnsi="宋体"/>
          <w:b/>
          <w:bCs/>
          <w:szCs w:val="21"/>
        </w:rPr>
        <w:t>1</w:t>
      </w:r>
      <w:r>
        <w:rPr>
          <w:rFonts w:ascii="宋体" w:hAnsi="宋体"/>
          <w:b/>
          <w:bCs/>
          <w:szCs w:val="21"/>
        </w:rPr>
        <w:t>.</w:t>
      </w:r>
      <w:r>
        <w:rPr>
          <w:rFonts w:hint="eastAsia" w:ascii="宋体" w:hAnsi="宋体"/>
          <w:b/>
          <w:bCs/>
          <w:szCs w:val="21"/>
        </w:rPr>
        <w:t>2</w:t>
      </w:r>
      <w:r>
        <w:rPr>
          <w:rFonts w:ascii="宋体" w:hAnsi="宋体"/>
          <w:b/>
          <w:bCs/>
          <w:szCs w:val="21"/>
        </w:rPr>
        <w:t>所示：</w:t>
      </w:r>
    </w:p>
    <w:p w14:paraId="52163CC1">
      <w:pPr>
        <w:spacing w:line="360" w:lineRule="auto"/>
        <w:jc w:val="center"/>
        <w:rPr>
          <w:rFonts w:hint="eastAsia" w:ascii="宋体" w:hAnsi="宋体"/>
          <w:szCs w:val="21"/>
        </w:rPr>
      </w:pPr>
      <w:r>
        <w:rPr>
          <w:rFonts w:ascii="宋体" w:hAnsi="宋体"/>
          <w:szCs w:val="21"/>
        </w:rPr>
        <w:t>表</w:t>
      </w:r>
      <w:r>
        <w:rPr>
          <w:rFonts w:hint="eastAsia" w:ascii="宋体" w:hAnsi="宋体"/>
          <w:szCs w:val="21"/>
        </w:rPr>
        <w:t>3</w:t>
      </w:r>
      <w:r>
        <w:rPr>
          <w:rFonts w:ascii="宋体" w:hAnsi="宋体"/>
          <w:szCs w:val="21"/>
        </w:rPr>
        <w:t>.</w:t>
      </w:r>
      <w:r>
        <w:rPr>
          <w:rFonts w:hint="eastAsia" w:ascii="宋体" w:hAnsi="宋体"/>
          <w:szCs w:val="21"/>
        </w:rPr>
        <w:t>1</w:t>
      </w:r>
      <w:r>
        <w:rPr>
          <w:rFonts w:ascii="宋体" w:hAnsi="宋体"/>
          <w:szCs w:val="21"/>
        </w:rPr>
        <w:t xml:space="preserve">.2 </w:t>
      </w:r>
      <w:r>
        <w:rPr>
          <w:rFonts w:hint="eastAsia" w:ascii="宋体" w:hAnsi="宋体"/>
          <w:szCs w:val="21"/>
        </w:rPr>
        <w:t>Administrator</w:t>
      </w:r>
      <w:r>
        <w:rPr>
          <w:rFonts w:ascii="宋体" w:hAnsi="宋体"/>
          <w:szCs w:val="21"/>
        </w:rPr>
        <w:t>类属性表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7A430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59855D44">
            <w:pPr>
              <w:spacing w:line="360" w:lineRule="auto"/>
              <w:jc w:val="center"/>
              <w:rPr>
                <w:rFonts w:hint="eastAsia" w:ascii="宋体" w:hAnsi="宋体"/>
                <w:szCs w:val="21"/>
              </w:rPr>
            </w:pPr>
            <w:r>
              <w:rPr>
                <w:rFonts w:ascii="宋体" w:hAnsi="宋体"/>
                <w:szCs w:val="21"/>
              </w:rPr>
              <w:t>中文名</w:t>
            </w:r>
          </w:p>
        </w:tc>
        <w:tc>
          <w:tcPr>
            <w:tcW w:w="2277" w:type="dxa"/>
          </w:tcPr>
          <w:p w14:paraId="0A4270D6">
            <w:pPr>
              <w:spacing w:line="360" w:lineRule="auto"/>
              <w:jc w:val="center"/>
              <w:rPr>
                <w:rFonts w:hint="eastAsia" w:ascii="宋体" w:hAnsi="宋体"/>
                <w:szCs w:val="21"/>
              </w:rPr>
            </w:pPr>
            <w:r>
              <w:rPr>
                <w:rFonts w:ascii="宋体" w:hAnsi="宋体"/>
                <w:szCs w:val="21"/>
              </w:rPr>
              <w:t>英文名</w:t>
            </w:r>
          </w:p>
        </w:tc>
        <w:tc>
          <w:tcPr>
            <w:tcW w:w="2335" w:type="dxa"/>
          </w:tcPr>
          <w:p w14:paraId="317B427D">
            <w:pPr>
              <w:spacing w:line="360" w:lineRule="auto"/>
              <w:jc w:val="center"/>
              <w:rPr>
                <w:rFonts w:hint="eastAsia" w:ascii="宋体" w:hAnsi="宋体"/>
                <w:szCs w:val="21"/>
              </w:rPr>
            </w:pPr>
            <w:r>
              <w:rPr>
                <w:rFonts w:ascii="宋体" w:hAnsi="宋体"/>
                <w:szCs w:val="21"/>
              </w:rPr>
              <w:t>数据类型</w:t>
            </w:r>
          </w:p>
        </w:tc>
      </w:tr>
      <w:tr w14:paraId="70E3D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Pr>
          <w:p w14:paraId="34248295">
            <w:pPr>
              <w:spacing w:line="360" w:lineRule="auto"/>
              <w:jc w:val="center"/>
              <w:rPr>
                <w:rFonts w:hint="eastAsia" w:ascii="宋体" w:hAnsi="宋体"/>
                <w:szCs w:val="21"/>
              </w:rPr>
            </w:pPr>
            <w:r>
              <w:rPr>
                <w:rFonts w:ascii="宋体" w:hAnsi="宋体"/>
                <w:szCs w:val="21"/>
              </w:rPr>
              <w:t>用户ID</w:t>
            </w:r>
          </w:p>
        </w:tc>
        <w:tc>
          <w:tcPr>
            <w:tcW w:w="2277" w:type="dxa"/>
          </w:tcPr>
          <w:p w14:paraId="3D79E755">
            <w:pPr>
              <w:spacing w:line="360" w:lineRule="auto"/>
              <w:jc w:val="center"/>
              <w:rPr>
                <w:rFonts w:hint="eastAsia" w:ascii="宋体" w:hAnsi="宋体"/>
                <w:szCs w:val="21"/>
              </w:rPr>
            </w:pPr>
            <w:r>
              <w:rPr>
                <w:rFonts w:ascii="宋体" w:hAnsi="宋体"/>
                <w:szCs w:val="21"/>
              </w:rPr>
              <w:t>UserID</w:t>
            </w:r>
          </w:p>
        </w:tc>
        <w:tc>
          <w:tcPr>
            <w:tcW w:w="2335" w:type="dxa"/>
          </w:tcPr>
          <w:p w14:paraId="7220EC83">
            <w:pPr>
              <w:spacing w:line="360" w:lineRule="auto"/>
              <w:jc w:val="center"/>
              <w:rPr>
                <w:rFonts w:hint="eastAsia" w:ascii="宋体" w:hAnsi="宋体"/>
                <w:szCs w:val="21"/>
              </w:rPr>
            </w:pPr>
            <w:r>
              <w:rPr>
                <w:rFonts w:hint="eastAsia" w:ascii="宋体" w:hAnsi="宋体"/>
                <w:szCs w:val="21"/>
              </w:rPr>
              <w:t>varchar</w:t>
            </w:r>
          </w:p>
        </w:tc>
      </w:tr>
      <w:tr w14:paraId="50292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Pr>
          <w:p w14:paraId="49AD4195">
            <w:pPr>
              <w:spacing w:line="360" w:lineRule="auto"/>
              <w:jc w:val="center"/>
              <w:rPr>
                <w:rFonts w:hint="eastAsia" w:ascii="宋体" w:hAnsi="宋体"/>
                <w:szCs w:val="21"/>
              </w:rPr>
            </w:pPr>
            <w:r>
              <w:rPr>
                <w:rFonts w:hint="eastAsia" w:ascii="宋体" w:hAnsi="宋体"/>
                <w:szCs w:val="21"/>
              </w:rPr>
              <w:t>登录密码</w:t>
            </w:r>
          </w:p>
        </w:tc>
        <w:tc>
          <w:tcPr>
            <w:tcW w:w="2277" w:type="dxa"/>
          </w:tcPr>
          <w:p w14:paraId="2099EAA3">
            <w:pPr>
              <w:spacing w:line="360" w:lineRule="auto"/>
              <w:jc w:val="center"/>
              <w:rPr>
                <w:rFonts w:hint="eastAsia" w:ascii="宋体" w:hAnsi="宋体"/>
                <w:szCs w:val="21"/>
              </w:rPr>
            </w:pPr>
            <w:r>
              <w:rPr>
                <w:rFonts w:ascii="宋体" w:hAnsi="宋体"/>
                <w:szCs w:val="21"/>
              </w:rPr>
              <w:t>UserPassword</w:t>
            </w:r>
          </w:p>
        </w:tc>
        <w:tc>
          <w:tcPr>
            <w:tcW w:w="2335" w:type="dxa"/>
          </w:tcPr>
          <w:p w14:paraId="65D674CD">
            <w:pPr>
              <w:spacing w:line="360" w:lineRule="auto"/>
              <w:jc w:val="center"/>
              <w:rPr>
                <w:rFonts w:hint="eastAsia" w:ascii="宋体" w:hAnsi="宋体"/>
                <w:szCs w:val="21"/>
              </w:rPr>
            </w:pPr>
            <w:r>
              <w:rPr>
                <w:rFonts w:ascii="宋体" w:hAnsi="宋体"/>
                <w:szCs w:val="21"/>
              </w:rPr>
              <w:t>varchar</w:t>
            </w:r>
          </w:p>
        </w:tc>
      </w:tr>
      <w:tr w14:paraId="5BF8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23" w:author="快乐的小丸子" w:date="2024-11-06T22:19:30Z"/>
        </w:trPr>
        <w:tc>
          <w:tcPr>
            <w:tcW w:w="1832" w:type="dxa"/>
          </w:tcPr>
          <w:p w14:paraId="1B7E4257">
            <w:pPr>
              <w:spacing w:line="360" w:lineRule="auto"/>
              <w:jc w:val="center"/>
              <w:rPr>
                <w:del w:id="24" w:author="快乐的小丸子" w:date="2024-11-06T22:19:30Z"/>
                <w:rFonts w:hint="eastAsia" w:ascii="宋体" w:hAnsi="宋体"/>
                <w:szCs w:val="21"/>
              </w:rPr>
            </w:pPr>
            <w:del w:id="25" w:author="快乐的小丸子" w:date="2024-11-06T22:19:30Z">
              <w:r>
                <w:rPr>
                  <w:rFonts w:hint="eastAsia" w:ascii="宋体" w:hAnsi="宋体"/>
                  <w:szCs w:val="21"/>
                </w:rPr>
                <w:delText>用户昵称</w:delText>
              </w:r>
            </w:del>
          </w:p>
        </w:tc>
        <w:tc>
          <w:tcPr>
            <w:tcW w:w="2277" w:type="dxa"/>
          </w:tcPr>
          <w:p w14:paraId="41074FA2">
            <w:pPr>
              <w:spacing w:line="360" w:lineRule="auto"/>
              <w:jc w:val="center"/>
              <w:rPr>
                <w:del w:id="26" w:author="快乐的小丸子" w:date="2024-11-06T22:19:30Z"/>
                <w:rFonts w:hint="eastAsia" w:ascii="宋体" w:hAnsi="宋体"/>
                <w:szCs w:val="21"/>
              </w:rPr>
            </w:pPr>
            <w:del w:id="27" w:author="快乐的小丸子" w:date="2024-11-06T22:19:30Z">
              <w:r>
                <w:rPr>
                  <w:rFonts w:hint="eastAsia" w:ascii="宋体" w:hAnsi="宋体"/>
                  <w:szCs w:val="21"/>
                </w:rPr>
                <w:delText>Username</w:delText>
              </w:r>
            </w:del>
          </w:p>
        </w:tc>
        <w:tc>
          <w:tcPr>
            <w:tcW w:w="2335" w:type="dxa"/>
          </w:tcPr>
          <w:p w14:paraId="4FC77F90">
            <w:pPr>
              <w:spacing w:line="360" w:lineRule="auto"/>
              <w:jc w:val="center"/>
              <w:rPr>
                <w:del w:id="28" w:author="快乐的小丸子" w:date="2024-11-06T22:19:30Z"/>
                <w:rFonts w:hint="eastAsia" w:ascii="宋体" w:hAnsi="宋体"/>
                <w:szCs w:val="21"/>
              </w:rPr>
            </w:pPr>
            <w:del w:id="29" w:author="快乐的小丸子" w:date="2024-11-06T22:19:30Z">
              <w:r>
                <w:rPr>
                  <w:rFonts w:hint="eastAsia" w:ascii="宋体" w:hAnsi="宋体"/>
                  <w:szCs w:val="21"/>
                </w:rPr>
                <w:delText>varchar</w:delText>
              </w:r>
            </w:del>
          </w:p>
        </w:tc>
      </w:tr>
    </w:tbl>
    <w:p w14:paraId="1F63F1F2">
      <w:pPr>
        <w:spacing w:line="360" w:lineRule="auto"/>
        <w:jc w:val="center"/>
        <w:rPr>
          <w:rFonts w:hint="eastAsia" w:ascii="宋体" w:hAnsi="宋体"/>
          <w:szCs w:val="21"/>
        </w:rPr>
      </w:pPr>
    </w:p>
    <w:p w14:paraId="75C7B2D7">
      <w:pPr>
        <w:spacing w:line="360" w:lineRule="auto"/>
        <w:jc w:val="left"/>
        <w:rPr>
          <w:rFonts w:hint="eastAsia" w:ascii="宋体" w:hAnsi="宋体"/>
          <w:b/>
          <w:bCs/>
          <w:szCs w:val="21"/>
        </w:rPr>
      </w:pPr>
      <w:r>
        <w:rPr>
          <w:rFonts w:ascii="宋体" w:hAnsi="宋体"/>
          <w:b/>
          <w:bCs/>
          <w:szCs w:val="21"/>
        </w:rPr>
        <w:t>类名：</w:t>
      </w:r>
      <w:r>
        <w:rPr>
          <w:rFonts w:hint="eastAsia" w:ascii="宋体" w:hAnsi="宋体"/>
          <w:b/>
          <w:bCs/>
          <w:szCs w:val="21"/>
        </w:rPr>
        <w:t>Gamepublisher（游戏发布者类）</w:t>
      </w:r>
    </w:p>
    <w:p w14:paraId="5BAE60B5">
      <w:pPr>
        <w:spacing w:line="360" w:lineRule="auto"/>
        <w:jc w:val="left"/>
        <w:rPr>
          <w:rFonts w:hint="eastAsia" w:ascii="宋体" w:hAnsi="宋体"/>
          <w:b/>
          <w:bCs/>
          <w:szCs w:val="21"/>
        </w:rPr>
      </w:pPr>
      <w:r>
        <w:rPr>
          <w:rFonts w:ascii="宋体" w:hAnsi="宋体"/>
          <w:b/>
          <w:bCs/>
          <w:szCs w:val="21"/>
        </w:rPr>
        <w:t>属性表如表</w:t>
      </w:r>
      <w:r>
        <w:rPr>
          <w:rFonts w:hint="eastAsia" w:ascii="宋体" w:hAnsi="宋体"/>
          <w:b/>
          <w:bCs/>
          <w:szCs w:val="21"/>
        </w:rPr>
        <w:t>3</w:t>
      </w:r>
      <w:r>
        <w:rPr>
          <w:rFonts w:ascii="宋体" w:hAnsi="宋体"/>
          <w:b/>
          <w:bCs/>
          <w:szCs w:val="21"/>
        </w:rPr>
        <w:t>.</w:t>
      </w:r>
      <w:r>
        <w:rPr>
          <w:rFonts w:hint="eastAsia" w:ascii="宋体" w:hAnsi="宋体"/>
          <w:b/>
          <w:bCs/>
          <w:szCs w:val="21"/>
        </w:rPr>
        <w:t>1</w:t>
      </w:r>
      <w:r>
        <w:rPr>
          <w:rFonts w:ascii="宋体" w:hAnsi="宋体"/>
          <w:b/>
          <w:bCs/>
          <w:szCs w:val="21"/>
        </w:rPr>
        <w:t>.</w:t>
      </w:r>
      <w:r>
        <w:rPr>
          <w:rFonts w:hint="eastAsia" w:ascii="宋体" w:hAnsi="宋体"/>
          <w:b/>
          <w:bCs/>
          <w:szCs w:val="21"/>
        </w:rPr>
        <w:t>3</w:t>
      </w:r>
      <w:r>
        <w:rPr>
          <w:rFonts w:ascii="宋体" w:hAnsi="宋体"/>
          <w:b/>
          <w:bCs/>
          <w:szCs w:val="21"/>
        </w:rPr>
        <w:t>所示：</w:t>
      </w:r>
    </w:p>
    <w:p w14:paraId="108CAF22">
      <w:pPr>
        <w:spacing w:line="360" w:lineRule="auto"/>
        <w:jc w:val="center"/>
        <w:rPr>
          <w:rFonts w:hint="eastAsia" w:ascii="宋体" w:hAnsi="宋体"/>
          <w:szCs w:val="21"/>
        </w:rPr>
      </w:pPr>
      <w:r>
        <w:rPr>
          <w:rFonts w:ascii="宋体" w:hAnsi="宋体"/>
          <w:szCs w:val="21"/>
        </w:rPr>
        <w:t>表</w:t>
      </w:r>
      <w:r>
        <w:rPr>
          <w:rFonts w:hint="eastAsia" w:ascii="宋体" w:hAnsi="宋体"/>
          <w:szCs w:val="21"/>
        </w:rPr>
        <w:t>3</w:t>
      </w:r>
      <w:r>
        <w:rPr>
          <w:rFonts w:ascii="宋体" w:hAnsi="宋体"/>
          <w:szCs w:val="21"/>
        </w:rPr>
        <w:t>.</w:t>
      </w:r>
      <w:r>
        <w:rPr>
          <w:rFonts w:hint="eastAsia" w:ascii="宋体" w:hAnsi="宋体"/>
          <w:szCs w:val="21"/>
        </w:rPr>
        <w:t>1</w:t>
      </w:r>
      <w:r>
        <w:rPr>
          <w:rFonts w:ascii="宋体" w:hAnsi="宋体"/>
          <w:szCs w:val="21"/>
        </w:rPr>
        <w:t>.</w:t>
      </w:r>
      <w:r>
        <w:rPr>
          <w:rFonts w:hint="eastAsia" w:ascii="宋体" w:hAnsi="宋体"/>
          <w:szCs w:val="21"/>
        </w:rPr>
        <w:t>3</w:t>
      </w:r>
      <w:r>
        <w:rPr>
          <w:rFonts w:ascii="宋体" w:hAnsi="宋体"/>
          <w:szCs w:val="21"/>
        </w:rPr>
        <w:t xml:space="preserve"> </w:t>
      </w:r>
      <w:r>
        <w:rPr>
          <w:rFonts w:hint="eastAsia" w:ascii="宋体" w:hAnsi="宋体"/>
          <w:szCs w:val="21"/>
        </w:rPr>
        <w:t>Gamepublisher</w:t>
      </w:r>
      <w:r>
        <w:rPr>
          <w:rFonts w:ascii="宋体" w:hAnsi="宋体"/>
          <w:szCs w:val="21"/>
        </w:rPr>
        <w:t>类属性表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7"/>
        <w:gridCol w:w="2611"/>
        <w:gridCol w:w="1766"/>
      </w:tblGrid>
      <w:tr w14:paraId="29342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7" w:type="dxa"/>
          </w:tcPr>
          <w:p w14:paraId="18D63B7E">
            <w:pPr>
              <w:spacing w:line="360" w:lineRule="auto"/>
              <w:jc w:val="center"/>
              <w:rPr>
                <w:rFonts w:hint="eastAsia" w:ascii="宋体" w:hAnsi="宋体"/>
                <w:szCs w:val="21"/>
              </w:rPr>
            </w:pPr>
            <w:r>
              <w:rPr>
                <w:rFonts w:ascii="宋体" w:hAnsi="宋体"/>
                <w:szCs w:val="21"/>
              </w:rPr>
              <w:t>中文名</w:t>
            </w:r>
          </w:p>
        </w:tc>
        <w:tc>
          <w:tcPr>
            <w:tcW w:w="2611" w:type="dxa"/>
          </w:tcPr>
          <w:p w14:paraId="4B52FCE2">
            <w:pPr>
              <w:spacing w:line="360" w:lineRule="auto"/>
              <w:jc w:val="center"/>
              <w:rPr>
                <w:rFonts w:hint="eastAsia" w:ascii="宋体" w:hAnsi="宋体"/>
                <w:szCs w:val="21"/>
              </w:rPr>
            </w:pPr>
            <w:r>
              <w:rPr>
                <w:rFonts w:ascii="宋体" w:hAnsi="宋体"/>
                <w:szCs w:val="21"/>
              </w:rPr>
              <w:t>英文名</w:t>
            </w:r>
          </w:p>
        </w:tc>
        <w:tc>
          <w:tcPr>
            <w:tcW w:w="1766" w:type="dxa"/>
          </w:tcPr>
          <w:p w14:paraId="3E21D8D2">
            <w:pPr>
              <w:spacing w:line="360" w:lineRule="auto"/>
              <w:jc w:val="center"/>
              <w:rPr>
                <w:rFonts w:hint="eastAsia" w:ascii="宋体" w:hAnsi="宋体"/>
                <w:szCs w:val="21"/>
              </w:rPr>
            </w:pPr>
            <w:r>
              <w:rPr>
                <w:rFonts w:ascii="宋体" w:hAnsi="宋体"/>
                <w:szCs w:val="21"/>
              </w:rPr>
              <w:t>数据类型</w:t>
            </w:r>
          </w:p>
        </w:tc>
      </w:tr>
      <w:tr w14:paraId="0B0D4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1070F28F">
            <w:pPr>
              <w:spacing w:line="360" w:lineRule="auto"/>
              <w:jc w:val="center"/>
              <w:rPr>
                <w:rFonts w:hint="eastAsia" w:ascii="宋体" w:hAnsi="宋体"/>
                <w:szCs w:val="21"/>
              </w:rPr>
            </w:pPr>
            <w:r>
              <w:rPr>
                <w:rFonts w:ascii="宋体" w:hAnsi="宋体"/>
                <w:szCs w:val="21"/>
              </w:rPr>
              <w:t>用户ID</w:t>
            </w:r>
          </w:p>
        </w:tc>
        <w:tc>
          <w:tcPr>
            <w:tcW w:w="2611" w:type="dxa"/>
          </w:tcPr>
          <w:p w14:paraId="503B6C84">
            <w:pPr>
              <w:spacing w:line="360" w:lineRule="auto"/>
              <w:jc w:val="center"/>
              <w:rPr>
                <w:rFonts w:hint="eastAsia" w:ascii="宋体" w:hAnsi="宋体"/>
                <w:szCs w:val="21"/>
              </w:rPr>
            </w:pPr>
            <w:r>
              <w:rPr>
                <w:rFonts w:ascii="宋体" w:hAnsi="宋体"/>
                <w:szCs w:val="21"/>
              </w:rPr>
              <w:t>userID</w:t>
            </w:r>
          </w:p>
        </w:tc>
        <w:tc>
          <w:tcPr>
            <w:tcW w:w="1766" w:type="dxa"/>
          </w:tcPr>
          <w:p w14:paraId="0CA92F22">
            <w:pPr>
              <w:spacing w:line="360" w:lineRule="auto"/>
              <w:jc w:val="center"/>
              <w:rPr>
                <w:rFonts w:hint="eastAsia" w:ascii="宋体" w:hAnsi="宋体"/>
                <w:szCs w:val="21"/>
              </w:rPr>
            </w:pPr>
            <w:r>
              <w:rPr>
                <w:rFonts w:hint="eastAsia" w:ascii="宋体" w:hAnsi="宋体"/>
                <w:szCs w:val="21"/>
              </w:rPr>
              <w:t>varchar</w:t>
            </w:r>
          </w:p>
        </w:tc>
      </w:tr>
      <w:tr w14:paraId="31697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40DB3F32">
            <w:pPr>
              <w:spacing w:line="360" w:lineRule="auto"/>
              <w:jc w:val="center"/>
              <w:rPr>
                <w:rFonts w:hint="eastAsia" w:ascii="宋体" w:hAnsi="宋体"/>
                <w:szCs w:val="21"/>
              </w:rPr>
            </w:pPr>
            <w:r>
              <w:rPr>
                <w:rFonts w:hint="eastAsia" w:ascii="宋体" w:hAnsi="宋体"/>
                <w:szCs w:val="21"/>
              </w:rPr>
              <w:t>联系电话</w:t>
            </w:r>
          </w:p>
        </w:tc>
        <w:tc>
          <w:tcPr>
            <w:tcW w:w="2611" w:type="dxa"/>
          </w:tcPr>
          <w:p w14:paraId="41CCA693">
            <w:pPr>
              <w:spacing w:line="360" w:lineRule="auto"/>
              <w:jc w:val="center"/>
              <w:rPr>
                <w:rFonts w:hint="eastAsia" w:ascii="宋体" w:hAnsi="宋体"/>
                <w:szCs w:val="21"/>
              </w:rPr>
            </w:pPr>
            <w:r>
              <w:rPr>
                <w:rFonts w:ascii="宋体" w:hAnsi="宋体"/>
                <w:szCs w:val="21"/>
              </w:rPr>
              <w:t>PhoneNumber</w:t>
            </w:r>
          </w:p>
        </w:tc>
        <w:tc>
          <w:tcPr>
            <w:tcW w:w="1766" w:type="dxa"/>
          </w:tcPr>
          <w:p w14:paraId="2A8700CE">
            <w:pPr>
              <w:spacing w:line="360" w:lineRule="auto"/>
              <w:jc w:val="center"/>
              <w:rPr>
                <w:rFonts w:hint="eastAsia" w:ascii="宋体" w:hAnsi="宋体"/>
                <w:szCs w:val="21"/>
              </w:rPr>
            </w:pPr>
            <w:r>
              <w:rPr>
                <w:rFonts w:ascii="宋体" w:hAnsi="宋体"/>
                <w:szCs w:val="21"/>
              </w:rPr>
              <w:t>varchar</w:t>
            </w:r>
          </w:p>
        </w:tc>
      </w:tr>
      <w:tr w14:paraId="02FC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5CFFAD2E">
            <w:pPr>
              <w:spacing w:line="360" w:lineRule="auto"/>
              <w:jc w:val="center"/>
              <w:rPr>
                <w:rFonts w:hint="eastAsia" w:ascii="宋体" w:hAnsi="宋体"/>
                <w:szCs w:val="21"/>
              </w:rPr>
            </w:pPr>
            <w:r>
              <w:rPr>
                <w:rFonts w:hint="eastAsia" w:ascii="宋体" w:hAnsi="宋体"/>
                <w:szCs w:val="21"/>
              </w:rPr>
              <w:t>邮箱地址</w:t>
            </w:r>
          </w:p>
        </w:tc>
        <w:tc>
          <w:tcPr>
            <w:tcW w:w="2611" w:type="dxa"/>
          </w:tcPr>
          <w:p w14:paraId="55C68D56">
            <w:pPr>
              <w:spacing w:line="360" w:lineRule="auto"/>
              <w:jc w:val="center"/>
              <w:rPr>
                <w:rFonts w:hint="eastAsia" w:ascii="宋体" w:hAnsi="宋体"/>
                <w:szCs w:val="21"/>
              </w:rPr>
            </w:pPr>
            <w:r>
              <w:rPr>
                <w:rFonts w:ascii="宋体" w:hAnsi="宋体"/>
                <w:szCs w:val="21"/>
              </w:rPr>
              <w:t>user</w:t>
            </w:r>
            <w:r>
              <w:rPr>
                <w:rFonts w:hint="eastAsia" w:ascii="宋体" w:hAnsi="宋体"/>
                <w:szCs w:val="21"/>
              </w:rPr>
              <w:t>Mailbox</w:t>
            </w:r>
          </w:p>
        </w:tc>
        <w:tc>
          <w:tcPr>
            <w:tcW w:w="1766" w:type="dxa"/>
          </w:tcPr>
          <w:p w14:paraId="59287AD6">
            <w:pPr>
              <w:spacing w:line="360" w:lineRule="auto"/>
              <w:jc w:val="center"/>
              <w:rPr>
                <w:rFonts w:hint="eastAsia" w:ascii="宋体" w:hAnsi="宋体"/>
                <w:szCs w:val="21"/>
              </w:rPr>
            </w:pPr>
            <w:r>
              <w:rPr>
                <w:rFonts w:hint="eastAsia" w:ascii="宋体" w:hAnsi="宋体"/>
                <w:szCs w:val="21"/>
              </w:rPr>
              <w:t>varchar</w:t>
            </w:r>
          </w:p>
        </w:tc>
      </w:tr>
      <w:tr w14:paraId="3F681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64CB18E5">
            <w:pPr>
              <w:spacing w:line="360" w:lineRule="auto"/>
              <w:jc w:val="center"/>
              <w:rPr>
                <w:rFonts w:hint="eastAsia" w:ascii="宋体" w:hAnsi="宋体"/>
                <w:szCs w:val="21"/>
              </w:rPr>
            </w:pPr>
            <w:r>
              <w:rPr>
                <w:rFonts w:ascii="宋体" w:hAnsi="宋体"/>
                <w:szCs w:val="21"/>
              </w:rPr>
              <w:t>登录密码</w:t>
            </w:r>
          </w:p>
        </w:tc>
        <w:tc>
          <w:tcPr>
            <w:tcW w:w="2611" w:type="dxa"/>
          </w:tcPr>
          <w:p w14:paraId="1DE262EC">
            <w:pPr>
              <w:spacing w:line="360" w:lineRule="auto"/>
              <w:jc w:val="center"/>
              <w:rPr>
                <w:rFonts w:hint="eastAsia" w:ascii="宋体" w:hAnsi="宋体"/>
                <w:szCs w:val="21"/>
              </w:rPr>
            </w:pPr>
            <w:r>
              <w:rPr>
                <w:rFonts w:ascii="宋体" w:hAnsi="宋体"/>
                <w:szCs w:val="21"/>
              </w:rPr>
              <w:t>userPassword</w:t>
            </w:r>
          </w:p>
        </w:tc>
        <w:tc>
          <w:tcPr>
            <w:tcW w:w="1766" w:type="dxa"/>
          </w:tcPr>
          <w:p w14:paraId="67A3A659">
            <w:pPr>
              <w:spacing w:line="360" w:lineRule="auto"/>
              <w:jc w:val="center"/>
              <w:rPr>
                <w:rFonts w:hint="eastAsia" w:ascii="宋体" w:hAnsi="宋体"/>
                <w:szCs w:val="21"/>
              </w:rPr>
            </w:pPr>
            <w:r>
              <w:rPr>
                <w:rFonts w:hint="eastAsia" w:ascii="宋体" w:hAnsi="宋体"/>
                <w:szCs w:val="21"/>
              </w:rPr>
              <w:t>v</w:t>
            </w:r>
            <w:r>
              <w:rPr>
                <w:rFonts w:ascii="宋体" w:hAnsi="宋体"/>
                <w:szCs w:val="21"/>
              </w:rPr>
              <w:t>archar</w:t>
            </w:r>
          </w:p>
        </w:tc>
      </w:tr>
      <w:tr w14:paraId="60D31BFE">
        <w:tblPrEx>
          <w:tblCellMar>
            <w:top w:w="0" w:type="dxa"/>
            <w:left w:w="108" w:type="dxa"/>
            <w:bottom w:w="0" w:type="dxa"/>
            <w:right w:w="108" w:type="dxa"/>
          </w:tblCellMar>
        </w:tblPrEx>
        <w:trPr>
          <w:trHeight w:val="90" w:hRule="atLeast"/>
          <w:jc w:val="center"/>
        </w:trPr>
        <w:tc>
          <w:tcPr>
            <w:tcW w:w="2067" w:type="dxa"/>
          </w:tcPr>
          <w:p w14:paraId="01CB74AF">
            <w:pPr>
              <w:spacing w:line="360" w:lineRule="auto"/>
              <w:jc w:val="center"/>
              <w:rPr>
                <w:rFonts w:hint="eastAsia" w:ascii="宋体" w:hAnsi="宋体"/>
                <w:szCs w:val="21"/>
              </w:rPr>
            </w:pPr>
            <w:r>
              <w:rPr>
                <w:rFonts w:hint="eastAsia" w:ascii="宋体" w:hAnsi="宋体"/>
                <w:szCs w:val="21"/>
              </w:rPr>
              <w:t>用户名称</w:t>
            </w:r>
          </w:p>
        </w:tc>
        <w:tc>
          <w:tcPr>
            <w:tcW w:w="2611" w:type="dxa"/>
          </w:tcPr>
          <w:p w14:paraId="7EBCBB98">
            <w:pPr>
              <w:spacing w:line="360" w:lineRule="auto"/>
              <w:jc w:val="center"/>
              <w:rPr>
                <w:rFonts w:hint="eastAsia" w:ascii="宋体" w:hAnsi="宋体"/>
                <w:szCs w:val="21"/>
              </w:rPr>
            </w:pPr>
            <w:r>
              <w:rPr>
                <w:rFonts w:hint="eastAsia" w:ascii="宋体" w:hAnsi="宋体"/>
                <w:szCs w:val="21"/>
              </w:rPr>
              <w:t>userName</w:t>
            </w:r>
          </w:p>
        </w:tc>
        <w:tc>
          <w:tcPr>
            <w:tcW w:w="1766" w:type="dxa"/>
          </w:tcPr>
          <w:p w14:paraId="34729F6C">
            <w:pPr>
              <w:spacing w:line="360" w:lineRule="auto"/>
              <w:jc w:val="center"/>
              <w:rPr>
                <w:rFonts w:hint="eastAsia" w:ascii="宋体" w:hAnsi="宋体"/>
                <w:szCs w:val="21"/>
              </w:rPr>
            </w:pPr>
            <w:r>
              <w:rPr>
                <w:rFonts w:hint="eastAsia" w:ascii="宋体" w:hAnsi="宋体"/>
                <w:szCs w:val="21"/>
              </w:rPr>
              <w:t>varchar</w:t>
            </w:r>
          </w:p>
        </w:tc>
      </w:tr>
      <w:tr w14:paraId="4FD1D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3EA34D9B">
            <w:pPr>
              <w:spacing w:line="360" w:lineRule="auto"/>
              <w:jc w:val="center"/>
              <w:rPr>
                <w:rFonts w:hint="eastAsia" w:ascii="宋体" w:hAnsi="宋体"/>
                <w:szCs w:val="21"/>
              </w:rPr>
            </w:pPr>
            <w:r>
              <w:rPr>
                <w:rFonts w:hint="eastAsia" w:ascii="宋体" w:hAnsi="宋体"/>
                <w:szCs w:val="21"/>
              </w:rPr>
              <w:t>账号注册时间</w:t>
            </w:r>
          </w:p>
        </w:tc>
        <w:tc>
          <w:tcPr>
            <w:tcW w:w="2611" w:type="dxa"/>
          </w:tcPr>
          <w:p w14:paraId="1A6E89F0">
            <w:pPr>
              <w:spacing w:line="360" w:lineRule="auto"/>
              <w:jc w:val="center"/>
              <w:rPr>
                <w:rFonts w:hint="eastAsia" w:ascii="宋体" w:hAnsi="宋体"/>
                <w:szCs w:val="21"/>
              </w:rPr>
            </w:pPr>
            <w:r>
              <w:rPr>
                <w:rFonts w:ascii="宋体" w:hAnsi="宋体"/>
                <w:szCs w:val="21"/>
              </w:rPr>
              <w:t>Register</w:t>
            </w:r>
            <w:r>
              <w:rPr>
                <w:rFonts w:hint="eastAsia" w:ascii="宋体" w:hAnsi="宋体"/>
                <w:szCs w:val="21"/>
              </w:rPr>
              <w:t>Time</w:t>
            </w:r>
          </w:p>
        </w:tc>
        <w:tc>
          <w:tcPr>
            <w:tcW w:w="1766" w:type="dxa"/>
          </w:tcPr>
          <w:p w14:paraId="79AE56E0">
            <w:pPr>
              <w:spacing w:line="360" w:lineRule="auto"/>
              <w:jc w:val="center"/>
              <w:rPr>
                <w:rFonts w:hint="eastAsia" w:ascii="宋体" w:hAnsi="宋体"/>
                <w:szCs w:val="21"/>
              </w:rPr>
            </w:pPr>
            <w:r>
              <w:rPr>
                <w:rFonts w:ascii="宋体" w:hAnsi="宋体"/>
                <w:szCs w:val="21"/>
              </w:rPr>
              <w:t>date</w:t>
            </w:r>
            <w:r>
              <w:rPr>
                <w:rFonts w:hint="eastAsia" w:ascii="宋体" w:hAnsi="宋体"/>
                <w:szCs w:val="21"/>
              </w:rPr>
              <w:t>time</w:t>
            </w:r>
          </w:p>
        </w:tc>
      </w:tr>
      <w:tr w14:paraId="3B29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59180B1F">
            <w:pPr>
              <w:spacing w:line="360" w:lineRule="auto"/>
              <w:jc w:val="center"/>
              <w:rPr>
                <w:rFonts w:hint="eastAsia" w:ascii="宋体" w:hAnsi="宋体"/>
                <w:szCs w:val="21"/>
              </w:rPr>
            </w:pPr>
            <w:r>
              <w:rPr>
                <w:rFonts w:hint="eastAsia" w:ascii="宋体" w:hAnsi="宋体"/>
                <w:szCs w:val="21"/>
              </w:rPr>
              <w:t>所在单位</w:t>
            </w:r>
          </w:p>
        </w:tc>
        <w:tc>
          <w:tcPr>
            <w:tcW w:w="2611" w:type="dxa"/>
          </w:tcPr>
          <w:p w14:paraId="3D078A9E">
            <w:pPr>
              <w:spacing w:line="360" w:lineRule="auto"/>
              <w:jc w:val="center"/>
              <w:rPr>
                <w:rFonts w:hint="eastAsia" w:ascii="宋体" w:hAnsi="宋体"/>
                <w:szCs w:val="21"/>
              </w:rPr>
            </w:pPr>
            <w:r>
              <w:rPr>
                <w:rFonts w:hint="eastAsia" w:ascii="宋体" w:hAnsi="宋体"/>
                <w:szCs w:val="21"/>
              </w:rPr>
              <w:t>Company</w:t>
            </w:r>
          </w:p>
        </w:tc>
        <w:tc>
          <w:tcPr>
            <w:tcW w:w="1766" w:type="dxa"/>
          </w:tcPr>
          <w:p w14:paraId="7BF36702">
            <w:pPr>
              <w:spacing w:line="360" w:lineRule="auto"/>
              <w:jc w:val="center"/>
              <w:rPr>
                <w:rFonts w:hint="eastAsia" w:ascii="宋体" w:hAnsi="宋体"/>
                <w:szCs w:val="21"/>
              </w:rPr>
            </w:pPr>
            <w:r>
              <w:rPr>
                <w:rFonts w:hint="eastAsia" w:ascii="宋体" w:hAnsi="宋体"/>
                <w:szCs w:val="21"/>
              </w:rPr>
              <w:t>varchar</w:t>
            </w:r>
          </w:p>
        </w:tc>
      </w:tr>
    </w:tbl>
    <w:p w14:paraId="0C5302B6">
      <w:pPr>
        <w:spacing w:line="360" w:lineRule="auto"/>
        <w:jc w:val="left"/>
        <w:rPr>
          <w:rFonts w:hint="eastAsia" w:ascii="宋体" w:hAnsi="宋体"/>
          <w:b/>
          <w:bCs/>
          <w:szCs w:val="21"/>
        </w:rPr>
      </w:pPr>
    </w:p>
    <w:p w14:paraId="374A90A3">
      <w:pPr>
        <w:spacing w:line="360" w:lineRule="auto"/>
        <w:jc w:val="left"/>
        <w:rPr>
          <w:rFonts w:hint="eastAsia" w:ascii="宋体" w:hAnsi="宋体"/>
          <w:b/>
          <w:bCs/>
          <w:szCs w:val="21"/>
        </w:rPr>
      </w:pPr>
      <w:r>
        <w:rPr>
          <w:rFonts w:ascii="宋体" w:hAnsi="宋体"/>
          <w:b/>
          <w:bCs/>
          <w:szCs w:val="21"/>
        </w:rPr>
        <w:t>类名：</w:t>
      </w:r>
      <w:r>
        <w:rPr>
          <w:rFonts w:hint="eastAsia" w:ascii="宋体" w:hAnsi="宋体"/>
          <w:szCs w:val="21"/>
        </w:rPr>
        <w:t>Gameplayer</w:t>
      </w:r>
      <w:r>
        <w:rPr>
          <w:rFonts w:ascii="宋体" w:hAnsi="宋体"/>
          <w:b/>
          <w:bCs/>
          <w:szCs w:val="21"/>
        </w:rPr>
        <w:t>（</w:t>
      </w:r>
      <w:r>
        <w:rPr>
          <w:rFonts w:hint="eastAsia" w:ascii="宋体" w:hAnsi="宋体"/>
          <w:b/>
          <w:bCs/>
          <w:szCs w:val="21"/>
        </w:rPr>
        <w:t>游戏玩家</w:t>
      </w:r>
      <w:r>
        <w:rPr>
          <w:rFonts w:ascii="宋体" w:hAnsi="宋体"/>
          <w:b/>
          <w:bCs/>
          <w:szCs w:val="21"/>
        </w:rPr>
        <w:t>类）</w:t>
      </w:r>
    </w:p>
    <w:p w14:paraId="40B83FC3">
      <w:pPr>
        <w:spacing w:line="360" w:lineRule="auto"/>
        <w:jc w:val="left"/>
        <w:rPr>
          <w:rFonts w:hint="eastAsia" w:ascii="宋体" w:hAnsi="宋体"/>
          <w:b/>
          <w:bCs/>
          <w:szCs w:val="21"/>
        </w:rPr>
      </w:pPr>
      <w:r>
        <w:rPr>
          <w:rFonts w:ascii="宋体" w:hAnsi="宋体"/>
          <w:b/>
          <w:bCs/>
          <w:szCs w:val="21"/>
        </w:rPr>
        <w:t>属性表如表</w:t>
      </w:r>
      <w:r>
        <w:rPr>
          <w:rFonts w:hint="eastAsia" w:ascii="宋体" w:hAnsi="宋体"/>
          <w:b/>
          <w:bCs/>
          <w:szCs w:val="21"/>
        </w:rPr>
        <w:t>3</w:t>
      </w:r>
      <w:r>
        <w:rPr>
          <w:rFonts w:ascii="宋体" w:hAnsi="宋体"/>
          <w:b/>
          <w:bCs/>
          <w:szCs w:val="21"/>
        </w:rPr>
        <w:t>.</w:t>
      </w:r>
      <w:r>
        <w:rPr>
          <w:rFonts w:hint="eastAsia" w:ascii="宋体" w:hAnsi="宋体"/>
          <w:b/>
          <w:bCs/>
          <w:szCs w:val="21"/>
        </w:rPr>
        <w:t>1</w:t>
      </w:r>
      <w:r>
        <w:rPr>
          <w:rFonts w:ascii="宋体" w:hAnsi="宋体"/>
          <w:b/>
          <w:bCs/>
          <w:szCs w:val="21"/>
        </w:rPr>
        <w:t>.4所示：</w:t>
      </w:r>
    </w:p>
    <w:p w14:paraId="4307CB09">
      <w:pPr>
        <w:spacing w:line="360" w:lineRule="auto"/>
        <w:jc w:val="center"/>
        <w:rPr>
          <w:rFonts w:hint="eastAsia" w:ascii="宋体" w:hAnsi="宋体"/>
          <w:szCs w:val="21"/>
        </w:rPr>
      </w:pPr>
      <w:r>
        <w:rPr>
          <w:rFonts w:ascii="宋体" w:hAnsi="宋体"/>
          <w:szCs w:val="21"/>
        </w:rPr>
        <w:t>表</w:t>
      </w:r>
      <w:r>
        <w:rPr>
          <w:rFonts w:hint="eastAsia" w:ascii="宋体" w:hAnsi="宋体"/>
          <w:szCs w:val="21"/>
        </w:rPr>
        <w:t>3</w:t>
      </w:r>
      <w:r>
        <w:rPr>
          <w:rFonts w:ascii="宋体" w:hAnsi="宋体"/>
          <w:szCs w:val="21"/>
        </w:rPr>
        <w:t>.</w:t>
      </w:r>
      <w:r>
        <w:rPr>
          <w:rFonts w:hint="eastAsia" w:ascii="宋体" w:hAnsi="宋体"/>
          <w:szCs w:val="21"/>
        </w:rPr>
        <w:t>1</w:t>
      </w:r>
      <w:r>
        <w:rPr>
          <w:rFonts w:ascii="宋体" w:hAnsi="宋体"/>
          <w:szCs w:val="21"/>
        </w:rPr>
        <w:t>.</w:t>
      </w:r>
      <w:r>
        <w:rPr>
          <w:rFonts w:hint="eastAsia" w:ascii="宋体" w:hAnsi="宋体"/>
          <w:szCs w:val="21"/>
        </w:rPr>
        <w:t>3</w:t>
      </w:r>
      <w:r>
        <w:rPr>
          <w:rFonts w:ascii="宋体" w:hAnsi="宋体"/>
          <w:szCs w:val="21"/>
        </w:rPr>
        <w:t xml:space="preserve"> </w:t>
      </w:r>
      <w:r>
        <w:rPr>
          <w:rFonts w:hint="eastAsia" w:ascii="宋体" w:hAnsi="宋体"/>
          <w:szCs w:val="21"/>
        </w:rPr>
        <w:t>Game-player</w:t>
      </w:r>
      <w:r>
        <w:rPr>
          <w:rFonts w:ascii="宋体" w:hAnsi="宋体"/>
          <w:szCs w:val="21"/>
        </w:rPr>
        <w:t>类属性表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7"/>
        <w:gridCol w:w="2611"/>
        <w:gridCol w:w="1766"/>
      </w:tblGrid>
      <w:tr w14:paraId="305DF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7" w:type="dxa"/>
          </w:tcPr>
          <w:p w14:paraId="4EEADD0F">
            <w:pPr>
              <w:spacing w:line="360" w:lineRule="auto"/>
              <w:jc w:val="center"/>
              <w:rPr>
                <w:rFonts w:hint="eastAsia" w:ascii="宋体" w:hAnsi="宋体"/>
                <w:szCs w:val="21"/>
              </w:rPr>
            </w:pPr>
            <w:r>
              <w:rPr>
                <w:rFonts w:ascii="宋体" w:hAnsi="宋体"/>
                <w:szCs w:val="21"/>
              </w:rPr>
              <w:t>中文名</w:t>
            </w:r>
          </w:p>
        </w:tc>
        <w:tc>
          <w:tcPr>
            <w:tcW w:w="2611" w:type="dxa"/>
          </w:tcPr>
          <w:p w14:paraId="173627CC">
            <w:pPr>
              <w:spacing w:line="360" w:lineRule="auto"/>
              <w:jc w:val="center"/>
              <w:rPr>
                <w:rFonts w:hint="eastAsia" w:ascii="宋体" w:hAnsi="宋体"/>
                <w:szCs w:val="21"/>
              </w:rPr>
            </w:pPr>
            <w:r>
              <w:rPr>
                <w:rFonts w:ascii="宋体" w:hAnsi="宋体"/>
                <w:szCs w:val="21"/>
              </w:rPr>
              <w:t>英文名</w:t>
            </w:r>
          </w:p>
        </w:tc>
        <w:tc>
          <w:tcPr>
            <w:tcW w:w="1766" w:type="dxa"/>
          </w:tcPr>
          <w:p w14:paraId="447CD552">
            <w:pPr>
              <w:spacing w:line="360" w:lineRule="auto"/>
              <w:jc w:val="center"/>
              <w:rPr>
                <w:rFonts w:hint="eastAsia" w:ascii="宋体" w:hAnsi="宋体"/>
                <w:szCs w:val="21"/>
              </w:rPr>
            </w:pPr>
            <w:r>
              <w:rPr>
                <w:rFonts w:ascii="宋体" w:hAnsi="宋体"/>
                <w:szCs w:val="21"/>
              </w:rPr>
              <w:t>数据类型</w:t>
            </w:r>
          </w:p>
        </w:tc>
      </w:tr>
      <w:tr w14:paraId="62FAD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50E57953">
            <w:pPr>
              <w:spacing w:line="360" w:lineRule="auto"/>
              <w:jc w:val="center"/>
              <w:rPr>
                <w:rFonts w:hint="eastAsia" w:ascii="宋体" w:hAnsi="宋体"/>
                <w:szCs w:val="21"/>
              </w:rPr>
            </w:pPr>
            <w:r>
              <w:rPr>
                <w:rFonts w:ascii="宋体" w:hAnsi="宋体"/>
                <w:szCs w:val="21"/>
              </w:rPr>
              <w:t>用户ID</w:t>
            </w:r>
          </w:p>
        </w:tc>
        <w:tc>
          <w:tcPr>
            <w:tcW w:w="2611" w:type="dxa"/>
          </w:tcPr>
          <w:p w14:paraId="68C8E7BD">
            <w:pPr>
              <w:spacing w:line="360" w:lineRule="auto"/>
              <w:jc w:val="center"/>
              <w:rPr>
                <w:rFonts w:hint="eastAsia" w:ascii="宋体" w:hAnsi="宋体"/>
                <w:szCs w:val="21"/>
              </w:rPr>
            </w:pPr>
            <w:r>
              <w:rPr>
                <w:rFonts w:ascii="宋体" w:hAnsi="宋体"/>
                <w:szCs w:val="21"/>
              </w:rPr>
              <w:t>userID</w:t>
            </w:r>
          </w:p>
        </w:tc>
        <w:tc>
          <w:tcPr>
            <w:tcW w:w="1766" w:type="dxa"/>
          </w:tcPr>
          <w:p w14:paraId="59B12A2F">
            <w:pPr>
              <w:spacing w:line="360" w:lineRule="auto"/>
              <w:jc w:val="center"/>
              <w:rPr>
                <w:rFonts w:hint="eastAsia" w:ascii="宋体" w:hAnsi="宋体"/>
                <w:szCs w:val="21"/>
              </w:rPr>
            </w:pPr>
            <w:r>
              <w:rPr>
                <w:rFonts w:hint="eastAsia" w:ascii="宋体" w:hAnsi="宋体"/>
                <w:szCs w:val="21"/>
              </w:rPr>
              <w:t>varchar</w:t>
            </w:r>
          </w:p>
        </w:tc>
      </w:tr>
      <w:tr w14:paraId="6AD9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79BAC513">
            <w:pPr>
              <w:spacing w:line="360" w:lineRule="auto"/>
              <w:jc w:val="center"/>
              <w:rPr>
                <w:rFonts w:hint="eastAsia" w:ascii="宋体" w:hAnsi="宋体"/>
                <w:szCs w:val="21"/>
              </w:rPr>
            </w:pPr>
            <w:r>
              <w:rPr>
                <w:rFonts w:hint="eastAsia" w:ascii="宋体" w:hAnsi="宋体"/>
                <w:szCs w:val="21"/>
              </w:rPr>
              <w:t>联系电话</w:t>
            </w:r>
          </w:p>
        </w:tc>
        <w:tc>
          <w:tcPr>
            <w:tcW w:w="2611" w:type="dxa"/>
          </w:tcPr>
          <w:p w14:paraId="560CE51F">
            <w:pPr>
              <w:spacing w:line="360" w:lineRule="auto"/>
              <w:jc w:val="center"/>
              <w:rPr>
                <w:rFonts w:hint="eastAsia" w:ascii="宋体" w:hAnsi="宋体"/>
                <w:szCs w:val="21"/>
              </w:rPr>
            </w:pPr>
            <w:r>
              <w:rPr>
                <w:rFonts w:ascii="宋体" w:hAnsi="宋体"/>
                <w:szCs w:val="21"/>
              </w:rPr>
              <w:t>PhoneNumber</w:t>
            </w:r>
          </w:p>
        </w:tc>
        <w:tc>
          <w:tcPr>
            <w:tcW w:w="1766" w:type="dxa"/>
          </w:tcPr>
          <w:p w14:paraId="1E1D5F6C">
            <w:pPr>
              <w:spacing w:line="360" w:lineRule="auto"/>
              <w:jc w:val="center"/>
              <w:rPr>
                <w:rFonts w:hint="eastAsia" w:ascii="宋体" w:hAnsi="宋体"/>
                <w:szCs w:val="21"/>
              </w:rPr>
            </w:pPr>
            <w:r>
              <w:rPr>
                <w:rFonts w:ascii="宋体" w:hAnsi="宋体"/>
                <w:szCs w:val="21"/>
              </w:rPr>
              <w:t>varchar</w:t>
            </w:r>
          </w:p>
        </w:tc>
      </w:tr>
      <w:tr w14:paraId="111D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09655D54">
            <w:pPr>
              <w:spacing w:line="360" w:lineRule="auto"/>
              <w:jc w:val="center"/>
              <w:rPr>
                <w:rFonts w:hint="eastAsia" w:ascii="宋体" w:hAnsi="宋体"/>
                <w:szCs w:val="21"/>
              </w:rPr>
            </w:pPr>
            <w:r>
              <w:rPr>
                <w:rFonts w:hint="eastAsia" w:ascii="宋体" w:hAnsi="宋体"/>
                <w:szCs w:val="21"/>
              </w:rPr>
              <w:t>邮箱地址</w:t>
            </w:r>
          </w:p>
        </w:tc>
        <w:tc>
          <w:tcPr>
            <w:tcW w:w="2611" w:type="dxa"/>
          </w:tcPr>
          <w:p w14:paraId="02067FD0">
            <w:pPr>
              <w:spacing w:line="360" w:lineRule="auto"/>
              <w:jc w:val="center"/>
              <w:rPr>
                <w:rFonts w:hint="eastAsia" w:ascii="宋体" w:hAnsi="宋体"/>
                <w:szCs w:val="21"/>
              </w:rPr>
            </w:pPr>
            <w:r>
              <w:rPr>
                <w:rFonts w:ascii="宋体" w:hAnsi="宋体"/>
                <w:szCs w:val="21"/>
              </w:rPr>
              <w:t>user</w:t>
            </w:r>
            <w:r>
              <w:rPr>
                <w:rFonts w:hint="eastAsia" w:ascii="宋体" w:hAnsi="宋体"/>
                <w:szCs w:val="21"/>
              </w:rPr>
              <w:t>Mailbox</w:t>
            </w:r>
          </w:p>
        </w:tc>
        <w:tc>
          <w:tcPr>
            <w:tcW w:w="1766" w:type="dxa"/>
          </w:tcPr>
          <w:p w14:paraId="0CC1DCEE">
            <w:pPr>
              <w:spacing w:line="360" w:lineRule="auto"/>
              <w:jc w:val="center"/>
              <w:rPr>
                <w:rFonts w:hint="eastAsia" w:ascii="宋体" w:hAnsi="宋体"/>
                <w:szCs w:val="21"/>
              </w:rPr>
            </w:pPr>
            <w:r>
              <w:rPr>
                <w:rFonts w:hint="eastAsia" w:ascii="宋体" w:hAnsi="宋体"/>
                <w:szCs w:val="21"/>
              </w:rPr>
              <w:t>varchar</w:t>
            </w:r>
          </w:p>
        </w:tc>
      </w:tr>
      <w:tr w14:paraId="6D207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13570B9C">
            <w:pPr>
              <w:spacing w:line="360" w:lineRule="auto"/>
              <w:jc w:val="center"/>
              <w:rPr>
                <w:rFonts w:hint="eastAsia" w:ascii="宋体" w:hAnsi="宋体"/>
                <w:szCs w:val="21"/>
              </w:rPr>
            </w:pPr>
            <w:r>
              <w:rPr>
                <w:rFonts w:ascii="宋体" w:hAnsi="宋体"/>
                <w:szCs w:val="21"/>
              </w:rPr>
              <w:t>登录密码</w:t>
            </w:r>
          </w:p>
        </w:tc>
        <w:tc>
          <w:tcPr>
            <w:tcW w:w="2611" w:type="dxa"/>
          </w:tcPr>
          <w:p w14:paraId="5F87AF8A">
            <w:pPr>
              <w:spacing w:line="360" w:lineRule="auto"/>
              <w:jc w:val="center"/>
              <w:rPr>
                <w:rFonts w:hint="eastAsia" w:ascii="宋体" w:hAnsi="宋体"/>
                <w:szCs w:val="21"/>
              </w:rPr>
            </w:pPr>
            <w:r>
              <w:rPr>
                <w:rFonts w:ascii="宋体" w:hAnsi="宋体"/>
                <w:szCs w:val="21"/>
              </w:rPr>
              <w:t>userPassword</w:t>
            </w:r>
          </w:p>
        </w:tc>
        <w:tc>
          <w:tcPr>
            <w:tcW w:w="1766" w:type="dxa"/>
          </w:tcPr>
          <w:p w14:paraId="39420FE0">
            <w:pPr>
              <w:spacing w:line="360" w:lineRule="auto"/>
              <w:jc w:val="center"/>
              <w:rPr>
                <w:rFonts w:hint="eastAsia" w:ascii="宋体" w:hAnsi="宋体"/>
                <w:szCs w:val="21"/>
              </w:rPr>
            </w:pPr>
            <w:r>
              <w:rPr>
                <w:rFonts w:hint="eastAsia" w:ascii="宋体" w:hAnsi="宋体"/>
                <w:szCs w:val="21"/>
              </w:rPr>
              <w:t>v</w:t>
            </w:r>
            <w:r>
              <w:rPr>
                <w:rFonts w:ascii="宋体" w:hAnsi="宋体"/>
                <w:szCs w:val="21"/>
              </w:rPr>
              <w:t>archar</w:t>
            </w:r>
          </w:p>
        </w:tc>
      </w:tr>
      <w:tr w14:paraId="38E9A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7A19A2D6">
            <w:pPr>
              <w:spacing w:line="360" w:lineRule="auto"/>
              <w:jc w:val="center"/>
              <w:rPr>
                <w:rFonts w:hint="eastAsia" w:ascii="宋体" w:hAnsi="宋体"/>
                <w:szCs w:val="21"/>
              </w:rPr>
            </w:pPr>
            <w:r>
              <w:rPr>
                <w:rFonts w:hint="eastAsia" w:ascii="宋体" w:hAnsi="宋体"/>
                <w:szCs w:val="21"/>
              </w:rPr>
              <w:t>用户昵称</w:t>
            </w:r>
          </w:p>
        </w:tc>
        <w:tc>
          <w:tcPr>
            <w:tcW w:w="2611" w:type="dxa"/>
          </w:tcPr>
          <w:p w14:paraId="4C08D785">
            <w:pPr>
              <w:spacing w:line="360" w:lineRule="auto"/>
              <w:jc w:val="center"/>
              <w:rPr>
                <w:rFonts w:hint="eastAsia" w:ascii="宋体" w:hAnsi="宋体"/>
                <w:szCs w:val="21"/>
              </w:rPr>
            </w:pPr>
            <w:r>
              <w:rPr>
                <w:rFonts w:hint="eastAsia" w:ascii="宋体" w:hAnsi="宋体"/>
                <w:szCs w:val="21"/>
              </w:rPr>
              <w:t>userName</w:t>
            </w:r>
          </w:p>
        </w:tc>
        <w:tc>
          <w:tcPr>
            <w:tcW w:w="1766" w:type="dxa"/>
          </w:tcPr>
          <w:p w14:paraId="21BADA88">
            <w:pPr>
              <w:spacing w:line="360" w:lineRule="auto"/>
              <w:jc w:val="center"/>
              <w:rPr>
                <w:rFonts w:hint="eastAsia" w:ascii="宋体" w:hAnsi="宋体"/>
                <w:szCs w:val="21"/>
              </w:rPr>
            </w:pPr>
            <w:r>
              <w:rPr>
                <w:rFonts w:hint="eastAsia" w:ascii="宋体" w:hAnsi="宋体"/>
                <w:szCs w:val="21"/>
              </w:rPr>
              <w:t>varchar</w:t>
            </w:r>
          </w:p>
        </w:tc>
      </w:tr>
      <w:tr w14:paraId="10DAD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0ABC5599">
            <w:pPr>
              <w:spacing w:line="360" w:lineRule="auto"/>
              <w:jc w:val="center"/>
              <w:rPr>
                <w:rFonts w:hint="eastAsia" w:ascii="宋体" w:hAnsi="宋体"/>
                <w:szCs w:val="21"/>
              </w:rPr>
            </w:pPr>
            <w:r>
              <w:rPr>
                <w:rFonts w:hint="eastAsia" w:ascii="宋体" w:hAnsi="宋体"/>
                <w:szCs w:val="21"/>
              </w:rPr>
              <w:t>性别</w:t>
            </w:r>
          </w:p>
        </w:tc>
        <w:tc>
          <w:tcPr>
            <w:tcW w:w="2611" w:type="dxa"/>
          </w:tcPr>
          <w:p w14:paraId="54161E0A">
            <w:pPr>
              <w:spacing w:line="360" w:lineRule="auto"/>
              <w:jc w:val="center"/>
              <w:rPr>
                <w:rFonts w:hint="eastAsia" w:ascii="宋体" w:hAnsi="宋体"/>
                <w:szCs w:val="21"/>
              </w:rPr>
            </w:pPr>
            <w:r>
              <w:rPr>
                <w:rFonts w:hint="eastAsia" w:ascii="宋体" w:hAnsi="宋体"/>
                <w:szCs w:val="21"/>
              </w:rPr>
              <w:t>G</w:t>
            </w:r>
            <w:r>
              <w:rPr>
                <w:rFonts w:ascii="宋体" w:hAnsi="宋体"/>
                <w:szCs w:val="21"/>
              </w:rPr>
              <w:t>ender</w:t>
            </w:r>
          </w:p>
        </w:tc>
        <w:tc>
          <w:tcPr>
            <w:tcW w:w="1766" w:type="dxa"/>
          </w:tcPr>
          <w:p w14:paraId="5A6955F8">
            <w:pPr>
              <w:spacing w:line="360" w:lineRule="auto"/>
              <w:jc w:val="center"/>
              <w:rPr>
                <w:rFonts w:hint="eastAsia" w:ascii="宋体" w:hAnsi="宋体"/>
                <w:szCs w:val="21"/>
              </w:rPr>
            </w:pPr>
            <w:r>
              <w:rPr>
                <w:rFonts w:hint="eastAsia" w:ascii="宋体" w:hAnsi="宋体"/>
                <w:szCs w:val="21"/>
              </w:rPr>
              <w:t>v</w:t>
            </w:r>
            <w:r>
              <w:rPr>
                <w:rFonts w:ascii="宋体" w:hAnsi="宋体"/>
                <w:szCs w:val="21"/>
              </w:rPr>
              <w:t>archar</w:t>
            </w:r>
          </w:p>
        </w:tc>
      </w:tr>
      <w:tr w14:paraId="0741F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665FFA1C">
            <w:pPr>
              <w:spacing w:line="360" w:lineRule="auto"/>
              <w:jc w:val="center"/>
              <w:rPr>
                <w:rFonts w:hint="eastAsia" w:ascii="宋体" w:hAnsi="宋体"/>
                <w:szCs w:val="21"/>
              </w:rPr>
            </w:pPr>
            <w:r>
              <w:rPr>
                <w:rFonts w:hint="eastAsia" w:ascii="宋体" w:hAnsi="宋体"/>
                <w:szCs w:val="21"/>
              </w:rPr>
              <w:t>用户生日</w:t>
            </w:r>
          </w:p>
        </w:tc>
        <w:tc>
          <w:tcPr>
            <w:tcW w:w="2611" w:type="dxa"/>
          </w:tcPr>
          <w:p w14:paraId="5DB154EE">
            <w:pPr>
              <w:spacing w:line="360" w:lineRule="auto"/>
              <w:jc w:val="center"/>
              <w:rPr>
                <w:rFonts w:hint="eastAsia" w:ascii="宋体" w:hAnsi="宋体"/>
                <w:szCs w:val="21"/>
              </w:rPr>
            </w:pPr>
            <w:r>
              <w:rPr>
                <w:rFonts w:ascii="宋体" w:hAnsi="宋体"/>
                <w:szCs w:val="21"/>
              </w:rPr>
              <w:t>Birthday</w:t>
            </w:r>
          </w:p>
        </w:tc>
        <w:tc>
          <w:tcPr>
            <w:tcW w:w="1766" w:type="dxa"/>
          </w:tcPr>
          <w:p w14:paraId="4BA22E7E">
            <w:pPr>
              <w:spacing w:line="360" w:lineRule="auto"/>
              <w:jc w:val="center"/>
              <w:rPr>
                <w:rFonts w:hint="eastAsia" w:ascii="宋体" w:hAnsi="宋体"/>
                <w:szCs w:val="21"/>
              </w:rPr>
            </w:pPr>
            <w:r>
              <w:rPr>
                <w:rFonts w:ascii="宋体" w:hAnsi="宋体"/>
                <w:szCs w:val="21"/>
              </w:rPr>
              <w:t>varchar</w:t>
            </w:r>
          </w:p>
        </w:tc>
      </w:tr>
      <w:tr w14:paraId="49684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4928E409">
            <w:pPr>
              <w:spacing w:line="360" w:lineRule="auto"/>
              <w:jc w:val="center"/>
              <w:rPr>
                <w:rFonts w:hint="eastAsia" w:ascii="宋体" w:hAnsi="宋体"/>
                <w:szCs w:val="21"/>
              </w:rPr>
            </w:pPr>
            <w:r>
              <w:rPr>
                <w:rFonts w:hint="eastAsia" w:ascii="宋体" w:hAnsi="宋体"/>
                <w:szCs w:val="21"/>
              </w:rPr>
              <w:t>注册时间</w:t>
            </w:r>
          </w:p>
        </w:tc>
        <w:tc>
          <w:tcPr>
            <w:tcW w:w="2611" w:type="dxa"/>
          </w:tcPr>
          <w:p w14:paraId="6CBDC37D">
            <w:pPr>
              <w:spacing w:line="360" w:lineRule="auto"/>
              <w:jc w:val="center"/>
              <w:rPr>
                <w:rFonts w:hint="eastAsia" w:ascii="宋体" w:hAnsi="宋体"/>
                <w:szCs w:val="21"/>
              </w:rPr>
            </w:pPr>
            <w:r>
              <w:rPr>
                <w:rFonts w:ascii="宋体" w:hAnsi="宋体"/>
                <w:szCs w:val="21"/>
              </w:rPr>
              <w:t>Register</w:t>
            </w:r>
            <w:r>
              <w:rPr>
                <w:rFonts w:hint="eastAsia" w:ascii="宋体" w:hAnsi="宋体"/>
                <w:szCs w:val="21"/>
              </w:rPr>
              <w:t>Time</w:t>
            </w:r>
          </w:p>
        </w:tc>
        <w:tc>
          <w:tcPr>
            <w:tcW w:w="1766" w:type="dxa"/>
          </w:tcPr>
          <w:p w14:paraId="267AA084">
            <w:pPr>
              <w:spacing w:line="360" w:lineRule="auto"/>
              <w:jc w:val="center"/>
              <w:rPr>
                <w:rFonts w:hint="eastAsia" w:ascii="宋体" w:hAnsi="宋体"/>
                <w:szCs w:val="21"/>
              </w:rPr>
            </w:pPr>
            <w:r>
              <w:rPr>
                <w:rFonts w:ascii="宋体" w:hAnsi="宋体"/>
                <w:szCs w:val="21"/>
              </w:rPr>
              <w:t>date</w:t>
            </w:r>
            <w:r>
              <w:rPr>
                <w:rFonts w:hint="eastAsia" w:ascii="宋体" w:hAnsi="宋体"/>
                <w:szCs w:val="21"/>
              </w:rPr>
              <w:t>time</w:t>
            </w:r>
          </w:p>
        </w:tc>
      </w:tr>
    </w:tbl>
    <w:p w14:paraId="6305F60B">
      <w:pPr>
        <w:spacing w:line="360" w:lineRule="auto"/>
        <w:rPr>
          <w:rFonts w:hint="eastAsia" w:ascii="宋体" w:hAnsi="宋体"/>
          <w:szCs w:val="21"/>
        </w:rPr>
      </w:pPr>
    </w:p>
    <w:p w14:paraId="180860EC">
      <w:pPr>
        <w:spacing w:line="360" w:lineRule="auto"/>
        <w:rPr>
          <w:rFonts w:hint="eastAsia" w:ascii="宋体" w:hAnsi="宋体"/>
          <w:szCs w:val="21"/>
        </w:rPr>
      </w:pPr>
    </w:p>
    <w:p w14:paraId="1583A4CF">
      <w:pPr>
        <w:spacing w:line="360" w:lineRule="auto"/>
        <w:jc w:val="left"/>
        <w:rPr>
          <w:rFonts w:hint="eastAsia" w:ascii="宋体" w:hAnsi="宋体"/>
          <w:b/>
          <w:bCs/>
          <w:szCs w:val="21"/>
        </w:rPr>
      </w:pPr>
      <w:r>
        <w:rPr>
          <w:rFonts w:hint="eastAsia" w:ascii="宋体" w:hAnsi="宋体"/>
          <w:b/>
          <w:bCs/>
          <w:szCs w:val="21"/>
        </w:rPr>
        <w:t>类名：Gameinformation（游戏信息类）</w:t>
      </w:r>
    </w:p>
    <w:p w14:paraId="3F94D69B">
      <w:pPr>
        <w:spacing w:line="360" w:lineRule="auto"/>
        <w:jc w:val="left"/>
        <w:rPr>
          <w:rFonts w:hint="eastAsia" w:ascii="宋体" w:hAnsi="宋体"/>
          <w:b/>
          <w:bCs/>
          <w:szCs w:val="21"/>
        </w:rPr>
      </w:pPr>
      <w:r>
        <w:rPr>
          <w:rFonts w:hint="eastAsia" w:ascii="宋体" w:hAnsi="宋体"/>
          <w:b/>
          <w:bCs/>
          <w:szCs w:val="21"/>
        </w:rPr>
        <w:t>属性表如表3</w:t>
      </w:r>
      <w:r>
        <w:rPr>
          <w:rFonts w:ascii="宋体" w:hAnsi="宋体"/>
          <w:b/>
          <w:bCs/>
          <w:szCs w:val="21"/>
        </w:rPr>
        <w:t>.1.5</w:t>
      </w:r>
      <w:r>
        <w:rPr>
          <w:rFonts w:hint="eastAsia" w:ascii="宋体" w:hAnsi="宋体"/>
          <w:b/>
          <w:bCs/>
          <w:szCs w:val="21"/>
        </w:rPr>
        <w:t>所示：</w:t>
      </w:r>
    </w:p>
    <w:p w14:paraId="6585F859">
      <w:pPr>
        <w:spacing w:line="360" w:lineRule="auto"/>
        <w:jc w:val="center"/>
        <w:rPr>
          <w:rFonts w:hint="eastAsia" w:ascii="宋体" w:hAnsi="宋体"/>
          <w:szCs w:val="21"/>
        </w:rPr>
      </w:pPr>
      <w:r>
        <w:rPr>
          <w:rFonts w:hint="eastAsia" w:ascii="宋体" w:hAnsi="宋体"/>
          <w:szCs w:val="21"/>
        </w:rPr>
        <w:t>表3</w:t>
      </w:r>
      <w:r>
        <w:rPr>
          <w:rFonts w:ascii="宋体" w:hAnsi="宋体"/>
          <w:szCs w:val="21"/>
        </w:rPr>
        <w:t xml:space="preserve">.1.5 </w:t>
      </w:r>
      <w:r>
        <w:rPr>
          <w:rFonts w:hint="eastAsia" w:ascii="宋体" w:hAnsi="宋体"/>
          <w:szCs w:val="21"/>
        </w:rPr>
        <w:t>Gameinformation类属性表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766"/>
        <w:gridCol w:w="2268"/>
      </w:tblGrid>
      <w:tr w14:paraId="10714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AB04BCD">
            <w:pPr>
              <w:spacing w:line="360" w:lineRule="auto"/>
              <w:jc w:val="center"/>
              <w:rPr>
                <w:rFonts w:hint="eastAsia" w:ascii="宋体" w:hAnsi="宋体"/>
                <w:szCs w:val="21"/>
              </w:rPr>
            </w:pPr>
            <w:r>
              <w:rPr>
                <w:rFonts w:hint="eastAsia" w:ascii="宋体" w:hAnsi="宋体"/>
                <w:szCs w:val="21"/>
              </w:rPr>
              <w:t>中文名</w:t>
            </w:r>
          </w:p>
        </w:tc>
        <w:tc>
          <w:tcPr>
            <w:tcW w:w="2766" w:type="dxa"/>
            <w:tcBorders>
              <w:top w:val="single" w:color="auto" w:sz="4" w:space="0"/>
              <w:left w:val="single" w:color="auto" w:sz="4" w:space="0"/>
              <w:bottom w:val="single" w:color="auto" w:sz="4" w:space="0"/>
              <w:right w:val="single" w:color="auto" w:sz="4" w:space="0"/>
            </w:tcBorders>
          </w:tcPr>
          <w:p w14:paraId="06DA3506">
            <w:pPr>
              <w:spacing w:line="360" w:lineRule="auto"/>
              <w:jc w:val="center"/>
              <w:rPr>
                <w:rFonts w:hint="eastAsia" w:ascii="宋体" w:hAnsi="宋体"/>
                <w:szCs w:val="21"/>
              </w:rPr>
            </w:pPr>
            <w:r>
              <w:rPr>
                <w:rFonts w:hint="eastAsia" w:ascii="宋体" w:hAnsi="宋体"/>
                <w:szCs w:val="21"/>
              </w:rPr>
              <w:t>英文名</w:t>
            </w:r>
          </w:p>
        </w:tc>
        <w:tc>
          <w:tcPr>
            <w:tcW w:w="2268" w:type="dxa"/>
            <w:tcBorders>
              <w:top w:val="single" w:color="auto" w:sz="4" w:space="0"/>
              <w:left w:val="single" w:color="auto" w:sz="4" w:space="0"/>
              <w:bottom w:val="single" w:color="auto" w:sz="4" w:space="0"/>
              <w:right w:val="single" w:color="auto" w:sz="4" w:space="0"/>
            </w:tcBorders>
          </w:tcPr>
          <w:p w14:paraId="5F7DC600">
            <w:pPr>
              <w:spacing w:line="360" w:lineRule="auto"/>
              <w:jc w:val="center"/>
              <w:rPr>
                <w:rFonts w:hint="eastAsia" w:ascii="宋体" w:hAnsi="宋体"/>
                <w:szCs w:val="21"/>
              </w:rPr>
            </w:pPr>
            <w:r>
              <w:rPr>
                <w:rFonts w:hint="eastAsia" w:ascii="宋体" w:hAnsi="宋体"/>
                <w:szCs w:val="21"/>
              </w:rPr>
              <w:t>数据类型</w:t>
            </w:r>
          </w:p>
        </w:tc>
      </w:tr>
      <w:tr w14:paraId="08AD8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175918FF">
            <w:pPr>
              <w:spacing w:line="360" w:lineRule="auto"/>
              <w:jc w:val="center"/>
              <w:rPr>
                <w:rFonts w:hint="eastAsia" w:ascii="宋体" w:hAnsi="宋体"/>
                <w:szCs w:val="21"/>
              </w:rPr>
            </w:pPr>
            <w:r>
              <w:rPr>
                <w:rFonts w:hint="eastAsia" w:ascii="宋体" w:hAnsi="宋体"/>
                <w:szCs w:val="21"/>
              </w:rPr>
              <w:t>游戏</w:t>
            </w:r>
            <w:r>
              <w:rPr>
                <w:rFonts w:ascii="宋体" w:hAnsi="宋体"/>
                <w:szCs w:val="21"/>
              </w:rPr>
              <w:t>ID</w:t>
            </w:r>
          </w:p>
        </w:tc>
        <w:tc>
          <w:tcPr>
            <w:tcW w:w="2766" w:type="dxa"/>
            <w:tcBorders>
              <w:top w:val="single" w:color="auto" w:sz="4" w:space="0"/>
              <w:left w:val="single" w:color="auto" w:sz="4" w:space="0"/>
              <w:bottom w:val="single" w:color="auto" w:sz="4" w:space="0"/>
              <w:right w:val="single" w:color="auto" w:sz="4" w:space="0"/>
            </w:tcBorders>
          </w:tcPr>
          <w:p w14:paraId="338EBCDB">
            <w:pPr>
              <w:spacing w:line="360" w:lineRule="auto"/>
              <w:jc w:val="center"/>
              <w:rPr>
                <w:rFonts w:hint="eastAsia" w:ascii="宋体" w:hAnsi="宋体"/>
                <w:szCs w:val="21"/>
              </w:rPr>
            </w:pPr>
            <w:r>
              <w:rPr>
                <w:rFonts w:hint="eastAsia" w:ascii="宋体" w:hAnsi="宋体"/>
                <w:szCs w:val="21"/>
              </w:rPr>
              <w:t>Game</w:t>
            </w:r>
            <w:r>
              <w:rPr>
                <w:rFonts w:ascii="宋体" w:hAnsi="宋体"/>
                <w:szCs w:val="21"/>
              </w:rPr>
              <w:t>ID</w:t>
            </w:r>
          </w:p>
        </w:tc>
        <w:tc>
          <w:tcPr>
            <w:tcW w:w="2268" w:type="dxa"/>
            <w:tcBorders>
              <w:top w:val="single" w:color="auto" w:sz="4" w:space="0"/>
              <w:left w:val="single" w:color="auto" w:sz="4" w:space="0"/>
              <w:bottom w:val="single" w:color="auto" w:sz="4" w:space="0"/>
              <w:right w:val="single" w:color="auto" w:sz="4" w:space="0"/>
            </w:tcBorders>
          </w:tcPr>
          <w:p w14:paraId="6B22BD4A">
            <w:pPr>
              <w:spacing w:line="360" w:lineRule="auto"/>
              <w:jc w:val="center"/>
              <w:rPr>
                <w:rFonts w:hint="eastAsia" w:ascii="宋体" w:hAnsi="宋体"/>
                <w:szCs w:val="21"/>
              </w:rPr>
            </w:pPr>
            <w:r>
              <w:rPr>
                <w:rFonts w:hint="eastAsia" w:ascii="宋体" w:hAnsi="宋体"/>
                <w:szCs w:val="21"/>
              </w:rPr>
              <w:t>int</w:t>
            </w:r>
          </w:p>
        </w:tc>
      </w:tr>
      <w:tr w14:paraId="3C5DB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76881933">
            <w:pPr>
              <w:spacing w:line="360" w:lineRule="auto"/>
              <w:jc w:val="center"/>
              <w:rPr>
                <w:rFonts w:hint="eastAsia" w:ascii="宋体" w:hAnsi="宋体"/>
                <w:szCs w:val="21"/>
              </w:rPr>
            </w:pPr>
            <w:r>
              <w:rPr>
                <w:rFonts w:hint="eastAsia" w:ascii="宋体" w:hAnsi="宋体"/>
                <w:szCs w:val="21"/>
              </w:rPr>
              <w:t>游戏发布者ID</w:t>
            </w:r>
          </w:p>
        </w:tc>
        <w:tc>
          <w:tcPr>
            <w:tcW w:w="2766" w:type="dxa"/>
            <w:tcBorders>
              <w:top w:val="single" w:color="auto" w:sz="4" w:space="0"/>
              <w:left w:val="single" w:color="auto" w:sz="4" w:space="0"/>
              <w:bottom w:val="single" w:color="auto" w:sz="4" w:space="0"/>
              <w:right w:val="single" w:color="auto" w:sz="4" w:space="0"/>
            </w:tcBorders>
          </w:tcPr>
          <w:p w14:paraId="2C1D9455">
            <w:pPr>
              <w:spacing w:line="360" w:lineRule="auto"/>
              <w:jc w:val="center"/>
              <w:rPr>
                <w:rFonts w:hint="eastAsia" w:ascii="宋体" w:hAnsi="宋体"/>
                <w:szCs w:val="21"/>
              </w:rPr>
            </w:pPr>
            <w:r>
              <w:rPr>
                <w:rFonts w:hint="eastAsia" w:ascii="宋体" w:hAnsi="宋体"/>
                <w:szCs w:val="21"/>
              </w:rPr>
              <w:t>UserID</w:t>
            </w:r>
          </w:p>
        </w:tc>
        <w:tc>
          <w:tcPr>
            <w:tcW w:w="2268" w:type="dxa"/>
            <w:tcBorders>
              <w:top w:val="single" w:color="auto" w:sz="4" w:space="0"/>
              <w:left w:val="single" w:color="auto" w:sz="4" w:space="0"/>
              <w:bottom w:val="single" w:color="auto" w:sz="4" w:space="0"/>
              <w:right w:val="single" w:color="auto" w:sz="4" w:space="0"/>
            </w:tcBorders>
          </w:tcPr>
          <w:p w14:paraId="5877FB50">
            <w:pPr>
              <w:spacing w:line="360" w:lineRule="auto"/>
              <w:jc w:val="center"/>
              <w:rPr>
                <w:rFonts w:hint="eastAsia" w:ascii="宋体" w:hAnsi="宋体"/>
                <w:szCs w:val="21"/>
              </w:rPr>
            </w:pPr>
            <w:r>
              <w:rPr>
                <w:rFonts w:ascii="宋体" w:hAnsi="宋体"/>
                <w:szCs w:val="21"/>
              </w:rPr>
              <w:t>varchar</w:t>
            </w:r>
          </w:p>
        </w:tc>
      </w:tr>
      <w:tr w14:paraId="5C1C1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6D614197">
            <w:pPr>
              <w:spacing w:line="360" w:lineRule="auto"/>
              <w:jc w:val="center"/>
              <w:rPr>
                <w:rFonts w:hint="eastAsia" w:ascii="宋体" w:hAnsi="宋体"/>
                <w:szCs w:val="21"/>
              </w:rPr>
            </w:pPr>
            <w:r>
              <w:rPr>
                <w:rFonts w:hint="eastAsia" w:ascii="宋体" w:hAnsi="宋体"/>
                <w:szCs w:val="21"/>
              </w:rPr>
              <w:t>游戏名称</w:t>
            </w:r>
          </w:p>
        </w:tc>
        <w:tc>
          <w:tcPr>
            <w:tcW w:w="2766" w:type="dxa"/>
            <w:tcBorders>
              <w:top w:val="single" w:color="auto" w:sz="4" w:space="0"/>
              <w:left w:val="single" w:color="auto" w:sz="4" w:space="0"/>
              <w:bottom w:val="single" w:color="auto" w:sz="4" w:space="0"/>
              <w:right w:val="single" w:color="auto" w:sz="4" w:space="0"/>
            </w:tcBorders>
          </w:tcPr>
          <w:p w14:paraId="50923118">
            <w:pPr>
              <w:spacing w:line="360" w:lineRule="auto"/>
              <w:jc w:val="center"/>
              <w:rPr>
                <w:rFonts w:hint="eastAsia" w:ascii="宋体" w:hAnsi="宋体"/>
                <w:szCs w:val="21"/>
              </w:rPr>
            </w:pPr>
            <w:r>
              <w:rPr>
                <w:rFonts w:hint="eastAsia" w:ascii="宋体" w:hAnsi="宋体"/>
                <w:szCs w:val="21"/>
              </w:rPr>
              <w:t>Gamename</w:t>
            </w:r>
          </w:p>
        </w:tc>
        <w:tc>
          <w:tcPr>
            <w:tcW w:w="2268" w:type="dxa"/>
            <w:tcBorders>
              <w:top w:val="single" w:color="auto" w:sz="4" w:space="0"/>
              <w:left w:val="single" w:color="auto" w:sz="4" w:space="0"/>
              <w:bottom w:val="single" w:color="auto" w:sz="4" w:space="0"/>
              <w:right w:val="single" w:color="auto" w:sz="4" w:space="0"/>
            </w:tcBorders>
          </w:tcPr>
          <w:p w14:paraId="7AB0F38A">
            <w:pPr>
              <w:spacing w:line="360" w:lineRule="auto"/>
              <w:jc w:val="center"/>
              <w:rPr>
                <w:rFonts w:hint="eastAsia" w:ascii="宋体" w:hAnsi="宋体"/>
                <w:szCs w:val="21"/>
              </w:rPr>
            </w:pPr>
            <w:r>
              <w:rPr>
                <w:rFonts w:ascii="宋体" w:hAnsi="宋体"/>
                <w:szCs w:val="21"/>
              </w:rPr>
              <w:t>varchar</w:t>
            </w:r>
          </w:p>
        </w:tc>
      </w:tr>
      <w:tr w14:paraId="3EF16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657F3D99">
            <w:pPr>
              <w:spacing w:line="360" w:lineRule="auto"/>
              <w:jc w:val="center"/>
              <w:rPr>
                <w:rFonts w:hint="eastAsia" w:ascii="宋体" w:hAnsi="宋体"/>
                <w:szCs w:val="21"/>
              </w:rPr>
            </w:pPr>
            <w:r>
              <w:rPr>
                <w:rFonts w:hint="eastAsia" w:ascii="宋体" w:hAnsi="宋体"/>
                <w:szCs w:val="21"/>
              </w:rPr>
              <w:t>游戏简介</w:t>
            </w:r>
          </w:p>
        </w:tc>
        <w:tc>
          <w:tcPr>
            <w:tcW w:w="2766" w:type="dxa"/>
            <w:tcBorders>
              <w:top w:val="single" w:color="auto" w:sz="4" w:space="0"/>
              <w:left w:val="single" w:color="auto" w:sz="4" w:space="0"/>
              <w:bottom w:val="single" w:color="auto" w:sz="4" w:space="0"/>
              <w:right w:val="single" w:color="auto" w:sz="4" w:space="0"/>
            </w:tcBorders>
          </w:tcPr>
          <w:p w14:paraId="6609A610">
            <w:pPr>
              <w:spacing w:line="360" w:lineRule="auto"/>
              <w:jc w:val="center"/>
              <w:rPr>
                <w:rFonts w:hint="eastAsia" w:ascii="宋体" w:hAnsi="宋体"/>
                <w:szCs w:val="21"/>
              </w:rPr>
            </w:pPr>
            <w:r>
              <w:rPr>
                <w:rFonts w:hint="eastAsia" w:ascii="宋体" w:hAnsi="宋体"/>
                <w:szCs w:val="21"/>
              </w:rPr>
              <w:t>Introduction</w:t>
            </w:r>
          </w:p>
        </w:tc>
        <w:tc>
          <w:tcPr>
            <w:tcW w:w="2268" w:type="dxa"/>
            <w:tcBorders>
              <w:top w:val="single" w:color="auto" w:sz="4" w:space="0"/>
              <w:left w:val="single" w:color="auto" w:sz="4" w:space="0"/>
              <w:bottom w:val="single" w:color="auto" w:sz="4" w:space="0"/>
              <w:right w:val="single" w:color="auto" w:sz="4" w:space="0"/>
            </w:tcBorders>
          </w:tcPr>
          <w:p w14:paraId="0F2AE612">
            <w:pPr>
              <w:spacing w:line="360" w:lineRule="auto"/>
              <w:jc w:val="center"/>
              <w:rPr>
                <w:rFonts w:hint="eastAsia" w:ascii="宋体" w:hAnsi="宋体"/>
                <w:szCs w:val="21"/>
              </w:rPr>
            </w:pPr>
            <w:r>
              <w:rPr>
                <w:rFonts w:hint="eastAsia" w:ascii="宋体" w:hAnsi="宋体"/>
                <w:szCs w:val="21"/>
              </w:rPr>
              <w:t>t</w:t>
            </w:r>
            <w:r>
              <w:rPr>
                <w:rFonts w:ascii="宋体" w:hAnsi="宋体"/>
                <w:szCs w:val="21"/>
              </w:rPr>
              <w:t>ext</w:t>
            </w:r>
          </w:p>
        </w:tc>
      </w:tr>
      <w:tr w14:paraId="0E1EA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5C8DCF96">
            <w:pPr>
              <w:spacing w:line="360" w:lineRule="auto"/>
              <w:jc w:val="center"/>
              <w:rPr>
                <w:rFonts w:hint="eastAsia" w:ascii="宋体" w:hAnsi="宋体"/>
                <w:szCs w:val="21"/>
              </w:rPr>
            </w:pPr>
            <w:commentRangeStart w:id="0"/>
            <w:r>
              <w:rPr>
                <w:rFonts w:hint="eastAsia" w:ascii="宋体" w:hAnsi="宋体"/>
                <w:szCs w:val="21"/>
              </w:rPr>
              <w:t>审核状态</w:t>
            </w:r>
          </w:p>
        </w:tc>
        <w:tc>
          <w:tcPr>
            <w:tcW w:w="2766" w:type="dxa"/>
            <w:tcBorders>
              <w:top w:val="single" w:color="auto" w:sz="4" w:space="0"/>
              <w:left w:val="single" w:color="auto" w:sz="4" w:space="0"/>
              <w:bottom w:val="single" w:color="auto" w:sz="4" w:space="0"/>
              <w:right w:val="single" w:color="auto" w:sz="4" w:space="0"/>
            </w:tcBorders>
          </w:tcPr>
          <w:p w14:paraId="258555FD">
            <w:pPr>
              <w:spacing w:line="360" w:lineRule="auto"/>
              <w:jc w:val="center"/>
              <w:rPr>
                <w:rFonts w:hint="eastAsia" w:ascii="宋体" w:hAnsi="宋体"/>
                <w:szCs w:val="21"/>
              </w:rPr>
            </w:pPr>
            <w:r>
              <w:rPr>
                <w:rFonts w:hint="eastAsia" w:ascii="宋体" w:hAnsi="宋体"/>
                <w:szCs w:val="21"/>
              </w:rPr>
              <w:t>AuditState</w:t>
            </w:r>
          </w:p>
        </w:tc>
        <w:tc>
          <w:tcPr>
            <w:tcW w:w="2268" w:type="dxa"/>
            <w:tcBorders>
              <w:top w:val="single" w:color="auto" w:sz="4" w:space="0"/>
              <w:left w:val="single" w:color="auto" w:sz="4" w:space="0"/>
              <w:bottom w:val="single" w:color="auto" w:sz="4" w:space="0"/>
              <w:right w:val="single" w:color="auto" w:sz="4" w:space="0"/>
            </w:tcBorders>
          </w:tcPr>
          <w:p w14:paraId="581F7B3A">
            <w:pPr>
              <w:spacing w:line="360" w:lineRule="auto"/>
              <w:jc w:val="center"/>
              <w:rPr>
                <w:rFonts w:hint="eastAsia" w:ascii="宋体" w:hAnsi="宋体"/>
                <w:szCs w:val="21"/>
              </w:rPr>
            </w:pPr>
            <w:r>
              <w:rPr>
                <w:rFonts w:hint="eastAsia" w:ascii="宋体" w:hAnsi="宋体"/>
                <w:szCs w:val="21"/>
              </w:rPr>
              <w:t>v</w:t>
            </w:r>
            <w:r>
              <w:rPr>
                <w:rFonts w:ascii="宋体" w:hAnsi="宋体"/>
                <w:szCs w:val="21"/>
              </w:rPr>
              <w:t>archar</w:t>
            </w:r>
            <w:r>
              <w:rPr>
                <w:rFonts w:hint="eastAsia" w:ascii="宋体" w:hAnsi="宋体"/>
                <w:szCs w:val="21"/>
              </w:rPr>
              <w:t>（待审核、审核通过、审核未通过）</w:t>
            </w:r>
            <w:commentRangeEnd w:id="0"/>
            <w:r>
              <w:rPr>
                <w:rStyle w:val="16"/>
                <w:rFonts w:ascii="等线" w:hAnsi="等线" w:eastAsia="等线"/>
              </w:rPr>
              <w:commentReference w:id="0"/>
            </w:r>
          </w:p>
        </w:tc>
      </w:tr>
      <w:tr w14:paraId="1C63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6D0BDC30">
            <w:pPr>
              <w:spacing w:line="360" w:lineRule="auto"/>
              <w:jc w:val="center"/>
              <w:rPr>
                <w:rFonts w:hint="eastAsia" w:ascii="宋体" w:hAnsi="宋体"/>
                <w:szCs w:val="21"/>
              </w:rPr>
            </w:pPr>
            <w:r>
              <w:rPr>
                <w:rFonts w:hint="eastAsia" w:ascii="宋体" w:hAnsi="宋体"/>
                <w:szCs w:val="21"/>
              </w:rPr>
              <w:t>发布时间</w:t>
            </w:r>
          </w:p>
        </w:tc>
        <w:tc>
          <w:tcPr>
            <w:tcW w:w="2766" w:type="dxa"/>
            <w:tcBorders>
              <w:top w:val="single" w:color="auto" w:sz="4" w:space="0"/>
              <w:left w:val="single" w:color="auto" w:sz="4" w:space="0"/>
              <w:bottom w:val="single" w:color="auto" w:sz="4" w:space="0"/>
              <w:right w:val="single" w:color="auto" w:sz="4" w:space="0"/>
            </w:tcBorders>
          </w:tcPr>
          <w:p w14:paraId="02AA539D">
            <w:pPr>
              <w:spacing w:line="360" w:lineRule="auto"/>
              <w:jc w:val="center"/>
              <w:rPr>
                <w:rFonts w:hint="eastAsia" w:ascii="宋体" w:hAnsi="宋体"/>
                <w:szCs w:val="21"/>
              </w:rPr>
            </w:pPr>
            <w:r>
              <w:rPr>
                <w:rFonts w:hint="eastAsia" w:ascii="宋体" w:hAnsi="宋体"/>
                <w:szCs w:val="21"/>
              </w:rPr>
              <w:t>PublishTime</w:t>
            </w:r>
          </w:p>
        </w:tc>
        <w:tc>
          <w:tcPr>
            <w:tcW w:w="2268" w:type="dxa"/>
            <w:tcBorders>
              <w:top w:val="single" w:color="auto" w:sz="4" w:space="0"/>
              <w:left w:val="single" w:color="auto" w:sz="4" w:space="0"/>
              <w:bottom w:val="single" w:color="auto" w:sz="4" w:space="0"/>
              <w:right w:val="single" w:color="auto" w:sz="4" w:space="0"/>
            </w:tcBorders>
          </w:tcPr>
          <w:p w14:paraId="6F5F39A5">
            <w:pPr>
              <w:spacing w:line="360" w:lineRule="auto"/>
              <w:jc w:val="center"/>
              <w:rPr>
                <w:rFonts w:hint="eastAsia" w:ascii="宋体" w:hAnsi="宋体"/>
                <w:szCs w:val="21"/>
              </w:rPr>
            </w:pPr>
            <w:r>
              <w:rPr>
                <w:rFonts w:hint="eastAsia" w:ascii="宋体" w:hAnsi="宋体"/>
                <w:szCs w:val="21"/>
              </w:rPr>
              <w:t>datetime</w:t>
            </w:r>
          </w:p>
        </w:tc>
      </w:tr>
      <w:tr w14:paraId="521B1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73D7D1EE">
            <w:pPr>
              <w:spacing w:line="360" w:lineRule="auto"/>
              <w:jc w:val="center"/>
              <w:rPr>
                <w:rFonts w:hint="eastAsia" w:ascii="宋体" w:hAnsi="宋体"/>
                <w:szCs w:val="21"/>
              </w:rPr>
            </w:pPr>
            <w:r>
              <w:rPr>
                <w:rFonts w:hint="eastAsia" w:ascii="宋体" w:hAnsi="宋体"/>
                <w:szCs w:val="21"/>
              </w:rPr>
              <w:t>审核时间</w:t>
            </w:r>
          </w:p>
        </w:tc>
        <w:tc>
          <w:tcPr>
            <w:tcW w:w="2766" w:type="dxa"/>
            <w:tcBorders>
              <w:top w:val="single" w:color="auto" w:sz="4" w:space="0"/>
              <w:left w:val="single" w:color="auto" w:sz="4" w:space="0"/>
              <w:bottom w:val="single" w:color="auto" w:sz="4" w:space="0"/>
              <w:right w:val="single" w:color="auto" w:sz="4" w:space="0"/>
            </w:tcBorders>
          </w:tcPr>
          <w:p w14:paraId="4C5CF8BA">
            <w:pPr>
              <w:spacing w:line="360" w:lineRule="auto"/>
              <w:jc w:val="center"/>
              <w:rPr>
                <w:rFonts w:hint="eastAsia" w:ascii="宋体" w:hAnsi="宋体"/>
                <w:szCs w:val="21"/>
              </w:rPr>
            </w:pPr>
            <w:r>
              <w:rPr>
                <w:rFonts w:hint="eastAsia" w:ascii="宋体" w:hAnsi="宋体"/>
                <w:szCs w:val="21"/>
              </w:rPr>
              <w:t>AuditTime</w:t>
            </w:r>
          </w:p>
        </w:tc>
        <w:tc>
          <w:tcPr>
            <w:tcW w:w="2268" w:type="dxa"/>
            <w:tcBorders>
              <w:top w:val="single" w:color="auto" w:sz="4" w:space="0"/>
              <w:left w:val="single" w:color="auto" w:sz="4" w:space="0"/>
              <w:bottom w:val="single" w:color="auto" w:sz="4" w:space="0"/>
              <w:right w:val="single" w:color="auto" w:sz="4" w:space="0"/>
            </w:tcBorders>
          </w:tcPr>
          <w:p w14:paraId="1DE0D728">
            <w:pPr>
              <w:spacing w:line="360" w:lineRule="auto"/>
              <w:jc w:val="center"/>
              <w:rPr>
                <w:rFonts w:hint="eastAsia" w:ascii="宋体" w:hAnsi="宋体"/>
                <w:szCs w:val="21"/>
              </w:rPr>
            </w:pPr>
            <w:r>
              <w:rPr>
                <w:rFonts w:ascii="宋体" w:hAnsi="宋体"/>
                <w:szCs w:val="21"/>
              </w:rPr>
              <w:t>date</w:t>
            </w:r>
            <w:r>
              <w:rPr>
                <w:rFonts w:hint="eastAsia" w:ascii="宋体" w:hAnsi="宋体"/>
                <w:szCs w:val="21"/>
              </w:rPr>
              <w:t>time</w:t>
            </w:r>
          </w:p>
        </w:tc>
      </w:tr>
      <w:tr w14:paraId="464B7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37B89B6B">
            <w:pPr>
              <w:spacing w:line="360" w:lineRule="auto"/>
              <w:jc w:val="center"/>
              <w:rPr>
                <w:rFonts w:hint="eastAsia" w:ascii="宋体" w:hAnsi="宋体"/>
                <w:szCs w:val="21"/>
              </w:rPr>
            </w:pPr>
            <w:r>
              <w:rPr>
                <w:rFonts w:hint="eastAsia" w:ascii="宋体" w:hAnsi="宋体"/>
                <w:szCs w:val="21"/>
              </w:rPr>
              <w:t>下载链接</w:t>
            </w:r>
          </w:p>
        </w:tc>
        <w:tc>
          <w:tcPr>
            <w:tcW w:w="2766" w:type="dxa"/>
            <w:tcBorders>
              <w:top w:val="single" w:color="auto" w:sz="4" w:space="0"/>
              <w:left w:val="single" w:color="auto" w:sz="4" w:space="0"/>
              <w:bottom w:val="single" w:color="auto" w:sz="4" w:space="0"/>
              <w:right w:val="single" w:color="auto" w:sz="4" w:space="0"/>
            </w:tcBorders>
          </w:tcPr>
          <w:p w14:paraId="3CCAC71F">
            <w:pPr>
              <w:spacing w:line="360" w:lineRule="auto"/>
              <w:jc w:val="center"/>
              <w:rPr>
                <w:rFonts w:hint="eastAsia" w:ascii="宋体" w:hAnsi="宋体"/>
                <w:szCs w:val="21"/>
              </w:rPr>
            </w:pPr>
            <w:r>
              <w:rPr>
                <w:rFonts w:hint="eastAsia" w:ascii="宋体" w:hAnsi="宋体"/>
                <w:szCs w:val="21"/>
              </w:rPr>
              <w:t>Downloadlink</w:t>
            </w:r>
          </w:p>
        </w:tc>
        <w:tc>
          <w:tcPr>
            <w:tcW w:w="2268" w:type="dxa"/>
            <w:tcBorders>
              <w:top w:val="single" w:color="auto" w:sz="4" w:space="0"/>
              <w:left w:val="single" w:color="auto" w:sz="4" w:space="0"/>
              <w:bottom w:val="single" w:color="auto" w:sz="4" w:space="0"/>
              <w:right w:val="single" w:color="auto" w:sz="4" w:space="0"/>
            </w:tcBorders>
          </w:tcPr>
          <w:p w14:paraId="481B1D8C">
            <w:pPr>
              <w:spacing w:line="360" w:lineRule="auto"/>
              <w:jc w:val="center"/>
              <w:rPr>
                <w:rFonts w:hint="eastAsia" w:ascii="宋体" w:hAnsi="宋体"/>
                <w:szCs w:val="21"/>
              </w:rPr>
            </w:pPr>
            <w:r>
              <w:rPr>
                <w:rFonts w:hint="eastAsia" w:ascii="宋体" w:hAnsi="宋体"/>
                <w:szCs w:val="21"/>
              </w:rPr>
              <w:t>Varchar</w:t>
            </w:r>
          </w:p>
        </w:tc>
      </w:tr>
      <w:tr w14:paraId="3CC42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4AAE27F1">
            <w:pPr>
              <w:spacing w:line="360" w:lineRule="auto"/>
              <w:jc w:val="center"/>
              <w:rPr>
                <w:rFonts w:hint="eastAsia" w:ascii="宋体" w:hAnsi="宋体"/>
                <w:szCs w:val="21"/>
              </w:rPr>
            </w:pPr>
            <w:r>
              <w:rPr>
                <w:rFonts w:hint="eastAsia" w:ascii="宋体" w:hAnsi="宋体"/>
                <w:szCs w:val="21"/>
              </w:rPr>
              <w:t>游戏内存</w:t>
            </w:r>
          </w:p>
        </w:tc>
        <w:tc>
          <w:tcPr>
            <w:tcW w:w="2766" w:type="dxa"/>
            <w:tcBorders>
              <w:top w:val="single" w:color="auto" w:sz="4" w:space="0"/>
              <w:left w:val="single" w:color="auto" w:sz="4" w:space="0"/>
              <w:bottom w:val="single" w:color="auto" w:sz="4" w:space="0"/>
              <w:right w:val="single" w:color="auto" w:sz="4" w:space="0"/>
            </w:tcBorders>
          </w:tcPr>
          <w:p w14:paraId="51677C3C">
            <w:pPr>
              <w:spacing w:line="360" w:lineRule="auto"/>
              <w:jc w:val="center"/>
              <w:rPr>
                <w:rFonts w:hint="eastAsia" w:ascii="宋体" w:hAnsi="宋体"/>
                <w:szCs w:val="21"/>
              </w:rPr>
            </w:pPr>
            <w:r>
              <w:rPr>
                <w:rFonts w:hint="eastAsia" w:ascii="宋体" w:hAnsi="宋体"/>
                <w:szCs w:val="21"/>
              </w:rPr>
              <w:t>Memorysize</w:t>
            </w:r>
          </w:p>
        </w:tc>
        <w:tc>
          <w:tcPr>
            <w:tcW w:w="2268" w:type="dxa"/>
            <w:tcBorders>
              <w:top w:val="single" w:color="auto" w:sz="4" w:space="0"/>
              <w:left w:val="single" w:color="auto" w:sz="4" w:space="0"/>
              <w:bottom w:val="single" w:color="auto" w:sz="4" w:space="0"/>
              <w:right w:val="single" w:color="auto" w:sz="4" w:space="0"/>
            </w:tcBorders>
          </w:tcPr>
          <w:p w14:paraId="1ABAE367">
            <w:pPr>
              <w:spacing w:line="360" w:lineRule="auto"/>
              <w:jc w:val="center"/>
              <w:rPr>
                <w:rFonts w:hint="eastAsia" w:ascii="宋体" w:hAnsi="宋体"/>
                <w:szCs w:val="21"/>
              </w:rPr>
            </w:pPr>
            <w:r>
              <w:rPr>
                <w:rFonts w:hint="eastAsia" w:ascii="宋体" w:hAnsi="宋体"/>
                <w:szCs w:val="21"/>
              </w:rPr>
              <w:t>int</w:t>
            </w:r>
          </w:p>
        </w:tc>
      </w:tr>
      <w:tr w14:paraId="457B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0FB0B32B">
            <w:pPr>
              <w:spacing w:line="360" w:lineRule="auto"/>
              <w:jc w:val="center"/>
              <w:rPr>
                <w:rFonts w:hint="eastAsia" w:ascii="宋体" w:hAnsi="宋体"/>
                <w:szCs w:val="21"/>
              </w:rPr>
            </w:pPr>
            <w:ins w:id="30" w:author="快乐的小丸子" w:date="2024-11-06T22:31:32Z">
              <w:r>
                <w:rPr>
                  <w:rFonts w:hint="eastAsia" w:ascii="宋体" w:hAnsi="宋体"/>
                  <w:szCs w:val="21"/>
                  <w:lang w:val="en-US" w:eastAsia="zh-CN"/>
                </w:rPr>
                <w:t>游戏</w:t>
              </w:r>
            </w:ins>
            <w:ins w:id="31" w:author="快乐的小丸子" w:date="2024-11-06T22:31:36Z">
              <w:r>
                <w:rPr>
                  <w:rFonts w:hint="eastAsia" w:ascii="宋体" w:hAnsi="宋体"/>
                  <w:szCs w:val="21"/>
                  <w:lang w:val="en-US" w:eastAsia="zh-CN"/>
                </w:rPr>
                <w:t>类型</w:t>
              </w:r>
            </w:ins>
            <w:del w:id="32" w:author="快乐的小丸子" w:date="2024-11-06T22:31:28Z">
              <w:commentRangeStart w:id="1"/>
              <w:r>
                <w:rPr>
                  <w:rFonts w:hint="eastAsia" w:ascii="宋体" w:hAnsi="宋体"/>
                  <w:szCs w:val="21"/>
                </w:rPr>
                <w:delText>属性</w:delText>
              </w:r>
            </w:del>
          </w:p>
        </w:tc>
        <w:tc>
          <w:tcPr>
            <w:tcW w:w="2766" w:type="dxa"/>
            <w:tcBorders>
              <w:top w:val="single" w:color="auto" w:sz="4" w:space="0"/>
              <w:left w:val="single" w:color="auto" w:sz="4" w:space="0"/>
              <w:bottom w:val="single" w:color="auto" w:sz="4" w:space="0"/>
              <w:right w:val="single" w:color="auto" w:sz="4" w:space="0"/>
            </w:tcBorders>
          </w:tcPr>
          <w:p w14:paraId="11786F75">
            <w:pPr>
              <w:spacing w:line="360" w:lineRule="auto"/>
              <w:jc w:val="center"/>
              <w:rPr>
                <w:rFonts w:hint="eastAsia" w:ascii="宋体" w:hAnsi="宋体" w:eastAsia="宋体"/>
                <w:szCs w:val="21"/>
                <w:lang w:eastAsia="zh-CN"/>
              </w:rPr>
            </w:pPr>
            <w:ins w:id="33" w:author="快乐的小丸子" w:date="2024-11-06T22:33:19Z">
              <w:r>
                <w:rPr>
                  <w:rFonts w:hint="eastAsia" w:ascii="宋体" w:hAnsi="宋体"/>
                  <w:szCs w:val="21"/>
                  <w:lang w:val="en-US" w:eastAsia="zh-CN"/>
                </w:rPr>
                <w:t>g</w:t>
              </w:r>
            </w:ins>
            <w:ins w:id="34" w:author="快乐的小丸子" w:date="2024-11-06T22:33:20Z">
              <w:r>
                <w:rPr>
                  <w:rFonts w:hint="eastAsia" w:ascii="宋体" w:hAnsi="宋体"/>
                  <w:szCs w:val="21"/>
                  <w:lang w:val="en-US" w:eastAsia="zh-CN"/>
                </w:rPr>
                <w:t>ame</w:t>
              </w:r>
            </w:ins>
            <w:del w:id="35" w:author="快乐的小丸子" w:date="2024-11-06T22:33:11Z">
              <w:r>
                <w:rPr>
                  <w:rFonts w:hint="default" w:ascii="宋体" w:hAnsi="宋体"/>
                  <w:szCs w:val="21"/>
                  <w:lang w:val="en-US"/>
                </w:rPr>
                <w:delText>Aspect</w:delText>
              </w:r>
            </w:del>
            <w:ins w:id="36" w:author="快乐的小丸子" w:date="2024-11-06T22:33:13Z">
              <w:r>
                <w:rPr>
                  <w:rFonts w:hint="eastAsia" w:ascii="宋体" w:hAnsi="宋体"/>
                  <w:szCs w:val="21"/>
                  <w:lang w:val="en-US" w:eastAsia="zh-CN"/>
                </w:rPr>
                <w:t>kind</w:t>
              </w:r>
            </w:ins>
          </w:p>
        </w:tc>
        <w:tc>
          <w:tcPr>
            <w:tcW w:w="2268" w:type="dxa"/>
            <w:tcBorders>
              <w:top w:val="single" w:color="auto" w:sz="4" w:space="0"/>
              <w:left w:val="single" w:color="auto" w:sz="4" w:space="0"/>
              <w:bottom w:val="single" w:color="auto" w:sz="4" w:space="0"/>
              <w:right w:val="single" w:color="auto" w:sz="4" w:space="0"/>
            </w:tcBorders>
          </w:tcPr>
          <w:p w14:paraId="59EC63B2">
            <w:pPr>
              <w:spacing w:line="360" w:lineRule="auto"/>
              <w:jc w:val="center"/>
              <w:rPr>
                <w:rFonts w:hint="eastAsia" w:ascii="宋体" w:hAnsi="宋体"/>
                <w:szCs w:val="21"/>
              </w:rPr>
            </w:pPr>
            <w:r>
              <w:rPr>
                <w:rFonts w:hint="eastAsia" w:ascii="宋体" w:hAnsi="宋体"/>
                <w:szCs w:val="21"/>
              </w:rPr>
              <w:t>Varchar</w:t>
            </w:r>
            <w:commentRangeEnd w:id="1"/>
            <w:r>
              <w:rPr>
                <w:rStyle w:val="16"/>
                <w:rFonts w:ascii="等线" w:hAnsi="等线" w:eastAsia="等线"/>
              </w:rPr>
              <w:commentReference w:id="1"/>
            </w:r>
          </w:p>
        </w:tc>
      </w:tr>
    </w:tbl>
    <w:p w14:paraId="36362450">
      <w:pPr>
        <w:spacing w:line="360" w:lineRule="auto"/>
        <w:rPr>
          <w:rFonts w:hint="eastAsia" w:ascii="宋体" w:hAnsi="宋体"/>
          <w:szCs w:val="21"/>
        </w:rPr>
      </w:pPr>
    </w:p>
    <w:p w14:paraId="3EF81071">
      <w:pPr>
        <w:spacing w:line="360" w:lineRule="auto"/>
        <w:jc w:val="left"/>
        <w:rPr>
          <w:del w:id="37" w:author="陈海燕" w:date="2024-11-04T15:35:00Z"/>
          <w:rFonts w:hint="eastAsia" w:ascii="宋体" w:hAnsi="宋体"/>
          <w:b/>
          <w:bCs/>
          <w:szCs w:val="21"/>
        </w:rPr>
      </w:pPr>
      <w:del w:id="38" w:author="陈海燕" w:date="2024-11-04T15:35:00Z">
        <w:r>
          <w:rPr>
            <w:rFonts w:hint="eastAsia" w:ascii="宋体" w:hAnsi="宋体"/>
            <w:b/>
            <w:bCs/>
            <w:szCs w:val="21"/>
          </w:rPr>
          <w:delText>类名：Forum（游戏论坛</w:delText>
        </w:r>
      </w:del>
      <w:del w:id="39" w:author="陈海燕" w:date="2024-11-04T15:35:00Z">
        <w:r>
          <w:rPr>
            <w:rFonts w:ascii="宋体" w:hAnsi="宋体"/>
            <w:b/>
            <w:bCs/>
            <w:szCs w:val="21"/>
          </w:rPr>
          <w:delText>类</w:delText>
        </w:r>
      </w:del>
      <w:del w:id="40" w:author="陈海燕" w:date="2024-11-04T15:35:00Z">
        <w:r>
          <w:rPr>
            <w:rFonts w:hint="eastAsia" w:ascii="宋体" w:hAnsi="宋体"/>
            <w:b/>
            <w:bCs/>
            <w:szCs w:val="21"/>
          </w:rPr>
          <w:delText>）</w:delText>
        </w:r>
      </w:del>
    </w:p>
    <w:p w14:paraId="221F735C">
      <w:pPr>
        <w:spacing w:line="360" w:lineRule="auto"/>
        <w:jc w:val="left"/>
        <w:rPr>
          <w:del w:id="41" w:author="陈海燕" w:date="2024-11-04T15:35:00Z"/>
          <w:rFonts w:hint="eastAsia" w:ascii="宋体" w:hAnsi="宋体"/>
          <w:b/>
          <w:bCs/>
          <w:szCs w:val="21"/>
        </w:rPr>
      </w:pPr>
      <w:del w:id="42" w:author="陈海燕" w:date="2024-11-04T15:35:00Z">
        <w:r>
          <w:rPr>
            <w:rFonts w:hint="eastAsia" w:ascii="宋体" w:hAnsi="宋体"/>
            <w:b/>
            <w:bCs/>
            <w:szCs w:val="21"/>
          </w:rPr>
          <w:delText>属性表如表3</w:delText>
        </w:r>
      </w:del>
      <w:del w:id="43" w:author="陈海燕" w:date="2024-11-04T15:35:00Z">
        <w:r>
          <w:rPr>
            <w:rFonts w:ascii="宋体" w:hAnsi="宋体"/>
            <w:b/>
            <w:bCs/>
            <w:szCs w:val="21"/>
          </w:rPr>
          <w:delText>.1.</w:delText>
        </w:r>
      </w:del>
      <w:del w:id="44" w:author="陈海燕" w:date="2024-11-04T15:35:00Z">
        <w:r>
          <w:rPr>
            <w:rFonts w:hint="eastAsia" w:ascii="宋体" w:hAnsi="宋体"/>
            <w:b/>
            <w:bCs/>
            <w:szCs w:val="21"/>
          </w:rPr>
          <w:delText>6所示：</w:delText>
        </w:r>
      </w:del>
    </w:p>
    <w:p w14:paraId="61CA4826">
      <w:pPr>
        <w:spacing w:line="360" w:lineRule="auto"/>
        <w:jc w:val="center"/>
        <w:rPr>
          <w:del w:id="45" w:author="陈海燕" w:date="2024-11-04T15:35:00Z"/>
          <w:rFonts w:hint="eastAsia" w:ascii="宋体" w:hAnsi="宋体"/>
          <w:szCs w:val="21"/>
        </w:rPr>
      </w:pPr>
      <w:del w:id="46" w:author="陈海燕" w:date="2024-11-04T15:35:00Z">
        <w:r>
          <w:rPr>
            <w:rFonts w:hint="eastAsia" w:ascii="宋体" w:hAnsi="宋体"/>
            <w:szCs w:val="21"/>
          </w:rPr>
          <w:delText>表3</w:delText>
        </w:r>
      </w:del>
      <w:del w:id="47" w:author="陈海燕" w:date="2024-11-04T15:35:00Z">
        <w:r>
          <w:rPr>
            <w:rFonts w:ascii="宋体" w:hAnsi="宋体"/>
            <w:szCs w:val="21"/>
          </w:rPr>
          <w:delText>.1.</w:delText>
        </w:r>
      </w:del>
      <w:del w:id="48" w:author="陈海燕" w:date="2024-11-04T15:35:00Z">
        <w:r>
          <w:rPr>
            <w:rFonts w:hint="eastAsia" w:ascii="宋体" w:hAnsi="宋体"/>
            <w:szCs w:val="21"/>
          </w:rPr>
          <w:delText>6</w:delText>
        </w:r>
      </w:del>
      <w:del w:id="49" w:author="陈海燕" w:date="2024-11-04T15:35:00Z">
        <w:r>
          <w:rPr>
            <w:rFonts w:ascii="宋体" w:hAnsi="宋体"/>
            <w:szCs w:val="21"/>
          </w:rPr>
          <w:delText xml:space="preserve"> </w:delText>
        </w:r>
      </w:del>
      <w:del w:id="50" w:author="陈海燕" w:date="2024-11-04T15:35:00Z">
        <w:r>
          <w:rPr>
            <w:rFonts w:hint="eastAsia" w:ascii="宋体" w:hAnsi="宋体"/>
            <w:szCs w:val="21"/>
          </w:rPr>
          <w:delText>Forum类属性表</w:delText>
        </w:r>
      </w:del>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20E2C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51" w:author="陈海燕" w:date="2024-11-04T15:35:00Z"/>
        </w:trPr>
        <w:tc>
          <w:tcPr>
            <w:tcW w:w="1832" w:type="dxa"/>
            <w:tcBorders>
              <w:top w:val="single" w:color="auto" w:sz="4" w:space="0"/>
              <w:left w:val="single" w:color="auto" w:sz="4" w:space="0"/>
              <w:bottom w:val="single" w:color="auto" w:sz="4" w:space="0"/>
              <w:right w:val="single" w:color="auto" w:sz="4" w:space="0"/>
            </w:tcBorders>
          </w:tcPr>
          <w:p w14:paraId="3AF9525D">
            <w:pPr>
              <w:spacing w:line="360" w:lineRule="auto"/>
              <w:jc w:val="center"/>
              <w:rPr>
                <w:del w:id="52" w:author="陈海燕" w:date="2024-11-04T15:35:00Z"/>
                <w:rFonts w:hint="eastAsia" w:ascii="宋体" w:hAnsi="宋体"/>
                <w:szCs w:val="21"/>
              </w:rPr>
            </w:pPr>
            <w:del w:id="53" w:author="陈海燕" w:date="2024-11-04T15:35:00Z">
              <w:r>
                <w:rPr>
                  <w:rFonts w:hint="eastAsia" w:ascii="宋体" w:hAnsi="宋体"/>
                  <w:szCs w:val="21"/>
                </w:rPr>
                <w:delText>中文名</w:delText>
              </w:r>
            </w:del>
          </w:p>
        </w:tc>
        <w:tc>
          <w:tcPr>
            <w:tcW w:w="2277" w:type="dxa"/>
            <w:tcBorders>
              <w:top w:val="single" w:color="auto" w:sz="4" w:space="0"/>
              <w:left w:val="single" w:color="auto" w:sz="4" w:space="0"/>
              <w:bottom w:val="single" w:color="auto" w:sz="4" w:space="0"/>
              <w:right w:val="single" w:color="auto" w:sz="4" w:space="0"/>
            </w:tcBorders>
          </w:tcPr>
          <w:p w14:paraId="590195A5">
            <w:pPr>
              <w:spacing w:line="360" w:lineRule="auto"/>
              <w:jc w:val="center"/>
              <w:rPr>
                <w:del w:id="54" w:author="陈海燕" w:date="2024-11-04T15:35:00Z"/>
                <w:rFonts w:hint="eastAsia" w:ascii="宋体" w:hAnsi="宋体"/>
                <w:szCs w:val="21"/>
              </w:rPr>
            </w:pPr>
            <w:del w:id="55" w:author="陈海燕" w:date="2024-11-04T15:35:00Z">
              <w:r>
                <w:rPr>
                  <w:rFonts w:hint="eastAsia" w:ascii="宋体" w:hAnsi="宋体"/>
                  <w:szCs w:val="21"/>
                </w:rPr>
                <w:delText>英文名</w:delText>
              </w:r>
            </w:del>
          </w:p>
        </w:tc>
        <w:tc>
          <w:tcPr>
            <w:tcW w:w="2335" w:type="dxa"/>
            <w:tcBorders>
              <w:top w:val="single" w:color="auto" w:sz="4" w:space="0"/>
              <w:left w:val="single" w:color="auto" w:sz="4" w:space="0"/>
              <w:bottom w:val="single" w:color="auto" w:sz="4" w:space="0"/>
              <w:right w:val="single" w:color="auto" w:sz="4" w:space="0"/>
            </w:tcBorders>
          </w:tcPr>
          <w:p w14:paraId="02426A18">
            <w:pPr>
              <w:spacing w:line="360" w:lineRule="auto"/>
              <w:jc w:val="center"/>
              <w:rPr>
                <w:del w:id="56" w:author="陈海燕" w:date="2024-11-04T15:35:00Z"/>
                <w:rFonts w:hint="eastAsia" w:ascii="宋体" w:hAnsi="宋体"/>
                <w:szCs w:val="21"/>
              </w:rPr>
            </w:pPr>
            <w:del w:id="57" w:author="陈海燕" w:date="2024-11-04T15:35:00Z">
              <w:r>
                <w:rPr>
                  <w:rFonts w:hint="eastAsia" w:ascii="宋体" w:hAnsi="宋体"/>
                  <w:szCs w:val="21"/>
                </w:rPr>
                <w:delText>数据类型</w:delText>
              </w:r>
            </w:del>
          </w:p>
        </w:tc>
      </w:tr>
      <w:tr w14:paraId="58400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58" w:author="陈海燕" w:date="2024-11-04T15:35:00Z"/>
        </w:trPr>
        <w:tc>
          <w:tcPr>
            <w:tcW w:w="1832" w:type="dxa"/>
            <w:tcBorders>
              <w:top w:val="single" w:color="auto" w:sz="4" w:space="0"/>
              <w:left w:val="single" w:color="auto" w:sz="4" w:space="0"/>
              <w:bottom w:val="single" w:color="auto" w:sz="4" w:space="0"/>
              <w:right w:val="single" w:color="auto" w:sz="4" w:space="0"/>
            </w:tcBorders>
          </w:tcPr>
          <w:p w14:paraId="32917274">
            <w:pPr>
              <w:spacing w:line="360" w:lineRule="auto"/>
              <w:jc w:val="center"/>
              <w:rPr>
                <w:del w:id="59" w:author="陈海燕" w:date="2024-11-04T15:35:00Z"/>
                <w:rFonts w:hint="eastAsia" w:ascii="宋体" w:hAnsi="宋体"/>
                <w:szCs w:val="21"/>
              </w:rPr>
            </w:pPr>
            <w:del w:id="60" w:author="陈海燕" w:date="2024-11-04T15:35:00Z">
              <w:r>
                <w:rPr>
                  <w:rFonts w:hint="eastAsia" w:ascii="宋体" w:hAnsi="宋体"/>
                  <w:szCs w:val="21"/>
                </w:rPr>
                <w:delText>游戏论坛ID</w:delText>
              </w:r>
            </w:del>
          </w:p>
        </w:tc>
        <w:tc>
          <w:tcPr>
            <w:tcW w:w="2277" w:type="dxa"/>
            <w:tcBorders>
              <w:top w:val="single" w:color="auto" w:sz="4" w:space="0"/>
              <w:left w:val="single" w:color="auto" w:sz="4" w:space="0"/>
              <w:bottom w:val="single" w:color="auto" w:sz="4" w:space="0"/>
              <w:right w:val="single" w:color="auto" w:sz="4" w:space="0"/>
            </w:tcBorders>
          </w:tcPr>
          <w:p w14:paraId="60A7F729">
            <w:pPr>
              <w:spacing w:line="360" w:lineRule="auto"/>
              <w:jc w:val="center"/>
              <w:rPr>
                <w:del w:id="61" w:author="陈海燕" w:date="2024-11-04T15:35:00Z"/>
                <w:rFonts w:hint="eastAsia" w:ascii="宋体" w:hAnsi="宋体"/>
                <w:szCs w:val="21"/>
              </w:rPr>
            </w:pPr>
            <w:del w:id="62" w:author="陈海燕" w:date="2024-11-04T15:35:00Z">
              <w:r>
                <w:rPr>
                  <w:rFonts w:hint="eastAsia" w:ascii="宋体" w:hAnsi="宋体"/>
                  <w:szCs w:val="21"/>
                </w:rPr>
                <w:delText>ForumID</w:delText>
              </w:r>
            </w:del>
          </w:p>
        </w:tc>
        <w:tc>
          <w:tcPr>
            <w:tcW w:w="2335" w:type="dxa"/>
            <w:tcBorders>
              <w:top w:val="single" w:color="auto" w:sz="4" w:space="0"/>
              <w:left w:val="single" w:color="auto" w:sz="4" w:space="0"/>
              <w:bottom w:val="single" w:color="auto" w:sz="4" w:space="0"/>
              <w:right w:val="single" w:color="auto" w:sz="4" w:space="0"/>
            </w:tcBorders>
          </w:tcPr>
          <w:p w14:paraId="4EB3B35F">
            <w:pPr>
              <w:spacing w:line="360" w:lineRule="auto"/>
              <w:jc w:val="center"/>
              <w:rPr>
                <w:del w:id="63" w:author="陈海燕" w:date="2024-11-04T15:35:00Z"/>
                <w:rFonts w:hint="eastAsia" w:ascii="宋体" w:hAnsi="宋体"/>
                <w:szCs w:val="21"/>
              </w:rPr>
            </w:pPr>
            <w:del w:id="64" w:author="陈海燕" w:date="2024-11-04T15:35:00Z">
              <w:r>
                <w:rPr>
                  <w:rFonts w:hint="eastAsia" w:ascii="宋体" w:hAnsi="宋体"/>
                  <w:szCs w:val="21"/>
                </w:rPr>
                <w:delText>varchar</w:delText>
              </w:r>
            </w:del>
          </w:p>
        </w:tc>
      </w:tr>
      <w:tr w14:paraId="643DC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65" w:author="陈海燕" w:date="2024-11-04T15:35:00Z"/>
        </w:trPr>
        <w:tc>
          <w:tcPr>
            <w:tcW w:w="1832" w:type="dxa"/>
            <w:tcBorders>
              <w:top w:val="single" w:color="auto" w:sz="4" w:space="0"/>
              <w:left w:val="single" w:color="auto" w:sz="4" w:space="0"/>
              <w:bottom w:val="single" w:color="auto" w:sz="4" w:space="0"/>
              <w:right w:val="single" w:color="auto" w:sz="4" w:space="0"/>
            </w:tcBorders>
          </w:tcPr>
          <w:p w14:paraId="21FB88B5">
            <w:pPr>
              <w:spacing w:line="360" w:lineRule="auto"/>
              <w:jc w:val="center"/>
              <w:rPr>
                <w:del w:id="66" w:author="陈海燕" w:date="2024-11-04T15:35:00Z"/>
                <w:rFonts w:hint="eastAsia" w:ascii="宋体" w:hAnsi="宋体"/>
                <w:szCs w:val="21"/>
              </w:rPr>
            </w:pPr>
            <w:del w:id="67" w:author="陈海燕" w:date="2024-11-04T15:35:00Z">
              <w:r>
                <w:rPr>
                  <w:rFonts w:hint="eastAsia" w:ascii="宋体" w:hAnsi="宋体"/>
                  <w:szCs w:val="21"/>
                </w:rPr>
                <w:delText>游戏</w:delText>
              </w:r>
            </w:del>
            <w:del w:id="68" w:author="陈海燕" w:date="2024-11-04T15:35:00Z">
              <w:r>
                <w:rPr>
                  <w:rFonts w:ascii="宋体" w:hAnsi="宋体"/>
                  <w:szCs w:val="21"/>
                </w:rPr>
                <w:delText>ID</w:delText>
              </w:r>
            </w:del>
          </w:p>
        </w:tc>
        <w:tc>
          <w:tcPr>
            <w:tcW w:w="2277" w:type="dxa"/>
            <w:tcBorders>
              <w:top w:val="single" w:color="auto" w:sz="4" w:space="0"/>
              <w:left w:val="single" w:color="auto" w:sz="4" w:space="0"/>
              <w:bottom w:val="single" w:color="auto" w:sz="4" w:space="0"/>
              <w:right w:val="single" w:color="auto" w:sz="4" w:space="0"/>
            </w:tcBorders>
          </w:tcPr>
          <w:p w14:paraId="30195C2D">
            <w:pPr>
              <w:spacing w:line="360" w:lineRule="auto"/>
              <w:jc w:val="center"/>
              <w:rPr>
                <w:del w:id="69" w:author="陈海燕" w:date="2024-11-04T15:35:00Z"/>
                <w:rFonts w:hint="eastAsia" w:ascii="宋体" w:hAnsi="宋体"/>
                <w:szCs w:val="21"/>
              </w:rPr>
            </w:pPr>
            <w:del w:id="70" w:author="陈海燕" w:date="2024-11-04T15:35:00Z">
              <w:r>
                <w:rPr>
                  <w:rFonts w:hint="eastAsia" w:ascii="宋体" w:hAnsi="宋体"/>
                  <w:szCs w:val="21"/>
                </w:rPr>
                <w:delText>Game</w:delText>
              </w:r>
            </w:del>
            <w:del w:id="71" w:author="陈海燕" w:date="2024-11-04T15:35:00Z">
              <w:r>
                <w:rPr>
                  <w:rFonts w:ascii="宋体" w:hAnsi="宋体"/>
                  <w:szCs w:val="21"/>
                </w:rPr>
                <w:delText>ID</w:delText>
              </w:r>
            </w:del>
          </w:p>
        </w:tc>
        <w:tc>
          <w:tcPr>
            <w:tcW w:w="2335" w:type="dxa"/>
            <w:tcBorders>
              <w:top w:val="single" w:color="auto" w:sz="4" w:space="0"/>
              <w:left w:val="single" w:color="auto" w:sz="4" w:space="0"/>
              <w:bottom w:val="single" w:color="auto" w:sz="4" w:space="0"/>
              <w:right w:val="single" w:color="auto" w:sz="4" w:space="0"/>
            </w:tcBorders>
          </w:tcPr>
          <w:p w14:paraId="03903F15">
            <w:pPr>
              <w:spacing w:line="360" w:lineRule="auto"/>
              <w:jc w:val="center"/>
              <w:rPr>
                <w:del w:id="72" w:author="陈海燕" w:date="2024-11-04T15:35:00Z"/>
                <w:rFonts w:hint="eastAsia" w:ascii="宋体" w:hAnsi="宋体"/>
                <w:szCs w:val="21"/>
              </w:rPr>
            </w:pPr>
            <w:del w:id="73" w:author="陈海燕" w:date="2024-11-04T15:35:00Z">
              <w:r>
                <w:rPr>
                  <w:rFonts w:hint="eastAsia" w:ascii="宋体" w:hAnsi="宋体"/>
                  <w:szCs w:val="21"/>
                </w:rPr>
                <w:delText>int</w:delText>
              </w:r>
            </w:del>
          </w:p>
        </w:tc>
      </w:tr>
      <w:tr w14:paraId="79269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74" w:author="陈海燕" w:date="2024-11-04T15:35:00Z"/>
        </w:trPr>
        <w:tc>
          <w:tcPr>
            <w:tcW w:w="1832" w:type="dxa"/>
            <w:tcBorders>
              <w:top w:val="single" w:color="auto" w:sz="4" w:space="0"/>
              <w:left w:val="single" w:color="auto" w:sz="4" w:space="0"/>
              <w:bottom w:val="single" w:color="auto" w:sz="4" w:space="0"/>
              <w:right w:val="single" w:color="auto" w:sz="4" w:space="0"/>
            </w:tcBorders>
          </w:tcPr>
          <w:p w14:paraId="1622133A">
            <w:pPr>
              <w:spacing w:line="360" w:lineRule="auto"/>
              <w:jc w:val="center"/>
              <w:rPr>
                <w:del w:id="75" w:author="陈海燕" w:date="2024-11-04T15:35:00Z"/>
                <w:rFonts w:hint="eastAsia" w:ascii="宋体" w:hAnsi="宋体"/>
                <w:szCs w:val="21"/>
              </w:rPr>
            </w:pPr>
            <w:del w:id="76" w:author="陈海燕" w:date="2024-11-04T15:35:00Z">
              <w:r>
                <w:rPr>
                  <w:rFonts w:hint="eastAsia" w:ascii="宋体" w:hAnsi="宋体"/>
                  <w:szCs w:val="21"/>
                </w:rPr>
                <w:delText>论坛发布者ID</w:delText>
              </w:r>
            </w:del>
          </w:p>
        </w:tc>
        <w:tc>
          <w:tcPr>
            <w:tcW w:w="2277" w:type="dxa"/>
            <w:tcBorders>
              <w:top w:val="single" w:color="auto" w:sz="4" w:space="0"/>
              <w:left w:val="single" w:color="auto" w:sz="4" w:space="0"/>
              <w:bottom w:val="single" w:color="auto" w:sz="4" w:space="0"/>
              <w:right w:val="single" w:color="auto" w:sz="4" w:space="0"/>
            </w:tcBorders>
          </w:tcPr>
          <w:p w14:paraId="5A483465">
            <w:pPr>
              <w:spacing w:line="360" w:lineRule="auto"/>
              <w:jc w:val="center"/>
              <w:rPr>
                <w:del w:id="77" w:author="陈海燕" w:date="2024-11-04T15:35:00Z"/>
                <w:rFonts w:hint="eastAsia" w:ascii="宋体" w:hAnsi="宋体"/>
                <w:szCs w:val="21"/>
              </w:rPr>
            </w:pPr>
            <w:del w:id="78" w:author="陈海燕" w:date="2024-11-04T15:35:00Z">
              <w:r>
                <w:rPr>
                  <w:rFonts w:ascii="宋体" w:hAnsi="宋体"/>
                  <w:szCs w:val="21"/>
                </w:rPr>
                <w:delText>authorID</w:delText>
              </w:r>
            </w:del>
          </w:p>
        </w:tc>
        <w:tc>
          <w:tcPr>
            <w:tcW w:w="2335" w:type="dxa"/>
            <w:tcBorders>
              <w:top w:val="single" w:color="auto" w:sz="4" w:space="0"/>
              <w:left w:val="single" w:color="auto" w:sz="4" w:space="0"/>
              <w:bottom w:val="single" w:color="auto" w:sz="4" w:space="0"/>
              <w:right w:val="single" w:color="auto" w:sz="4" w:space="0"/>
            </w:tcBorders>
          </w:tcPr>
          <w:p w14:paraId="1BDA1881">
            <w:pPr>
              <w:spacing w:line="360" w:lineRule="auto"/>
              <w:jc w:val="center"/>
              <w:rPr>
                <w:del w:id="79" w:author="陈海燕" w:date="2024-11-04T15:35:00Z"/>
                <w:rFonts w:hint="eastAsia" w:ascii="宋体" w:hAnsi="宋体"/>
                <w:szCs w:val="21"/>
              </w:rPr>
            </w:pPr>
            <w:del w:id="80" w:author="陈海燕" w:date="2024-11-04T15:35:00Z">
              <w:r>
                <w:rPr>
                  <w:rFonts w:hint="eastAsia" w:ascii="宋体" w:hAnsi="宋体"/>
                  <w:szCs w:val="21"/>
                </w:rPr>
                <w:delText>v</w:delText>
              </w:r>
            </w:del>
            <w:del w:id="81" w:author="陈海燕" w:date="2024-11-04T15:35:00Z">
              <w:r>
                <w:rPr>
                  <w:rFonts w:ascii="宋体" w:hAnsi="宋体"/>
                  <w:szCs w:val="21"/>
                </w:rPr>
                <w:delText>archar</w:delText>
              </w:r>
            </w:del>
          </w:p>
        </w:tc>
      </w:tr>
      <w:tr w14:paraId="7E18F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82" w:author="陈海燕" w:date="2024-11-04T15:35:00Z"/>
        </w:trPr>
        <w:tc>
          <w:tcPr>
            <w:tcW w:w="1832" w:type="dxa"/>
            <w:tcBorders>
              <w:top w:val="single" w:color="auto" w:sz="4" w:space="0"/>
              <w:left w:val="single" w:color="auto" w:sz="4" w:space="0"/>
              <w:bottom w:val="single" w:color="auto" w:sz="4" w:space="0"/>
              <w:right w:val="single" w:color="auto" w:sz="4" w:space="0"/>
            </w:tcBorders>
          </w:tcPr>
          <w:p w14:paraId="01459C87">
            <w:pPr>
              <w:spacing w:line="360" w:lineRule="auto"/>
              <w:jc w:val="center"/>
              <w:rPr>
                <w:del w:id="83" w:author="陈海燕" w:date="2024-11-04T15:35:00Z"/>
                <w:rFonts w:hint="eastAsia" w:ascii="宋体" w:hAnsi="宋体"/>
                <w:szCs w:val="21"/>
              </w:rPr>
            </w:pPr>
            <w:del w:id="84" w:author="陈海燕" w:date="2024-11-04T15:35:00Z">
              <w:r>
                <w:rPr>
                  <w:rFonts w:hint="eastAsia" w:ascii="宋体" w:hAnsi="宋体"/>
                  <w:szCs w:val="21"/>
                </w:rPr>
                <w:delText>发布标题</w:delText>
              </w:r>
            </w:del>
          </w:p>
        </w:tc>
        <w:tc>
          <w:tcPr>
            <w:tcW w:w="2277" w:type="dxa"/>
            <w:tcBorders>
              <w:top w:val="single" w:color="auto" w:sz="4" w:space="0"/>
              <w:left w:val="single" w:color="auto" w:sz="4" w:space="0"/>
              <w:bottom w:val="single" w:color="auto" w:sz="4" w:space="0"/>
              <w:right w:val="single" w:color="auto" w:sz="4" w:space="0"/>
            </w:tcBorders>
          </w:tcPr>
          <w:p w14:paraId="13E390FF">
            <w:pPr>
              <w:spacing w:line="360" w:lineRule="auto"/>
              <w:jc w:val="center"/>
              <w:rPr>
                <w:del w:id="85" w:author="陈海燕" w:date="2024-11-04T15:35:00Z"/>
                <w:rFonts w:hint="eastAsia" w:ascii="宋体" w:hAnsi="宋体"/>
                <w:szCs w:val="21"/>
              </w:rPr>
            </w:pPr>
            <w:del w:id="86" w:author="陈海燕" w:date="2024-11-04T15:35:00Z">
              <w:r>
                <w:rPr>
                  <w:rFonts w:ascii="宋体" w:hAnsi="宋体"/>
                  <w:szCs w:val="21"/>
                </w:rPr>
                <w:delText>Title</w:delText>
              </w:r>
            </w:del>
          </w:p>
        </w:tc>
        <w:tc>
          <w:tcPr>
            <w:tcW w:w="2335" w:type="dxa"/>
            <w:tcBorders>
              <w:top w:val="single" w:color="auto" w:sz="4" w:space="0"/>
              <w:left w:val="single" w:color="auto" w:sz="4" w:space="0"/>
              <w:bottom w:val="single" w:color="auto" w:sz="4" w:space="0"/>
              <w:right w:val="single" w:color="auto" w:sz="4" w:space="0"/>
            </w:tcBorders>
          </w:tcPr>
          <w:p w14:paraId="29AC3C27">
            <w:pPr>
              <w:spacing w:line="360" w:lineRule="auto"/>
              <w:jc w:val="center"/>
              <w:rPr>
                <w:del w:id="87" w:author="陈海燕" w:date="2024-11-04T15:35:00Z"/>
                <w:rFonts w:hint="eastAsia" w:ascii="宋体" w:hAnsi="宋体"/>
                <w:szCs w:val="21"/>
              </w:rPr>
            </w:pPr>
            <w:del w:id="88" w:author="陈海燕" w:date="2024-11-04T15:35:00Z">
              <w:r>
                <w:rPr>
                  <w:rFonts w:hint="eastAsia" w:ascii="宋体" w:hAnsi="宋体"/>
                  <w:szCs w:val="21"/>
                </w:rPr>
                <w:delText>v</w:delText>
              </w:r>
            </w:del>
            <w:del w:id="89" w:author="陈海燕" w:date="2024-11-04T15:35:00Z">
              <w:r>
                <w:rPr>
                  <w:rFonts w:ascii="宋体" w:hAnsi="宋体"/>
                  <w:szCs w:val="21"/>
                </w:rPr>
                <w:delText>archar</w:delText>
              </w:r>
            </w:del>
          </w:p>
        </w:tc>
      </w:tr>
      <w:tr w14:paraId="5DABD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90" w:author="陈海燕" w:date="2024-11-04T15:35:00Z"/>
        </w:trPr>
        <w:tc>
          <w:tcPr>
            <w:tcW w:w="1832" w:type="dxa"/>
            <w:tcBorders>
              <w:top w:val="single" w:color="auto" w:sz="4" w:space="0"/>
              <w:left w:val="single" w:color="auto" w:sz="4" w:space="0"/>
              <w:bottom w:val="single" w:color="auto" w:sz="4" w:space="0"/>
              <w:right w:val="single" w:color="auto" w:sz="4" w:space="0"/>
            </w:tcBorders>
          </w:tcPr>
          <w:p w14:paraId="2C0024F7">
            <w:pPr>
              <w:spacing w:line="360" w:lineRule="auto"/>
              <w:jc w:val="center"/>
              <w:rPr>
                <w:del w:id="91" w:author="陈海燕" w:date="2024-11-04T15:35:00Z"/>
                <w:rFonts w:hint="eastAsia" w:ascii="宋体" w:hAnsi="宋体"/>
                <w:szCs w:val="21"/>
              </w:rPr>
            </w:pPr>
            <w:del w:id="92" w:author="陈海燕" w:date="2024-11-04T15:35:00Z">
              <w:r>
                <w:rPr>
                  <w:rFonts w:hint="eastAsia" w:ascii="宋体" w:hAnsi="宋体"/>
                  <w:szCs w:val="21"/>
                </w:rPr>
                <w:delText>发布内容</w:delText>
              </w:r>
            </w:del>
          </w:p>
        </w:tc>
        <w:tc>
          <w:tcPr>
            <w:tcW w:w="2277" w:type="dxa"/>
            <w:tcBorders>
              <w:top w:val="single" w:color="auto" w:sz="4" w:space="0"/>
              <w:left w:val="single" w:color="auto" w:sz="4" w:space="0"/>
              <w:bottom w:val="single" w:color="auto" w:sz="4" w:space="0"/>
              <w:right w:val="single" w:color="auto" w:sz="4" w:space="0"/>
            </w:tcBorders>
          </w:tcPr>
          <w:p w14:paraId="43693A21">
            <w:pPr>
              <w:spacing w:line="360" w:lineRule="auto"/>
              <w:jc w:val="center"/>
              <w:rPr>
                <w:del w:id="93" w:author="陈海燕" w:date="2024-11-04T15:35:00Z"/>
                <w:rFonts w:hint="eastAsia" w:ascii="宋体" w:hAnsi="宋体"/>
                <w:szCs w:val="21"/>
              </w:rPr>
            </w:pPr>
            <w:del w:id="94" w:author="陈海燕" w:date="2024-11-04T15:35:00Z">
              <w:r>
                <w:rPr>
                  <w:rFonts w:ascii="宋体" w:hAnsi="宋体"/>
                  <w:szCs w:val="21"/>
                </w:rPr>
                <w:delText>Content</w:delText>
              </w:r>
            </w:del>
          </w:p>
        </w:tc>
        <w:tc>
          <w:tcPr>
            <w:tcW w:w="2335" w:type="dxa"/>
            <w:tcBorders>
              <w:top w:val="single" w:color="auto" w:sz="4" w:space="0"/>
              <w:left w:val="single" w:color="auto" w:sz="4" w:space="0"/>
              <w:bottom w:val="single" w:color="auto" w:sz="4" w:space="0"/>
              <w:right w:val="single" w:color="auto" w:sz="4" w:space="0"/>
            </w:tcBorders>
          </w:tcPr>
          <w:p w14:paraId="040277ED">
            <w:pPr>
              <w:spacing w:line="360" w:lineRule="auto"/>
              <w:jc w:val="center"/>
              <w:rPr>
                <w:del w:id="95" w:author="陈海燕" w:date="2024-11-04T15:35:00Z"/>
                <w:rFonts w:hint="eastAsia" w:ascii="宋体" w:hAnsi="宋体"/>
                <w:szCs w:val="21"/>
              </w:rPr>
            </w:pPr>
            <w:del w:id="96" w:author="陈海燕" w:date="2024-11-04T15:35:00Z">
              <w:r>
                <w:rPr>
                  <w:rFonts w:hint="eastAsia" w:ascii="宋体" w:hAnsi="宋体"/>
                  <w:szCs w:val="21"/>
                </w:rPr>
                <w:delText>t</w:delText>
              </w:r>
            </w:del>
            <w:del w:id="97" w:author="陈海燕" w:date="2024-11-04T15:35:00Z">
              <w:r>
                <w:rPr>
                  <w:rFonts w:ascii="宋体" w:hAnsi="宋体"/>
                  <w:szCs w:val="21"/>
                </w:rPr>
                <w:delText>ext</w:delText>
              </w:r>
            </w:del>
          </w:p>
        </w:tc>
      </w:tr>
      <w:tr w14:paraId="0D66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98" w:author="陈海燕" w:date="2024-11-04T15:35:00Z"/>
        </w:trPr>
        <w:tc>
          <w:tcPr>
            <w:tcW w:w="1832" w:type="dxa"/>
            <w:tcBorders>
              <w:top w:val="single" w:color="auto" w:sz="4" w:space="0"/>
              <w:left w:val="single" w:color="auto" w:sz="4" w:space="0"/>
              <w:bottom w:val="single" w:color="auto" w:sz="4" w:space="0"/>
              <w:right w:val="single" w:color="auto" w:sz="4" w:space="0"/>
            </w:tcBorders>
          </w:tcPr>
          <w:p w14:paraId="31388584">
            <w:pPr>
              <w:spacing w:line="360" w:lineRule="auto"/>
              <w:jc w:val="center"/>
              <w:rPr>
                <w:del w:id="99" w:author="陈海燕" w:date="2024-11-04T15:35:00Z"/>
                <w:rFonts w:hint="eastAsia" w:ascii="宋体" w:hAnsi="宋体"/>
                <w:szCs w:val="21"/>
              </w:rPr>
            </w:pPr>
            <w:del w:id="100" w:author="陈海燕" w:date="2024-11-04T15:35:00Z">
              <w:r>
                <w:rPr>
                  <w:rFonts w:hint="eastAsia" w:ascii="宋体" w:hAnsi="宋体"/>
                  <w:szCs w:val="21"/>
                </w:rPr>
                <w:delText>发布时间</w:delText>
              </w:r>
            </w:del>
          </w:p>
        </w:tc>
        <w:tc>
          <w:tcPr>
            <w:tcW w:w="2277" w:type="dxa"/>
            <w:tcBorders>
              <w:top w:val="single" w:color="auto" w:sz="4" w:space="0"/>
              <w:left w:val="single" w:color="auto" w:sz="4" w:space="0"/>
              <w:bottom w:val="single" w:color="auto" w:sz="4" w:space="0"/>
              <w:right w:val="single" w:color="auto" w:sz="4" w:space="0"/>
            </w:tcBorders>
          </w:tcPr>
          <w:p w14:paraId="2246506A">
            <w:pPr>
              <w:spacing w:line="360" w:lineRule="auto"/>
              <w:jc w:val="center"/>
              <w:rPr>
                <w:del w:id="101" w:author="陈海燕" w:date="2024-11-04T15:35:00Z"/>
                <w:rFonts w:hint="eastAsia" w:ascii="宋体" w:hAnsi="宋体"/>
                <w:szCs w:val="21"/>
              </w:rPr>
            </w:pPr>
            <w:del w:id="102" w:author="陈海燕" w:date="2024-11-04T15:35:00Z">
              <w:r>
                <w:rPr>
                  <w:rFonts w:ascii="宋体" w:hAnsi="宋体"/>
                  <w:szCs w:val="21"/>
                </w:rPr>
                <w:delText>Publish</w:delText>
              </w:r>
            </w:del>
            <w:del w:id="103" w:author="陈海燕" w:date="2024-11-04T15:35:00Z">
              <w:r>
                <w:rPr>
                  <w:rFonts w:hint="eastAsia" w:ascii="宋体" w:hAnsi="宋体"/>
                  <w:szCs w:val="21"/>
                </w:rPr>
                <w:delText>T</w:delText>
              </w:r>
            </w:del>
            <w:del w:id="104" w:author="陈海燕" w:date="2024-11-04T15:35:00Z">
              <w:r>
                <w:rPr>
                  <w:rFonts w:ascii="宋体" w:hAnsi="宋体"/>
                  <w:szCs w:val="21"/>
                </w:rPr>
                <w:delText>ime</w:delText>
              </w:r>
            </w:del>
          </w:p>
        </w:tc>
        <w:tc>
          <w:tcPr>
            <w:tcW w:w="2335" w:type="dxa"/>
            <w:tcBorders>
              <w:top w:val="single" w:color="auto" w:sz="4" w:space="0"/>
              <w:left w:val="single" w:color="auto" w:sz="4" w:space="0"/>
              <w:bottom w:val="single" w:color="auto" w:sz="4" w:space="0"/>
              <w:right w:val="single" w:color="auto" w:sz="4" w:space="0"/>
            </w:tcBorders>
          </w:tcPr>
          <w:p w14:paraId="4899E174">
            <w:pPr>
              <w:spacing w:line="360" w:lineRule="auto"/>
              <w:jc w:val="center"/>
              <w:rPr>
                <w:del w:id="105" w:author="陈海燕" w:date="2024-11-04T15:35:00Z"/>
                <w:rFonts w:hint="eastAsia" w:ascii="宋体" w:hAnsi="宋体"/>
                <w:szCs w:val="21"/>
              </w:rPr>
            </w:pPr>
            <w:del w:id="106" w:author="陈海燕" w:date="2024-11-04T15:35:00Z">
              <w:r>
                <w:rPr>
                  <w:rFonts w:hint="eastAsia" w:ascii="宋体" w:hAnsi="宋体"/>
                  <w:szCs w:val="21"/>
                </w:rPr>
                <w:delText>d</w:delText>
              </w:r>
            </w:del>
            <w:del w:id="107" w:author="陈海燕" w:date="2024-11-04T15:35:00Z">
              <w:r>
                <w:rPr>
                  <w:rFonts w:ascii="宋体" w:hAnsi="宋体"/>
                  <w:szCs w:val="21"/>
                </w:rPr>
                <w:delText>ate</w:delText>
              </w:r>
            </w:del>
            <w:del w:id="108" w:author="陈海燕" w:date="2024-11-04T15:35:00Z">
              <w:r>
                <w:rPr>
                  <w:rFonts w:hint="eastAsia" w:ascii="宋体" w:hAnsi="宋体"/>
                  <w:szCs w:val="21"/>
                </w:rPr>
                <w:delText>time</w:delText>
              </w:r>
            </w:del>
          </w:p>
        </w:tc>
      </w:tr>
      <w:tr w14:paraId="64C65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109" w:author="陈海燕" w:date="2024-11-04T15:35:00Z"/>
        </w:trPr>
        <w:tc>
          <w:tcPr>
            <w:tcW w:w="1832" w:type="dxa"/>
            <w:tcBorders>
              <w:top w:val="single" w:color="auto" w:sz="4" w:space="0"/>
              <w:left w:val="single" w:color="auto" w:sz="4" w:space="0"/>
              <w:bottom w:val="single" w:color="auto" w:sz="4" w:space="0"/>
              <w:right w:val="single" w:color="auto" w:sz="4" w:space="0"/>
            </w:tcBorders>
          </w:tcPr>
          <w:p w14:paraId="146AEA52">
            <w:pPr>
              <w:spacing w:line="360" w:lineRule="auto"/>
              <w:jc w:val="center"/>
              <w:rPr>
                <w:del w:id="110" w:author="陈海燕" w:date="2024-11-04T15:35:00Z"/>
                <w:rFonts w:hint="eastAsia" w:ascii="宋体" w:hAnsi="宋体"/>
                <w:szCs w:val="21"/>
              </w:rPr>
            </w:pPr>
            <w:del w:id="111" w:author="陈海燕" w:date="2024-11-04T15:35:00Z">
              <w:r>
                <w:rPr>
                  <w:rFonts w:hint="eastAsia" w:ascii="宋体" w:hAnsi="宋体"/>
                  <w:szCs w:val="21"/>
                </w:rPr>
                <w:delText>审核状态</w:delText>
              </w:r>
            </w:del>
          </w:p>
        </w:tc>
        <w:tc>
          <w:tcPr>
            <w:tcW w:w="2277" w:type="dxa"/>
            <w:tcBorders>
              <w:top w:val="single" w:color="auto" w:sz="4" w:space="0"/>
              <w:left w:val="single" w:color="auto" w:sz="4" w:space="0"/>
              <w:bottom w:val="single" w:color="auto" w:sz="4" w:space="0"/>
              <w:right w:val="single" w:color="auto" w:sz="4" w:space="0"/>
            </w:tcBorders>
          </w:tcPr>
          <w:p w14:paraId="7F04797F">
            <w:pPr>
              <w:spacing w:line="360" w:lineRule="auto"/>
              <w:jc w:val="center"/>
              <w:rPr>
                <w:del w:id="112" w:author="陈海燕" w:date="2024-11-04T15:35:00Z"/>
                <w:rFonts w:hint="eastAsia" w:ascii="宋体" w:hAnsi="宋体"/>
                <w:szCs w:val="21"/>
              </w:rPr>
            </w:pPr>
            <w:del w:id="113" w:author="陈海燕" w:date="2024-11-04T15:35:00Z">
              <w:r>
                <w:rPr>
                  <w:rFonts w:ascii="宋体" w:hAnsi="宋体"/>
                  <w:szCs w:val="21"/>
                </w:rPr>
                <w:delText>AuditState</w:delText>
              </w:r>
            </w:del>
          </w:p>
        </w:tc>
        <w:tc>
          <w:tcPr>
            <w:tcW w:w="2335" w:type="dxa"/>
            <w:tcBorders>
              <w:top w:val="single" w:color="auto" w:sz="4" w:space="0"/>
              <w:left w:val="single" w:color="auto" w:sz="4" w:space="0"/>
              <w:bottom w:val="single" w:color="auto" w:sz="4" w:space="0"/>
              <w:right w:val="single" w:color="auto" w:sz="4" w:space="0"/>
            </w:tcBorders>
          </w:tcPr>
          <w:p w14:paraId="2F273905">
            <w:pPr>
              <w:spacing w:line="360" w:lineRule="auto"/>
              <w:jc w:val="center"/>
              <w:rPr>
                <w:del w:id="114" w:author="陈海燕" w:date="2024-11-04T15:35:00Z"/>
                <w:rFonts w:hint="eastAsia" w:ascii="宋体" w:hAnsi="宋体"/>
                <w:szCs w:val="21"/>
              </w:rPr>
            </w:pPr>
            <w:del w:id="115" w:author="陈海燕" w:date="2024-11-04T15:35:00Z">
              <w:r>
                <w:rPr>
                  <w:rFonts w:hint="eastAsia" w:ascii="宋体" w:hAnsi="宋体"/>
                  <w:szCs w:val="21"/>
                </w:rPr>
                <w:delText>varchar(未审核，审核通过，审核未通过)</w:delText>
              </w:r>
            </w:del>
          </w:p>
        </w:tc>
      </w:tr>
      <w:tr w14:paraId="072B0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del w:id="116" w:author="陈海燕" w:date="2024-11-04T15:35:00Z"/>
        </w:trPr>
        <w:tc>
          <w:tcPr>
            <w:tcW w:w="1832" w:type="dxa"/>
            <w:tcBorders>
              <w:top w:val="single" w:color="auto" w:sz="4" w:space="0"/>
              <w:left w:val="single" w:color="auto" w:sz="4" w:space="0"/>
              <w:bottom w:val="single" w:color="auto" w:sz="4" w:space="0"/>
              <w:right w:val="single" w:color="auto" w:sz="4" w:space="0"/>
            </w:tcBorders>
          </w:tcPr>
          <w:p w14:paraId="37414F18">
            <w:pPr>
              <w:spacing w:line="360" w:lineRule="auto"/>
              <w:jc w:val="center"/>
              <w:rPr>
                <w:del w:id="117" w:author="陈海燕" w:date="2024-11-04T15:35:00Z"/>
                <w:rFonts w:hint="eastAsia" w:ascii="宋体" w:hAnsi="宋体"/>
                <w:szCs w:val="21"/>
              </w:rPr>
            </w:pPr>
            <w:del w:id="118" w:author="陈海燕" w:date="2024-11-04T15:35:00Z">
              <w:r>
                <w:rPr>
                  <w:rFonts w:hint="eastAsia" w:ascii="宋体" w:hAnsi="宋体"/>
                  <w:szCs w:val="21"/>
                </w:rPr>
                <w:delText>论坛话题标签</w:delText>
              </w:r>
            </w:del>
          </w:p>
        </w:tc>
        <w:tc>
          <w:tcPr>
            <w:tcW w:w="2277" w:type="dxa"/>
            <w:tcBorders>
              <w:top w:val="single" w:color="auto" w:sz="4" w:space="0"/>
              <w:left w:val="single" w:color="auto" w:sz="4" w:space="0"/>
              <w:bottom w:val="single" w:color="auto" w:sz="4" w:space="0"/>
              <w:right w:val="single" w:color="auto" w:sz="4" w:space="0"/>
            </w:tcBorders>
          </w:tcPr>
          <w:p w14:paraId="3683E2D9">
            <w:pPr>
              <w:spacing w:line="360" w:lineRule="auto"/>
              <w:jc w:val="center"/>
              <w:rPr>
                <w:del w:id="119" w:author="陈海燕" w:date="2024-11-04T15:35:00Z"/>
                <w:rFonts w:hint="eastAsia" w:ascii="宋体" w:hAnsi="宋体"/>
                <w:szCs w:val="21"/>
              </w:rPr>
            </w:pPr>
            <w:del w:id="120" w:author="陈海燕" w:date="2024-11-04T15:35:00Z">
              <w:r>
                <w:rPr>
                  <w:rFonts w:hint="eastAsia" w:ascii="宋体" w:hAnsi="宋体"/>
                  <w:szCs w:val="21"/>
                </w:rPr>
                <w:delText>Tag</w:delText>
              </w:r>
            </w:del>
          </w:p>
        </w:tc>
        <w:tc>
          <w:tcPr>
            <w:tcW w:w="2335" w:type="dxa"/>
            <w:tcBorders>
              <w:top w:val="single" w:color="auto" w:sz="4" w:space="0"/>
              <w:left w:val="single" w:color="auto" w:sz="4" w:space="0"/>
              <w:bottom w:val="single" w:color="auto" w:sz="4" w:space="0"/>
              <w:right w:val="single" w:color="auto" w:sz="4" w:space="0"/>
            </w:tcBorders>
          </w:tcPr>
          <w:p w14:paraId="6E93E69E">
            <w:pPr>
              <w:spacing w:line="360" w:lineRule="auto"/>
              <w:jc w:val="center"/>
              <w:rPr>
                <w:del w:id="121" w:author="陈海燕" w:date="2024-11-04T15:35:00Z"/>
                <w:rFonts w:hint="eastAsia" w:ascii="宋体" w:hAnsi="宋体"/>
                <w:szCs w:val="21"/>
              </w:rPr>
            </w:pPr>
            <w:del w:id="122" w:author="陈海燕" w:date="2024-11-04T15:35:00Z">
              <w:r>
                <w:rPr>
                  <w:rFonts w:hint="eastAsia" w:ascii="宋体" w:hAnsi="宋体"/>
                  <w:szCs w:val="21"/>
                </w:rPr>
                <w:delText>Varchar</w:delText>
              </w:r>
            </w:del>
          </w:p>
        </w:tc>
      </w:tr>
    </w:tbl>
    <w:p w14:paraId="71C45F21">
      <w:pPr>
        <w:spacing w:line="360" w:lineRule="auto"/>
        <w:jc w:val="center"/>
        <w:rPr>
          <w:rFonts w:hint="eastAsia" w:ascii="宋体" w:hAnsi="宋体"/>
          <w:szCs w:val="21"/>
        </w:rPr>
      </w:pPr>
    </w:p>
    <w:p w14:paraId="3DD0AAA6">
      <w:pPr>
        <w:spacing w:line="360" w:lineRule="auto"/>
        <w:jc w:val="left"/>
        <w:rPr>
          <w:rFonts w:hint="eastAsia" w:ascii="宋体" w:hAnsi="宋体"/>
          <w:b/>
          <w:bCs/>
          <w:szCs w:val="21"/>
        </w:rPr>
      </w:pPr>
      <w:r>
        <w:rPr>
          <w:rFonts w:hint="eastAsia" w:ascii="宋体" w:hAnsi="宋体"/>
          <w:b/>
          <w:bCs/>
          <w:szCs w:val="21"/>
        </w:rPr>
        <w:t>类名：</w:t>
      </w:r>
      <w:r>
        <w:rPr>
          <w:rFonts w:ascii="宋体" w:hAnsi="宋体"/>
          <w:b/>
          <w:bCs/>
          <w:szCs w:val="21"/>
        </w:rPr>
        <w:t>Comment</w:t>
      </w:r>
      <w:r>
        <w:rPr>
          <w:rFonts w:hint="eastAsia" w:ascii="宋体" w:hAnsi="宋体"/>
          <w:b/>
          <w:bCs/>
          <w:szCs w:val="21"/>
        </w:rPr>
        <w:t>(</w:t>
      </w:r>
      <w:r>
        <w:rPr>
          <w:rFonts w:ascii="宋体" w:hAnsi="宋体"/>
          <w:b/>
          <w:bCs/>
          <w:szCs w:val="21"/>
        </w:rPr>
        <w:t>评论类</w:t>
      </w:r>
      <w:r>
        <w:rPr>
          <w:rFonts w:hint="eastAsia" w:ascii="宋体" w:hAnsi="宋体"/>
          <w:b/>
          <w:bCs/>
          <w:szCs w:val="21"/>
        </w:rPr>
        <w:t>)</w:t>
      </w:r>
    </w:p>
    <w:p w14:paraId="6AA9324F">
      <w:pPr>
        <w:spacing w:line="360" w:lineRule="auto"/>
        <w:jc w:val="left"/>
        <w:rPr>
          <w:rFonts w:hint="eastAsia" w:ascii="宋体" w:hAnsi="宋体"/>
          <w:b/>
          <w:bCs/>
          <w:szCs w:val="21"/>
        </w:rPr>
      </w:pPr>
      <w:r>
        <w:rPr>
          <w:rFonts w:hint="eastAsia" w:ascii="宋体" w:hAnsi="宋体"/>
          <w:b/>
          <w:bCs/>
          <w:szCs w:val="21"/>
        </w:rPr>
        <w:t>属性表如表3</w:t>
      </w:r>
      <w:r>
        <w:rPr>
          <w:rFonts w:ascii="宋体" w:hAnsi="宋体"/>
          <w:b/>
          <w:bCs/>
          <w:szCs w:val="21"/>
        </w:rPr>
        <w:t>.1.</w:t>
      </w:r>
      <w:ins w:id="123" w:author="快乐的小丸子" w:date="2024-11-07T23:17:41Z">
        <w:r>
          <w:rPr>
            <w:rFonts w:hint="eastAsia" w:ascii="宋体" w:hAnsi="宋体"/>
            <w:b/>
            <w:bCs/>
            <w:szCs w:val="21"/>
            <w:lang w:val="en-US" w:eastAsia="zh-CN"/>
          </w:rPr>
          <w:t>6</w:t>
        </w:r>
      </w:ins>
      <w:del w:id="124" w:author="快乐的小丸子" w:date="2024-11-07T23:17:41Z">
        <w:r>
          <w:rPr>
            <w:rFonts w:ascii="宋体" w:hAnsi="宋体"/>
            <w:b/>
            <w:bCs/>
            <w:szCs w:val="21"/>
          </w:rPr>
          <w:delText>7</w:delText>
        </w:r>
      </w:del>
      <w:r>
        <w:rPr>
          <w:rFonts w:hint="eastAsia" w:ascii="宋体" w:hAnsi="宋体"/>
          <w:b/>
          <w:bCs/>
          <w:szCs w:val="21"/>
        </w:rPr>
        <w:t>所示：</w:t>
      </w:r>
    </w:p>
    <w:p w14:paraId="30FB2063">
      <w:pPr>
        <w:spacing w:line="360" w:lineRule="auto"/>
        <w:jc w:val="center"/>
        <w:rPr>
          <w:rFonts w:hint="eastAsia" w:ascii="宋体" w:hAnsi="宋体"/>
          <w:szCs w:val="21"/>
        </w:rPr>
      </w:pPr>
      <w:r>
        <w:rPr>
          <w:rFonts w:hint="eastAsia" w:ascii="宋体" w:hAnsi="宋体"/>
          <w:szCs w:val="21"/>
        </w:rPr>
        <w:t>表3</w:t>
      </w:r>
      <w:r>
        <w:rPr>
          <w:rFonts w:ascii="宋体" w:hAnsi="宋体"/>
          <w:szCs w:val="21"/>
        </w:rPr>
        <w:t>.1.7 Comment</w:t>
      </w:r>
      <w:r>
        <w:rPr>
          <w:rFonts w:hint="eastAsia" w:ascii="宋体" w:hAnsi="宋体"/>
          <w:szCs w:val="21"/>
        </w:rPr>
        <w:t>类属性表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2EE77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4B60082">
            <w:pPr>
              <w:spacing w:line="360" w:lineRule="auto"/>
              <w:jc w:val="center"/>
              <w:rPr>
                <w:rFonts w:hint="eastAsia" w:ascii="宋体" w:hAnsi="宋体"/>
                <w:szCs w:val="21"/>
              </w:rPr>
            </w:pPr>
            <w:r>
              <w:rPr>
                <w:rFonts w:hint="eastAsia" w:ascii="宋体" w:hAnsi="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7B3FDB0B">
            <w:pPr>
              <w:spacing w:line="360" w:lineRule="auto"/>
              <w:jc w:val="center"/>
              <w:rPr>
                <w:rFonts w:hint="eastAsia" w:ascii="宋体" w:hAnsi="宋体"/>
                <w:szCs w:val="21"/>
              </w:rPr>
            </w:pPr>
            <w:r>
              <w:rPr>
                <w:rFonts w:hint="eastAsia" w:ascii="宋体" w:hAnsi="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0400A661">
            <w:pPr>
              <w:spacing w:line="360" w:lineRule="auto"/>
              <w:jc w:val="center"/>
              <w:rPr>
                <w:rFonts w:hint="eastAsia" w:ascii="宋体" w:hAnsi="宋体"/>
                <w:szCs w:val="21"/>
              </w:rPr>
            </w:pPr>
            <w:r>
              <w:rPr>
                <w:rFonts w:hint="eastAsia" w:ascii="宋体" w:hAnsi="宋体"/>
                <w:szCs w:val="21"/>
              </w:rPr>
              <w:t>数据类型</w:t>
            </w:r>
          </w:p>
        </w:tc>
      </w:tr>
      <w:tr w14:paraId="22D7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tcPr>
          <w:p w14:paraId="26FF97D1">
            <w:pPr>
              <w:spacing w:line="360" w:lineRule="auto"/>
              <w:jc w:val="center"/>
              <w:rPr>
                <w:rFonts w:hint="eastAsia" w:ascii="宋体" w:hAnsi="宋体"/>
                <w:szCs w:val="21"/>
              </w:rPr>
            </w:pPr>
            <w:r>
              <w:rPr>
                <w:rFonts w:hint="eastAsia" w:ascii="宋体" w:hAnsi="宋体"/>
                <w:szCs w:val="21"/>
              </w:rPr>
              <w:t>评论ID</w:t>
            </w:r>
          </w:p>
        </w:tc>
        <w:tc>
          <w:tcPr>
            <w:tcW w:w="2277" w:type="dxa"/>
            <w:tcBorders>
              <w:top w:val="single" w:color="auto" w:sz="4" w:space="0"/>
              <w:left w:val="single" w:color="auto" w:sz="4" w:space="0"/>
              <w:bottom w:val="single" w:color="auto" w:sz="4" w:space="0"/>
              <w:right w:val="single" w:color="auto" w:sz="4" w:space="0"/>
            </w:tcBorders>
          </w:tcPr>
          <w:p w14:paraId="687B5A86">
            <w:pPr>
              <w:spacing w:line="360" w:lineRule="auto"/>
              <w:jc w:val="center"/>
              <w:rPr>
                <w:rFonts w:hint="eastAsia" w:ascii="宋体" w:hAnsi="宋体"/>
                <w:szCs w:val="21"/>
              </w:rPr>
            </w:pPr>
            <w:r>
              <w:rPr>
                <w:rFonts w:hint="eastAsia" w:ascii="宋体" w:hAnsi="宋体"/>
                <w:szCs w:val="21"/>
              </w:rPr>
              <w:t>CommentID</w:t>
            </w:r>
          </w:p>
        </w:tc>
        <w:tc>
          <w:tcPr>
            <w:tcW w:w="2335" w:type="dxa"/>
            <w:tcBorders>
              <w:top w:val="single" w:color="auto" w:sz="4" w:space="0"/>
              <w:left w:val="single" w:color="auto" w:sz="4" w:space="0"/>
              <w:bottom w:val="single" w:color="auto" w:sz="4" w:space="0"/>
              <w:right w:val="single" w:color="auto" w:sz="4" w:space="0"/>
            </w:tcBorders>
          </w:tcPr>
          <w:p w14:paraId="62AC77AA">
            <w:pPr>
              <w:spacing w:line="360" w:lineRule="auto"/>
              <w:jc w:val="center"/>
              <w:rPr>
                <w:rFonts w:hint="eastAsia" w:ascii="宋体" w:hAnsi="宋体"/>
                <w:szCs w:val="21"/>
              </w:rPr>
            </w:pPr>
            <w:r>
              <w:rPr>
                <w:rFonts w:hint="eastAsia" w:ascii="宋体" w:hAnsi="宋体"/>
                <w:szCs w:val="21"/>
              </w:rPr>
              <w:t>varchar</w:t>
            </w:r>
          </w:p>
        </w:tc>
      </w:tr>
      <w:tr w14:paraId="69D2B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tcPr>
          <w:p w14:paraId="3FD5D269">
            <w:pPr>
              <w:spacing w:line="360" w:lineRule="auto"/>
              <w:jc w:val="center"/>
              <w:rPr>
                <w:rFonts w:hint="eastAsia" w:ascii="宋体" w:hAnsi="宋体"/>
                <w:szCs w:val="21"/>
              </w:rPr>
            </w:pPr>
            <w:ins w:id="125" w:author="快乐的小丸子" w:date="2024-11-06T22:26:23Z">
              <w:r>
                <w:rPr>
                  <w:rFonts w:hint="eastAsia" w:ascii="宋体" w:hAnsi="宋体"/>
                  <w:szCs w:val="21"/>
                  <w:lang w:val="en-US" w:eastAsia="zh-CN"/>
                </w:rPr>
                <w:t>评论</w:t>
              </w:r>
            </w:ins>
            <w:ins w:id="126" w:author="快乐的小丸子" w:date="2024-11-06T22:26:25Z">
              <w:r>
                <w:rPr>
                  <w:rFonts w:hint="eastAsia" w:ascii="宋体" w:hAnsi="宋体"/>
                  <w:szCs w:val="21"/>
                  <w:lang w:val="en-US" w:eastAsia="zh-CN"/>
                </w:rPr>
                <w:t>对象</w:t>
              </w:r>
            </w:ins>
            <w:del w:id="127" w:author="快乐的小丸子" w:date="2024-11-06T22:26:19Z">
              <w:r>
                <w:rPr>
                  <w:rFonts w:hint="eastAsia" w:ascii="宋体" w:hAnsi="宋体"/>
                  <w:szCs w:val="21"/>
                </w:rPr>
                <w:delText>游戏</w:delText>
              </w:r>
            </w:del>
            <w:del w:id="128" w:author="陈海燕" w:date="2024-11-04T15:35:00Z">
              <w:r>
                <w:rPr>
                  <w:rFonts w:hint="eastAsia" w:ascii="宋体" w:hAnsi="宋体"/>
                  <w:szCs w:val="21"/>
                </w:rPr>
                <w:delText>论坛</w:delText>
              </w:r>
            </w:del>
            <w:r>
              <w:rPr>
                <w:rFonts w:hint="eastAsia" w:ascii="宋体" w:hAnsi="宋体"/>
                <w:szCs w:val="21"/>
              </w:rPr>
              <w:t>ID</w:t>
            </w:r>
          </w:p>
        </w:tc>
        <w:tc>
          <w:tcPr>
            <w:tcW w:w="2277" w:type="dxa"/>
            <w:tcBorders>
              <w:top w:val="single" w:color="auto" w:sz="4" w:space="0"/>
              <w:left w:val="single" w:color="auto" w:sz="4" w:space="0"/>
              <w:bottom w:val="single" w:color="auto" w:sz="4" w:space="0"/>
              <w:right w:val="single" w:color="auto" w:sz="4" w:space="0"/>
            </w:tcBorders>
          </w:tcPr>
          <w:p w14:paraId="28F1FCC9">
            <w:pPr>
              <w:spacing w:line="360" w:lineRule="auto"/>
              <w:jc w:val="center"/>
              <w:rPr>
                <w:rFonts w:hint="eastAsia" w:ascii="宋体" w:hAnsi="宋体"/>
                <w:szCs w:val="21"/>
              </w:rPr>
            </w:pPr>
            <w:ins w:id="129" w:author="快乐的小丸子" w:date="2024-11-06T22:27:03Z">
              <w:r>
                <w:rPr>
                  <w:rFonts w:hint="eastAsia" w:ascii="宋体" w:hAnsi="宋体"/>
                  <w:szCs w:val="21"/>
                  <w:lang w:val="en-US" w:eastAsia="zh-CN"/>
                </w:rPr>
                <w:t>Com</w:t>
              </w:r>
            </w:ins>
            <w:ins w:id="130" w:author="快乐的小丸子" w:date="2024-11-06T22:27:24Z">
              <w:r>
                <w:rPr>
                  <w:rFonts w:hint="eastAsia" w:ascii="宋体" w:hAnsi="宋体"/>
                  <w:szCs w:val="21"/>
                  <w:lang w:val="en-US" w:eastAsia="zh-CN"/>
                </w:rPr>
                <w:t>m</w:t>
              </w:r>
            </w:ins>
            <w:ins w:id="131" w:author="快乐的小丸子" w:date="2024-11-06T22:27:25Z">
              <w:r>
                <w:rPr>
                  <w:rFonts w:hint="eastAsia" w:ascii="宋体" w:hAnsi="宋体"/>
                  <w:szCs w:val="21"/>
                  <w:lang w:val="en-US" w:eastAsia="zh-CN"/>
                </w:rPr>
                <w:t>ent</w:t>
              </w:r>
            </w:ins>
            <w:ins w:id="132" w:author="快乐的小丸子" w:date="2024-11-06T22:27:27Z">
              <w:r>
                <w:rPr>
                  <w:rFonts w:hint="eastAsia" w:ascii="宋体" w:hAnsi="宋体"/>
                  <w:szCs w:val="21"/>
                  <w:lang w:val="en-US" w:eastAsia="zh-CN"/>
                </w:rPr>
                <w:t>obj</w:t>
              </w:r>
            </w:ins>
            <w:ins w:id="133" w:author="快乐的小丸子" w:date="2024-11-06T22:27:28Z">
              <w:r>
                <w:rPr>
                  <w:rFonts w:hint="eastAsia" w:ascii="宋体" w:hAnsi="宋体"/>
                  <w:szCs w:val="21"/>
                  <w:lang w:val="en-US" w:eastAsia="zh-CN"/>
                </w:rPr>
                <w:t>ect</w:t>
              </w:r>
            </w:ins>
            <w:ins w:id="134" w:author="陈海燕" w:date="2024-11-04T15:36:00Z">
              <w:del w:id="135" w:author="快乐的小丸子" w:date="2024-11-06T22:26:28Z">
                <w:r>
                  <w:rPr>
                    <w:rFonts w:hint="eastAsia" w:ascii="宋体" w:hAnsi="宋体"/>
                    <w:szCs w:val="21"/>
                  </w:rPr>
                  <w:delText>G</w:delText>
                </w:r>
              </w:del>
            </w:ins>
            <w:ins w:id="136" w:author="陈海燕" w:date="2024-11-04T15:36:00Z">
              <w:del w:id="137" w:author="快乐的小丸子" w:date="2024-11-06T22:26:27Z">
                <w:r>
                  <w:rPr>
                    <w:rFonts w:hint="eastAsia" w:ascii="宋体" w:hAnsi="宋体"/>
                    <w:szCs w:val="21"/>
                  </w:rPr>
                  <w:delText>ame</w:delText>
                </w:r>
              </w:del>
            </w:ins>
            <w:ins w:id="138" w:author="陈海燕" w:date="2024-11-04T15:36:00Z">
              <w:r>
                <w:rPr>
                  <w:rFonts w:ascii="宋体" w:hAnsi="宋体"/>
                  <w:szCs w:val="21"/>
                </w:rPr>
                <w:t>ID</w:t>
              </w:r>
            </w:ins>
            <w:del w:id="139" w:author="陈海燕" w:date="2024-11-04T15:36:00Z">
              <w:r>
                <w:rPr>
                  <w:rFonts w:hint="eastAsia" w:ascii="宋体" w:hAnsi="宋体"/>
                  <w:szCs w:val="21"/>
                </w:rPr>
                <w:delText>ForumID</w:delText>
              </w:r>
            </w:del>
          </w:p>
        </w:tc>
        <w:tc>
          <w:tcPr>
            <w:tcW w:w="2335" w:type="dxa"/>
            <w:tcBorders>
              <w:top w:val="single" w:color="auto" w:sz="4" w:space="0"/>
              <w:left w:val="single" w:color="auto" w:sz="4" w:space="0"/>
              <w:bottom w:val="single" w:color="auto" w:sz="4" w:space="0"/>
              <w:right w:val="single" w:color="auto" w:sz="4" w:space="0"/>
            </w:tcBorders>
          </w:tcPr>
          <w:p w14:paraId="2DEC1EB1">
            <w:pPr>
              <w:spacing w:line="360" w:lineRule="auto"/>
              <w:jc w:val="center"/>
              <w:rPr>
                <w:rFonts w:hint="eastAsia" w:ascii="宋体" w:hAnsi="宋体"/>
                <w:szCs w:val="21"/>
              </w:rPr>
            </w:pPr>
            <w:r>
              <w:rPr>
                <w:rFonts w:ascii="宋体" w:hAnsi="宋体"/>
                <w:szCs w:val="21"/>
              </w:rPr>
              <w:t>varchar</w:t>
            </w:r>
          </w:p>
        </w:tc>
      </w:tr>
      <w:tr w14:paraId="094B1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tcPr>
          <w:p w14:paraId="5D3DE12D">
            <w:pPr>
              <w:spacing w:line="360" w:lineRule="auto"/>
              <w:jc w:val="center"/>
              <w:rPr>
                <w:rFonts w:hint="eastAsia" w:ascii="宋体" w:hAnsi="宋体"/>
                <w:szCs w:val="21"/>
              </w:rPr>
            </w:pPr>
            <w:r>
              <w:rPr>
                <w:rFonts w:hint="eastAsia" w:ascii="宋体" w:hAnsi="宋体"/>
                <w:szCs w:val="21"/>
              </w:rPr>
              <w:t>评论者ID</w:t>
            </w:r>
          </w:p>
        </w:tc>
        <w:tc>
          <w:tcPr>
            <w:tcW w:w="2277" w:type="dxa"/>
            <w:tcBorders>
              <w:top w:val="single" w:color="auto" w:sz="4" w:space="0"/>
              <w:left w:val="single" w:color="auto" w:sz="4" w:space="0"/>
              <w:bottom w:val="single" w:color="auto" w:sz="4" w:space="0"/>
              <w:right w:val="single" w:color="auto" w:sz="4" w:space="0"/>
            </w:tcBorders>
          </w:tcPr>
          <w:p w14:paraId="7EF7F3AF">
            <w:pPr>
              <w:spacing w:line="360" w:lineRule="auto"/>
              <w:jc w:val="center"/>
              <w:rPr>
                <w:rFonts w:hint="eastAsia" w:ascii="宋体" w:hAnsi="宋体"/>
                <w:szCs w:val="21"/>
              </w:rPr>
            </w:pPr>
            <w:r>
              <w:rPr>
                <w:rFonts w:hint="eastAsia" w:ascii="宋体" w:hAnsi="宋体"/>
                <w:szCs w:val="21"/>
              </w:rPr>
              <w:t>user</w:t>
            </w:r>
            <w:r>
              <w:rPr>
                <w:rFonts w:ascii="宋体" w:hAnsi="宋体"/>
                <w:szCs w:val="21"/>
              </w:rPr>
              <w:t>ID</w:t>
            </w:r>
          </w:p>
        </w:tc>
        <w:tc>
          <w:tcPr>
            <w:tcW w:w="2335" w:type="dxa"/>
            <w:tcBorders>
              <w:top w:val="single" w:color="auto" w:sz="4" w:space="0"/>
              <w:left w:val="single" w:color="auto" w:sz="4" w:space="0"/>
              <w:bottom w:val="single" w:color="auto" w:sz="4" w:space="0"/>
              <w:right w:val="single" w:color="auto" w:sz="4" w:space="0"/>
            </w:tcBorders>
          </w:tcPr>
          <w:p w14:paraId="56F351DD">
            <w:pPr>
              <w:spacing w:line="360" w:lineRule="auto"/>
              <w:jc w:val="center"/>
              <w:rPr>
                <w:rFonts w:hint="eastAsia" w:ascii="宋体" w:hAnsi="宋体"/>
                <w:szCs w:val="21"/>
              </w:rPr>
            </w:pPr>
            <w:r>
              <w:rPr>
                <w:rFonts w:hint="eastAsia" w:ascii="宋体" w:hAnsi="宋体"/>
                <w:szCs w:val="21"/>
              </w:rPr>
              <w:t>v</w:t>
            </w:r>
            <w:r>
              <w:rPr>
                <w:rFonts w:ascii="宋体" w:hAnsi="宋体"/>
                <w:szCs w:val="21"/>
              </w:rPr>
              <w:t>archar</w:t>
            </w:r>
          </w:p>
        </w:tc>
      </w:tr>
      <w:tr w14:paraId="5B004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tcPr>
          <w:p w14:paraId="79C70734">
            <w:pPr>
              <w:spacing w:line="360" w:lineRule="auto"/>
              <w:jc w:val="center"/>
              <w:rPr>
                <w:rFonts w:hint="eastAsia" w:ascii="宋体" w:hAnsi="宋体"/>
                <w:szCs w:val="21"/>
              </w:rPr>
            </w:pPr>
            <w:r>
              <w:rPr>
                <w:rFonts w:hint="eastAsia" w:ascii="宋体" w:hAnsi="宋体"/>
                <w:szCs w:val="21"/>
              </w:rPr>
              <w:t>评论内容</w:t>
            </w:r>
          </w:p>
        </w:tc>
        <w:tc>
          <w:tcPr>
            <w:tcW w:w="2277" w:type="dxa"/>
            <w:tcBorders>
              <w:top w:val="single" w:color="auto" w:sz="4" w:space="0"/>
              <w:left w:val="single" w:color="auto" w:sz="4" w:space="0"/>
              <w:bottom w:val="single" w:color="auto" w:sz="4" w:space="0"/>
              <w:right w:val="single" w:color="auto" w:sz="4" w:space="0"/>
            </w:tcBorders>
          </w:tcPr>
          <w:p w14:paraId="189E59CF">
            <w:pPr>
              <w:spacing w:line="360" w:lineRule="auto"/>
              <w:jc w:val="center"/>
              <w:rPr>
                <w:rFonts w:hint="eastAsia" w:ascii="宋体" w:hAnsi="宋体"/>
                <w:szCs w:val="21"/>
              </w:rPr>
            </w:pPr>
            <w:r>
              <w:rPr>
                <w:rFonts w:hint="eastAsia" w:ascii="宋体" w:hAnsi="宋体"/>
                <w:szCs w:val="21"/>
              </w:rPr>
              <w:t>Content</w:t>
            </w:r>
          </w:p>
        </w:tc>
        <w:tc>
          <w:tcPr>
            <w:tcW w:w="2335" w:type="dxa"/>
            <w:tcBorders>
              <w:top w:val="single" w:color="auto" w:sz="4" w:space="0"/>
              <w:left w:val="single" w:color="auto" w:sz="4" w:space="0"/>
              <w:bottom w:val="single" w:color="auto" w:sz="4" w:space="0"/>
              <w:right w:val="single" w:color="auto" w:sz="4" w:space="0"/>
            </w:tcBorders>
          </w:tcPr>
          <w:p w14:paraId="7FD199B2">
            <w:pPr>
              <w:spacing w:line="360" w:lineRule="auto"/>
              <w:jc w:val="center"/>
              <w:rPr>
                <w:rFonts w:hint="eastAsia" w:ascii="宋体" w:hAnsi="宋体"/>
                <w:szCs w:val="21"/>
              </w:rPr>
            </w:pPr>
            <w:r>
              <w:rPr>
                <w:rFonts w:hint="eastAsia" w:ascii="宋体" w:hAnsi="宋体"/>
                <w:szCs w:val="21"/>
              </w:rPr>
              <w:t>t</w:t>
            </w:r>
            <w:r>
              <w:rPr>
                <w:rFonts w:ascii="宋体" w:hAnsi="宋体"/>
                <w:szCs w:val="21"/>
              </w:rPr>
              <w:t>ext</w:t>
            </w:r>
          </w:p>
        </w:tc>
      </w:tr>
      <w:tr w14:paraId="5E29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tcPr>
          <w:p w14:paraId="2774576B">
            <w:pPr>
              <w:spacing w:line="360" w:lineRule="auto"/>
              <w:jc w:val="center"/>
              <w:rPr>
                <w:rFonts w:hint="eastAsia" w:ascii="宋体" w:hAnsi="宋体"/>
                <w:szCs w:val="21"/>
              </w:rPr>
            </w:pPr>
            <w:r>
              <w:rPr>
                <w:rFonts w:hint="eastAsia" w:ascii="宋体" w:hAnsi="宋体"/>
                <w:szCs w:val="21"/>
              </w:rPr>
              <w:t>评论时间</w:t>
            </w:r>
          </w:p>
        </w:tc>
        <w:tc>
          <w:tcPr>
            <w:tcW w:w="2277" w:type="dxa"/>
            <w:tcBorders>
              <w:top w:val="single" w:color="auto" w:sz="4" w:space="0"/>
              <w:left w:val="single" w:color="auto" w:sz="4" w:space="0"/>
              <w:bottom w:val="single" w:color="auto" w:sz="4" w:space="0"/>
              <w:right w:val="single" w:color="auto" w:sz="4" w:space="0"/>
            </w:tcBorders>
          </w:tcPr>
          <w:p w14:paraId="6159B626">
            <w:pPr>
              <w:spacing w:line="360" w:lineRule="auto"/>
              <w:jc w:val="center"/>
              <w:rPr>
                <w:rFonts w:hint="eastAsia" w:ascii="宋体" w:hAnsi="宋体"/>
                <w:szCs w:val="21"/>
              </w:rPr>
            </w:pPr>
            <w:r>
              <w:rPr>
                <w:rFonts w:ascii="宋体" w:hAnsi="宋体"/>
                <w:szCs w:val="21"/>
              </w:rPr>
              <w:t>Publish</w:t>
            </w:r>
            <w:r>
              <w:rPr>
                <w:rFonts w:hint="eastAsia" w:ascii="宋体" w:hAnsi="宋体"/>
                <w:szCs w:val="21"/>
              </w:rPr>
              <w:t>Time</w:t>
            </w:r>
          </w:p>
        </w:tc>
        <w:tc>
          <w:tcPr>
            <w:tcW w:w="2335" w:type="dxa"/>
            <w:tcBorders>
              <w:top w:val="single" w:color="auto" w:sz="4" w:space="0"/>
              <w:left w:val="single" w:color="auto" w:sz="4" w:space="0"/>
              <w:bottom w:val="single" w:color="auto" w:sz="4" w:space="0"/>
              <w:right w:val="single" w:color="auto" w:sz="4" w:space="0"/>
            </w:tcBorders>
          </w:tcPr>
          <w:p w14:paraId="47CBF6F3">
            <w:pPr>
              <w:spacing w:line="360" w:lineRule="auto"/>
              <w:jc w:val="center"/>
              <w:rPr>
                <w:rFonts w:hint="eastAsia" w:ascii="宋体" w:hAnsi="宋体"/>
                <w:szCs w:val="21"/>
              </w:rPr>
            </w:pPr>
            <w:r>
              <w:rPr>
                <w:rFonts w:ascii="宋体" w:hAnsi="宋体"/>
                <w:szCs w:val="21"/>
              </w:rPr>
              <w:t>date</w:t>
            </w:r>
            <w:r>
              <w:rPr>
                <w:rFonts w:hint="eastAsia" w:ascii="宋体" w:hAnsi="宋体"/>
                <w:szCs w:val="21"/>
              </w:rPr>
              <w:t>time</w:t>
            </w:r>
          </w:p>
        </w:tc>
      </w:tr>
      <w:tr w14:paraId="68BB8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del w:id="140" w:author="快乐的小丸子" w:date="2024-11-06T23:03:08Z"/>
        </w:trPr>
        <w:tc>
          <w:tcPr>
            <w:tcW w:w="1832" w:type="dxa"/>
            <w:tcBorders>
              <w:top w:val="single" w:color="auto" w:sz="4" w:space="0"/>
              <w:left w:val="single" w:color="auto" w:sz="4" w:space="0"/>
              <w:bottom w:val="single" w:color="auto" w:sz="4" w:space="0"/>
              <w:right w:val="single" w:color="auto" w:sz="4" w:space="0"/>
            </w:tcBorders>
          </w:tcPr>
          <w:p w14:paraId="000D26D7">
            <w:pPr>
              <w:spacing w:line="360" w:lineRule="auto"/>
              <w:jc w:val="center"/>
              <w:rPr>
                <w:del w:id="141" w:author="快乐的小丸子" w:date="2024-11-06T23:03:08Z"/>
                <w:rFonts w:hint="eastAsia" w:ascii="宋体" w:hAnsi="宋体"/>
                <w:szCs w:val="21"/>
              </w:rPr>
            </w:pPr>
            <w:ins w:id="142" w:author="陈海燕" w:date="2024-11-04T15:36:00Z">
              <w:del w:id="143" w:author="快乐的小丸子" w:date="2024-11-06T23:03:08Z">
                <w:r>
                  <w:rPr>
                    <w:rFonts w:hint="eastAsia" w:ascii="宋体" w:hAnsi="宋体"/>
                    <w:szCs w:val="21"/>
                  </w:rPr>
                  <w:delText>审核状态</w:delText>
                </w:r>
              </w:del>
            </w:ins>
            <w:del w:id="144" w:author="快乐的小丸子" w:date="2024-11-06T23:03:08Z">
              <w:r>
                <w:rPr>
                  <w:rFonts w:hint="eastAsia" w:ascii="宋体" w:hAnsi="宋体"/>
                  <w:szCs w:val="21"/>
                </w:rPr>
                <w:delText>点赞数量</w:delText>
              </w:r>
            </w:del>
          </w:p>
        </w:tc>
        <w:tc>
          <w:tcPr>
            <w:tcW w:w="2277" w:type="dxa"/>
            <w:tcBorders>
              <w:top w:val="single" w:color="auto" w:sz="4" w:space="0"/>
              <w:left w:val="single" w:color="auto" w:sz="4" w:space="0"/>
              <w:bottom w:val="single" w:color="auto" w:sz="4" w:space="0"/>
              <w:right w:val="single" w:color="auto" w:sz="4" w:space="0"/>
            </w:tcBorders>
          </w:tcPr>
          <w:p w14:paraId="69EE45DE">
            <w:pPr>
              <w:spacing w:line="360" w:lineRule="auto"/>
              <w:jc w:val="center"/>
              <w:rPr>
                <w:del w:id="145" w:author="快乐的小丸子" w:date="2024-11-06T23:03:08Z"/>
                <w:rFonts w:hint="eastAsia" w:ascii="宋体" w:hAnsi="宋体"/>
                <w:szCs w:val="21"/>
              </w:rPr>
            </w:pPr>
            <w:del w:id="146" w:author="快乐的小丸子" w:date="2024-11-06T23:03:08Z">
              <w:r>
                <w:rPr>
                  <w:rFonts w:hint="eastAsia" w:ascii="宋体" w:hAnsi="宋体"/>
                  <w:szCs w:val="21"/>
                </w:rPr>
                <w:delText>Thumbsup</w:delText>
              </w:r>
            </w:del>
          </w:p>
        </w:tc>
        <w:tc>
          <w:tcPr>
            <w:tcW w:w="2335" w:type="dxa"/>
            <w:tcBorders>
              <w:top w:val="single" w:color="auto" w:sz="4" w:space="0"/>
              <w:left w:val="single" w:color="auto" w:sz="4" w:space="0"/>
              <w:bottom w:val="single" w:color="auto" w:sz="4" w:space="0"/>
              <w:right w:val="single" w:color="auto" w:sz="4" w:space="0"/>
            </w:tcBorders>
          </w:tcPr>
          <w:p w14:paraId="33AB4B5A">
            <w:pPr>
              <w:spacing w:line="360" w:lineRule="auto"/>
              <w:jc w:val="center"/>
              <w:rPr>
                <w:del w:id="147" w:author="快乐的小丸子" w:date="2024-11-06T23:03:08Z"/>
                <w:rFonts w:hint="eastAsia" w:ascii="宋体" w:hAnsi="宋体"/>
                <w:szCs w:val="21"/>
              </w:rPr>
            </w:pPr>
            <w:del w:id="148" w:author="快乐的小丸子" w:date="2024-11-06T23:03:08Z">
              <w:r>
                <w:rPr>
                  <w:rFonts w:hint="eastAsia" w:ascii="宋体" w:hAnsi="宋体"/>
                  <w:szCs w:val="21"/>
                </w:rPr>
                <w:delText>int</w:delText>
              </w:r>
            </w:del>
          </w:p>
        </w:tc>
      </w:tr>
      <w:tr w14:paraId="4818E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ins w:id="149" w:author="快乐的小丸子" w:date="2024-11-06T23:29:19Z"/>
        </w:trPr>
        <w:tc>
          <w:tcPr>
            <w:tcW w:w="1832" w:type="dxa"/>
            <w:tcBorders>
              <w:top w:val="single" w:color="auto" w:sz="4" w:space="0"/>
              <w:left w:val="single" w:color="auto" w:sz="4" w:space="0"/>
              <w:bottom w:val="single" w:color="auto" w:sz="4" w:space="0"/>
              <w:right w:val="single" w:color="auto" w:sz="4" w:space="0"/>
            </w:tcBorders>
          </w:tcPr>
          <w:p w14:paraId="20E59962">
            <w:pPr>
              <w:spacing w:line="360" w:lineRule="auto"/>
              <w:jc w:val="center"/>
              <w:rPr>
                <w:ins w:id="150" w:author="快乐的小丸子" w:date="2024-11-06T23:29:19Z"/>
                <w:rFonts w:hint="eastAsia" w:ascii="宋体" w:hAnsi="宋体" w:eastAsia="宋体"/>
                <w:szCs w:val="21"/>
                <w:lang w:val="en-US" w:eastAsia="zh-CN"/>
              </w:rPr>
            </w:pPr>
            <w:ins w:id="151" w:author="快乐的小丸子" w:date="2024-11-06T23:29:30Z">
              <w:r>
                <w:rPr>
                  <w:rFonts w:hint="eastAsia" w:ascii="宋体" w:hAnsi="宋体"/>
                  <w:szCs w:val="21"/>
                  <w:lang w:val="en-US" w:eastAsia="zh-CN"/>
                </w:rPr>
                <w:t>评分</w:t>
              </w:r>
            </w:ins>
          </w:p>
        </w:tc>
        <w:tc>
          <w:tcPr>
            <w:tcW w:w="2277" w:type="dxa"/>
            <w:tcBorders>
              <w:top w:val="single" w:color="auto" w:sz="4" w:space="0"/>
              <w:left w:val="single" w:color="auto" w:sz="4" w:space="0"/>
              <w:bottom w:val="single" w:color="auto" w:sz="4" w:space="0"/>
              <w:right w:val="single" w:color="auto" w:sz="4" w:space="0"/>
            </w:tcBorders>
          </w:tcPr>
          <w:p w14:paraId="206FD404">
            <w:pPr>
              <w:spacing w:line="360" w:lineRule="auto"/>
              <w:jc w:val="center"/>
              <w:rPr>
                <w:ins w:id="152" w:author="快乐的小丸子" w:date="2024-11-06T23:29:19Z"/>
                <w:rFonts w:hint="default" w:ascii="宋体" w:hAnsi="宋体" w:eastAsia="宋体"/>
                <w:szCs w:val="21"/>
                <w:lang w:val="en-US" w:eastAsia="zh-CN"/>
              </w:rPr>
            </w:pPr>
            <w:ins w:id="153" w:author="快乐的小丸子" w:date="2024-11-07T22:54:48Z">
              <w:r>
                <w:rPr>
                  <w:rFonts w:hint="eastAsia" w:ascii="宋体" w:hAnsi="宋体"/>
                  <w:szCs w:val="21"/>
                  <w:lang w:val="en-US" w:eastAsia="zh-CN"/>
                </w:rPr>
                <w:t>g</w:t>
              </w:r>
            </w:ins>
            <w:ins w:id="154" w:author="快乐的小丸子" w:date="2024-11-07T22:54:49Z">
              <w:r>
                <w:rPr>
                  <w:rFonts w:hint="eastAsia" w:ascii="宋体" w:hAnsi="宋体"/>
                  <w:szCs w:val="21"/>
                  <w:lang w:val="en-US" w:eastAsia="zh-CN"/>
                </w:rPr>
                <w:t>ra</w:t>
              </w:r>
            </w:ins>
            <w:ins w:id="155" w:author="快乐的小丸子" w:date="2024-11-07T22:54:50Z">
              <w:r>
                <w:rPr>
                  <w:rFonts w:hint="eastAsia" w:ascii="宋体" w:hAnsi="宋体"/>
                  <w:szCs w:val="21"/>
                  <w:lang w:val="en-US" w:eastAsia="zh-CN"/>
                </w:rPr>
                <w:t>de</w:t>
              </w:r>
            </w:ins>
          </w:p>
        </w:tc>
        <w:tc>
          <w:tcPr>
            <w:tcW w:w="2335" w:type="dxa"/>
            <w:tcBorders>
              <w:top w:val="single" w:color="auto" w:sz="4" w:space="0"/>
              <w:left w:val="single" w:color="auto" w:sz="4" w:space="0"/>
              <w:bottom w:val="single" w:color="auto" w:sz="4" w:space="0"/>
              <w:right w:val="single" w:color="auto" w:sz="4" w:space="0"/>
            </w:tcBorders>
          </w:tcPr>
          <w:p w14:paraId="15BE3BB5">
            <w:pPr>
              <w:spacing w:line="360" w:lineRule="auto"/>
              <w:jc w:val="center"/>
              <w:rPr>
                <w:ins w:id="156" w:author="快乐的小丸子" w:date="2024-11-06T23:29:19Z"/>
                <w:rFonts w:hint="default" w:ascii="宋体" w:hAnsi="宋体" w:eastAsia="宋体"/>
                <w:szCs w:val="21"/>
                <w:lang w:val="en-US" w:eastAsia="zh-CN"/>
              </w:rPr>
            </w:pPr>
            <w:ins w:id="157" w:author="快乐的小丸子" w:date="2024-11-07T22:53:18Z">
              <w:r>
                <w:rPr>
                  <w:rFonts w:hint="eastAsia" w:ascii="宋体" w:hAnsi="宋体"/>
                  <w:szCs w:val="21"/>
                  <w:lang w:val="en-US" w:eastAsia="zh-CN"/>
                </w:rPr>
                <w:t>int</w:t>
              </w:r>
            </w:ins>
          </w:p>
        </w:tc>
      </w:tr>
    </w:tbl>
    <w:p w14:paraId="45A7D2AA">
      <w:pPr>
        <w:spacing w:line="360" w:lineRule="auto"/>
        <w:jc w:val="center"/>
        <w:rPr>
          <w:rFonts w:hint="eastAsia" w:ascii="宋体" w:hAnsi="宋体"/>
          <w:szCs w:val="21"/>
        </w:rPr>
      </w:pPr>
    </w:p>
    <w:p w14:paraId="738C097B">
      <w:pPr>
        <w:spacing w:line="360" w:lineRule="auto"/>
        <w:jc w:val="left"/>
        <w:rPr>
          <w:rFonts w:hint="eastAsia" w:ascii="宋体" w:hAnsi="宋体"/>
          <w:b/>
          <w:bCs/>
          <w:szCs w:val="21"/>
        </w:rPr>
      </w:pPr>
      <w:r>
        <w:rPr>
          <w:rFonts w:hint="eastAsia" w:ascii="宋体" w:hAnsi="宋体"/>
          <w:b/>
          <w:bCs/>
          <w:szCs w:val="21"/>
        </w:rPr>
        <w:t>类名：C</w:t>
      </w:r>
      <w:r>
        <w:rPr>
          <w:rFonts w:ascii="宋体" w:hAnsi="宋体"/>
          <w:b/>
          <w:bCs/>
          <w:szCs w:val="21"/>
        </w:rPr>
        <w:t>ollect</w:t>
      </w:r>
      <w:r>
        <w:rPr>
          <w:rFonts w:hint="eastAsia" w:ascii="宋体" w:hAnsi="宋体"/>
          <w:b/>
          <w:bCs/>
          <w:szCs w:val="21"/>
        </w:rPr>
        <w:t>(收藏</w:t>
      </w:r>
      <w:r>
        <w:rPr>
          <w:rFonts w:ascii="宋体" w:hAnsi="宋体"/>
          <w:b/>
          <w:bCs/>
          <w:szCs w:val="21"/>
        </w:rPr>
        <w:t>类</w:t>
      </w:r>
      <w:r>
        <w:rPr>
          <w:rFonts w:hint="eastAsia" w:ascii="宋体" w:hAnsi="宋体"/>
          <w:b/>
          <w:bCs/>
          <w:szCs w:val="21"/>
        </w:rPr>
        <w:t>)</w:t>
      </w:r>
    </w:p>
    <w:p w14:paraId="3BE1BDEB">
      <w:pPr>
        <w:spacing w:line="360" w:lineRule="auto"/>
        <w:jc w:val="left"/>
        <w:rPr>
          <w:rFonts w:hint="eastAsia" w:ascii="宋体" w:hAnsi="宋体"/>
          <w:b/>
          <w:bCs/>
          <w:szCs w:val="21"/>
        </w:rPr>
      </w:pPr>
      <w:r>
        <w:rPr>
          <w:rFonts w:hint="eastAsia" w:ascii="宋体" w:hAnsi="宋体"/>
          <w:b/>
          <w:bCs/>
          <w:szCs w:val="21"/>
        </w:rPr>
        <w:t>属性表如表3</w:t>
      </w:r>
      <w:r>
        <w:rPr>
          <w:rFonts w:ascii="宋体" w:hAnsi="宋体"/>
          <w:b/>
          <w:bCs/>
          <w:szCs w:val="21"/>
        </w:rPr>
        <w:t>.1.</w:t>
      </w:r>
      <w:ins w:id="158" w:author="快乐的小丸子" w:date="2024-11-07T23:17:45Z">
        <w:r>
          <w:rPr>
            <w:rFonts w:hint="eastAsia" w:ascii="宋体" w:hAnsi="宋体"/>
            <w:b/>
            <w:bCs/>
            <w:szCs w:val="21"/>
            <w:lang w:val="en-US" w:eastAsia="zh-CN"/>
          </w:rPr>
          <w:t>7</w:t>
        </w:r>
      </w:ins>
      <w:del w:id="159" w:author="快乐的小丸子" w:date="2024-11-07T23:17:44Z">
        <w:r>
          <w:rPr>
            <w:rFonts w:ascii="宋体" w:hAnsi="宋体"/>
            <w:b/>
            <w:bCs/>
            <w:szCs w:val="21"/>
          </w:rPr>
          <w:delText>8</w:delText>
        </w:r>
      </w:del>
      <w:r>
        <w:rPr>
          <w:rFonts w:hint="eastAsia" w:ascii="宋体" w:hAnsi="宋体"/>
          <w:b/>
          <w:bCs/>
          <w:szCs w:val="21"/>
        </w:rPr>
        <w:t>所示：</w:t>
      </w:r>
    </w:p>
    <w:p w14:paraId="3B97B45C">
      <w:pPr>
        <w:spacing w:line="360" w:lineRule="auto"/>
        <w:jc w:val="center"/>
        <w:rPr>
          <w:rFonts w:hint="eastAsia" w:ascii="宋体" w:hAnsi="宋体"/>
          <w:szCs w:val="21"/>
        </w:rPr>
      </w:pPr>
      <w:r>
        <w:rPr>
          <w:rFonts w:hint="eastAsia" w:ascii="宋体" w:hAnsi="宋体"/>
          <w:szCs w:val="21"/>
        </w:rPr>
        <w:t>表3</w:t>
      </w:r>
      <w:r>
        <w:rPr>
          <w:rFonts w:ascii="宋体" w:hAnsi="宋体"/>
          <w:szCs w:val="21"/>
        </w:rPr>
        <w:t xml:space="preserve">.1.8 </w:t>
      </w:r>
      <w:r>
        <w:rPr>
          <w:rFonts w:hint="eastAsia" w:ascii="宋体" w:hAnsi="宋体"/>
          <w:szCs w:val="21"/>
        </w:rPr>
        <w:t>C</w:t>
      </w:r>
      <w:r>
        <w:rPr>
          <w:rFonts w:ascii="宋体" w:hAnsi="宋体"/>
          <w:szCs w:val="21"/>
        </w:rPr>
        <w:t>ollect</w:t>
      </w:r>
      <w:r>
        <w:rPr>
          <w:rFonts w:hint="eastAsia" w:ascii="宋体" w:hAnsi="宋体"/>
          <w:szCs w:val="21"/>
        </w:rPr>
        <w:t>类属性表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4380E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8E88076">
            <w:pPr>
              <w:spacing w:line="360" w:lineRule="auto"/>
              <w:jc w:val="center"/>
              <w:rPr>
                <w:rFonts w:hint="eastAsia" w:ascii="宋体" w:hAnsi="宋体"/>
                <w:szCs w:val="21"/>
              </w:rPr>
            </w:pPr>
            <w:r>
              <w:rPr>
                <w:rFonts w:hint="eastAsia" w:ascii="宋体" w:hAnsi="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4694311C">
            <w:pPr>
              <w:spacing w:line="360" w:lineRule="auto"/>
              <w:jc w:val="center"/>
              <w:rPr>
                <w:rFonts w:hint="eastAsia" w:ascii="宋体" w:hAnsi="宋体"/>
                <w:szCs w:val="21"/>
              </w:rPr>
            </w:pPr>
            <w:r>
              <w:rPr>
                <w:rFonts w:hint="eastAsia" w:ascii="宋体" w:hAnsi="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2D999B86">
            <w:pPr>
              <w:spacing w:line="360" w:lineRule="auto"/>
              <w:jc w:val="center"/>
              <w:rPr>
                <w:rFonts w:hint="eastAsia" w:ascii="宋体" w:hAnsi="宋体"/>
                <w:szCs w:val="21"/>
              </w:rPr>
            </w:pPr>
            <w:r>
              <w:rPr>
                <w:rFonts w:hint="eastAsia" w:ascii="宋体" w:hAnsi="宋体"/>
                <w:szCs w:val="21"/>
              </w:rPr>
              <w:t>数据类型</w:t>
            </w:r>
          </w:p>
        </w:tc>
      </w:tr>
      <w:tr w14:paraId="573F4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358B22A2">
            <w:pPr>
              <w:spacing w:line="360" w:lineRule="auto"/>
              <w:jc w:val="center"/>
              <w:rPr>
                <w:rFonts w:hint="eastAsia" w:ascii="宋体" w:hAnsi="宋体"/>
                <w:szCs w:val="21"/>
              </w:rPr>
            </w:pPr>
            <w:r>
              <w:rPr>
                <w:rFonts w:hint="eastAsia" w:ascii="宋体" w:hAnsi="宋体"/>
                <w:szCs w:val="21"/>
              </w:rPr>
              <w:t>收藏ID</w:t>
            </w:r>
          </w:p>
        </w:tc>
        <w:tc>
          <w:tcPr>
            <w:tcW w:w="2277" w:type="dxa"/>
            <w:tcBorders>
              <w:top w:val="single" w:color="auto" w:sz="4" w:space="0"/>
              <w:left w:val="single" w:color="auto" w:sz="4" w:space="0"/>
              <w:bottom w:val="single" w:color="auto" w:sz="4" w:space="0"/>
              <w:right w:val="single" w:color="auto" w:sz="4" w:space="0"/>
            </w:tcBorders>
          </w:tcPr>
          <w:p w14:paraId="5CE7E7A9">
            <w:pPr>
              <w:spacing w:line="360" w:lineRule="auto"/>
              <w:jc w:val="center"/>
              <w:rPr>
                <w:rFonts w:hint="eastAsia" w:ascii="宋体" w:hAnsi="宋体"/>
                <w:szCs w:val="21"/>
              </w:rPr>
            </w:pPr>
            <w:r>
              <w:rPr>
                <w:rFonts w:hint="eastAsia" w:ascii="宋体" w:hAnsi="宋体"/>
                <w:szCs w:val="21"/>
              </w:rPr>
              <w:t>C</w:t>
            </w:r>
            <w:r>
              <w:rPr>
                <w:rFonts w:ascii="宋体" w:hAnsi="宋体"/>
                <w:szCs w:val="21"/>
              </w:rPr>
              <w:t>ollectID</w:t>
            </w:r>
          </w:p>
        </w:tc>
        <w:tc>
          <w:tcPr>
            <w:tcW w:w="2335" w:type="dxa"/>
            <w:tcBorders>
              <w:top w:val="single" w:color="auto" w:sz="4" w:space="0"/>
              <w:left w:val="single" w:color="auto" w:sz="4" w:space="0"/>
              <w:bottom w:val="single" w:color="auto" w:sz="4" w:space="0"/>
              <w:right w:val="single" w:color="auto" w:sz="4" w:space="0"/>
            </w:tcBorders>
          </w:tcPr>
          <w:p w14:paraId="3668D916">
            <w:pPr>
              <w:spacing w:line="360" w:lineRule="auto"/>
              <w:jc w:val="center"/>
              <w:rPr>
                <w:rFonts w:hint="eastAsia" w:ascii="宋体" w:hAnsi="宋体"/>
                <w:szCs w:val="21"/>
              </w:rPr>
            </w:pPr>
            <w:r>
              <w:rPr>
                <w:rFonts w:hint="eastAsia" w:ascii="宋体" w:hAnsi="宋体"/>
                <w:szCs w:val="21"/>
              </w:rPr>
              <w:t>varchar</w:t>
            </w:r>
          </w:p>
        </w:tc>
      </w:tr>
      <w:tr w14:paraId="6FAB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5D71F942">
            <w:pPr>
              <w:spacing w:line="360" w:lineRule="auto"/>
              <w:jc w:val="center"/>
              <w:rPr>
                <w:rFonts w:hint="eastAsia" w:ascii="宋体" w:hAnsi="宋体"/>
                <w:szCs w:val="21"/>
              </w:rPr>
            </w:pPr>
            <w:r>
              <w:rPr>
                <w:rFonts w:hint="eastAsia" w:ascii="宋体" w:hAnsi="宋体"/>
                <w:szCs w:val="21"/>
              </w:rPr>
              <w:t>游戏ID</w:t>
            </w:r>
          </w:p>
        </w:tc>
        <w:tc>
          <w:tcPr>
            <w:tcW w:w="2277" w:type="dxa"/>
            <w:tcBorders>
              <w:top w:val="single" w:color="auto" w:sz="4" w:space="0"/>
              <w:left w:val="single" w:color="auto" w:sz="4" w:space="0"/>
              <w:bottom w:val="single" w:color="auto" w:sz="4" w:space="0"/>
              <w:right w:val="single" w:color="auto" w:sz="4" w:space="0"/>
            </w:tcBorders>
          </w:tcPr>
          <w:p w14:paraId="721BF546">
            <w:pPr>
              <w:spacing w:line="360" w:lineRule="auto"/>
              <w:jc w:val="center"/>
              <w:rPr>
                <w:rFonts w:hint="eastAsia" w:ascii="宋体" w:hAnsi="宋体"/>
                <w:szCs w:val="21"/>
              </w:rPr>
            </w:pPr>
            <w:r>
              <w:rPr>
                <w:rFonts w:hint="eastAsia" w:ascii="宋体" w:hAnsi="宋体"/>
                <w:szCs w:val="21"/>
              </w:rPr>
              <w:t>Game</w:t>
            </w:r>
            <w:r>
              <w:rPr>
                <w:rFonts w:ascii="宋体" w:hAnsi="宋体"/>
                <w:szCs w:val="21"/>
              </w:rPr>
              <w:t>ID</w:t>
            </w:r>
          </w:p>
        </w:tc>
        <w:tc>
          <w:tcPr>
            <w:tcW w:w="2335" w:type="dxa"/>
            <w:tcBorders>
              <w:top w:val="single" w:color="auto" w:sz="4" w:space="0"/>
              <w:left w:val="single" w:color="auto" w:sz="4" w:space="0"/>
              <w:bottom w:val="single" w:color="auto" w:sz="4" w:space="0"/>
              <w:right w:val="single" w:color="auto" w:sz="4" w:space="0"/>
            </w:tcBorders>
          </w:tcPr>
          <w:p w14:paraId="18280880">
            <w:pPr>
              <w:spacing w:line="360" w:lineRule="auto"/>
              <w:jc w:val="center"/>
              <w:rPr>
                <w:rFonts w:hint="eastAsia" w:ascii="宋体" w:hAnsi="宋体"/>
                <w:szCs w:val="21"/>
              </w:rPr>
            </w:pPr>
            <w:r>
              <w:rPr>
                <w:rFonts w:hint="eastAsia" w:ascii="宋体" w:hAnsi="宋体"/>
                <w:szCs w:val="21"/>
              </w:rPr>
              <w:t>varchar</w:t>
            </w:r>
          </w:p>
        </w:tc>
      </w:tr>
      <w:tr w14:paraId="2B550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67635D96">
            <w:pPr>
              <w:spacing w:line="360" w:lineRule="auto"/>
              <w:jc w:val="center"/>
              <w:rPr>
                <w:rFonts w:hint="eastAsia" w:ascii="宋体" w:hAnsi="宋体"/>
                <w:szCs w:val="21"/>
              </w:rPr>
            </w:pPr>
            <w:r>
              <w:rPr>
                <w:rFonts w:hint="eastAsia" w:ascii="宋体" w:hAnsi="宋体"/>
                <w:szCs w:val="21"/>
              </w:rPr>
              <w:t>链接地址</w:t>
            </w:r>
          </w:p>
        </w:tc>
        <w:tc>
          <w:tcPr>
            <w:tcW w:w="2277" w:type="dxa"/>
            <w:tcBorders>
              <w:top w:val="single" w:color="auto" w:sz="4" w:space="0"/>
              <w:left w:val="single" w:color="auto" w:sz="4" w:space="0"/>
              <w:bottom w:val="single" w:color="auto" w:sz="4" w:space="0"/>
              <w:right w:val="single" w:color="auto" w:sz="4" w:space="0"/>
            </w:tcBorders>
          </w:tcPr>
          <w:p w14:paraId="7C4F69A6">
            <w:pPr>
              <w:spacing w:line="360" w:lineRule="auto"/>
              <w:jc w:val="center"/>
              <w:rPr>
                <w:rFonts w:hint="eastAsia" w:ascii="宋体" w:hAnsi="宋体"/>
                <w:szCs w:val="21"/>
              </w:rPr>
            </w:pPr>
            <w:r>
              <w:rPr>
                <w:rStyle w:val="16"/>
                <w:rFonts w:hint="eastAsia"/>
              </w:rPr>
              <w:t>LinkUrl</w:t>
            </w:r>
          </w:p>
        </w:tc>
        <w:tc>
          <w:tcPr>
            <w:tcW w:w="2335" w:type="dxa"/>
            <w:tcBorders>
              <w:top w:val="single" w:color="auto" w:sz="4" w:space="0"/>
              <w:left w:val="single" w:color="auto" w:sz="4" w:space="0"/>
              <w:bottom w:val="single" w:color="auto" w:sz="4" w:space="0"/>
              <w:right w:val="single" w:color="auto" w:sz="4" w:space="0"/>
            </w:tcBorders>
          </w:tcPr>
          <w:p w14:paraId="45FC4A8E">
            <w:pPr>
              <w:spacing w:line="360" w:lineRule="auto"/>
              <w:jc w:val="center"/>
              <w:rPr>
                <w:rFonts w:hint="eastAsia" w:ascii="宋体" w:hAnsi="宋体"/>
                <w:szCs w:val="21"/>
              </w:rPr>
            </w:pPr>
            <w:r>
              <w:rPr>
                <w:rFonts w:hint="eastAsia" w:ascii="宋体" w:hAnsi="宋体"/>
                <w:szCs w:val="21"/>
              </w:rPr>
              <w:t>Varchar</w:t>
            </w:r>
          </w:p>
        </w:tc>
      </w:tr>
      <w:tr w14:paraId="46AB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2AE01F63">
            <w:pPr>
              <w:spacing w:line="360" w:lineRule="auto"/>
              <w:jc w:val="center"/>
              <w:rPr>
                <w:rFonts w:hint="eastAsia" w:ascii="宋体" w:hAnsi="宋体"/>
                <w:szCs w:val="21"/>
              </w:rPr>
            </w:pPr>
            <w:r>
              <w:rPr>
                <w:rFonts w:hint="eastAsia" w:ascii="宋体" w:hAnsi="宋体"/>
                <w:szCs w:val="21"/>
              </w:rPr>
              <w:t>用户ID</w:t>
            </w:r>
          </w:p>
        </w:tc>
        <w:tc>
          <w:tcPr>
            <w:tcW w:w="2277" w:type="dxa"/>
            <w:tcBorders>
              <w:top w:val="single" w:color="auto" w:sz="4" w:space="0"/>
              <w:left w:val="single" w:color="auto" w:sz="4" w:space="0"/>
              <w:bottom w:val="single" w:color="auto" w:sz="4" w:space="0"/>
              <w:right w:val="single" w:color="auto" w:sz="4" w:space="0"/>
            </w:tcBorders>
          </w:tcPr>
          <w:p w14:paraId="0FD7C421">
            <w:pPr>
              <w:spacing w:line="360" w:lineRule="auto"/>
              <w:jc w:val="center"/>
              <w:rPr>
                <w:rFonts w:hint="eastAsia" w:ascii="宋体" w:hAnsi="宋体"/>
                <w:szCs w:val="21"/>
              </w:rPr>
            </w:pPr>
            <w:r>
              <w:rPr>
                <w:rFonts w:ascii="宋体" w:hAnsi="宋体"/>
                <w:szCs w:val="21"/>
              </w:rPr>
              <w:t>userID</w:t>
            </w:r>
          </w:p>
        </w:tc>
        <w:tc>
          <w:tcPr>
            <w:tcW w:w="2335" w:type="dxa"/>
            <w:tcBorders>
              <w:top w:val="single" w:color="auto" w:sz="4" w:space="0"/>
              <w:left w:val="single" w:color="auto" w:sz="4" w:space="0"/>
              <w:bottom w:val="single" w:color="auto" w:sz="4" w:space="0"/>
              <w:right w:val="single" w:color="auto" w:sz="4" w:space="0"/>
            </w:tcBorders>
          </w:tcPr>
          <w:p w14:paraId="33AFE53D">
            <w:pPr>
              <w:spacing w:line="360" w:lineRule="auto"/>
              <w:jc w:val="center"/>
              <w:rPr>
                <w:rFonts w:hint="eastAsia" w:ascii="宋体" w:hAnsi="宋体"/>
                <w:szCs w:val="21"/>
              </w:rPr>
            </w:pPr>
            <w:r>
              <w:rPr>
                <w:rFonts w:ascii="宋体" w:hAnsi="宋体"/>
                <w:szCs w:val="21"/>
              </w:rPr>
              <w:t>varchar</w:t>
            </w:r>
          </w:p>
        </w:tc>
      </w:tr>
      <w:tr w14:paraId="207B5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747D70E6">
            <w:pPr>
              <w:spacing w:line="360" w:lineRule="auto"/>
              <w:jc w:val="center"/>
              <w:rPr>
                <w:rFonts w:hint="eastAsia" w:ascii="宋体" w:hAnsi="宋体"/>
                <w:szCs w:val="21"/>
              </w:rPr>
            </w:pPr>
            <w:r>
              <w:rPr>
                <w:rFonts w:hint="eastAsia" w:ascii="宋体" w:hAnsi="宋体"/>
                <w:szCs w:val="21"/>
              </w:rPr>
              <w:t>收藏时间</w:t>
            </w:r>
          </w:p>
        </w:tc>
        <w:tc>
          <w:tcPr>
            <w:tcW w:w="2277" w:type="dxa"/>
            <w:tcBorders>
              <w:top w:val="single" w:color="auto" w:sz="4" w:space="0"/>
              <w:left w:val="single" w:color="auto" w:sz="4" w:space="0"/>
              <w:bottom w:val="single" w:color="auto" w:sz="4" w:space="0"/>
              <w:right w:val="single" w:color="auto" w:sz="4" w:space="0"/>
            </w:tcBorders>
          </w:tcPr>
          <w:p w14:paraId="10BB0643">
            <w:pPr>
              <w:spacing w:line="360" w:lineRule="auto"/>
              <w:jc w:val="center"/>
              <w:rPr>
                <w:rFonts w:hint="eastAsia" w:ascii="宋体" w:hAnsi="宋体"/>
                <w:szCs w:val="21"/>
              </w:rPr>
            </w:pPr>
            <w:r>
              <w:rPr>
                <w:rFonts w:hint="eastAsia" w:ascii="宋体" w:hAnsi="宋体"/>
                <w:szCs w:val="21"/>
              </w:rPr>
              <w:t>CollectTime</w:t>
            </w:r>
          </w:p>
        </w:tc>
        <w:tc>
          <w:tcPr>
            <w:tcW w:w="2335" w:type="dxa"/>
            <w:tcBorders>
              <w:top w:val="single" w:color="auto" w:sz="4" w:space="0"/>
              <w:left w:val="single" w:color="auto" w:sz="4" w:space="0"/>
              <w:bottom w:val="single" w:color="auto" w:sz="4" w:space="0"/>
              <w:right w:val="single" w:color="auto" w:sz="4" w:space="0"/>
            </w:tcBorders>
          </w:tcPr>
          <w:p w14:paraId="70AA9651">
            <w:pPr>
              <w:spacing w:line="360" w:lineRule="auto"/>
              <w:jc w:val="center"/>
              <w:rPr>
                <w:rFonts w:hint="eastAsia" w:ascii="宋体" w:hAnsi="宋体"/>
                <w:szCs w:val="21"/>
              </w:rPr>
            </w:pPr>
            <w:r>
              <w:rPr>
                <w:rFonts w:ascii="宋体" w:hAnsi="宋体"/>
                <w:szCs w:val="21"/>
              </w:rPr>
              <w:t>date</w:t>
            </w:r>
            <w:r>
              <w:rPr>
                <w:rFonts w:hint="eastAsia" w:ascii="宋体" w:hAnsi="宋体"/>
                <w:szCs w:val="21"/>
              </w:rPr>
              <w:t>time</w:t>
            </w:r>
          </w:p>
        </w:tc>
      </w:tr>
    </w:tbl>
    <w:p w14:paraId="2C2175E3">
      <w:pPr>
        <w:spacing w:line="360" w:lineRule="auto"/>
        <w:jc w:val="center"/>
        <w:rPr>
          <w:rFonts w:hint="eastAsia" w:ascii="宋体" w:hAnsi="宋体"/>
          <w:szCs w:val="21"/>
        </w:rPr>
      </w:pPr>
    </w:p>
    <w:p w14:paraId="29945ABA">
      <w:pPr>
        <w:spacing w:line="360" w:lineRule="auto"/>
        <w:jc w:val="left"/>
        <w:rPr>
          <w:rFonts w:hint="eastAsia" w:ascii="宋体" w:hAnsi="宋体"/>
          <w:b/>
          <w:bCs/>
          <w:szCs w:val="21"/>
        </w:rPr>
      </w:pPr>
      <w:r>
        <w:rPr>
          <w:rFonts w:hint="eastAsia" w:ascii="宋体" w:hAnsi="宋体"/>
          <w:b/>
          <w:bCs/>
          <w:szCs w:val="21"/>
        </w:rPr>
        <w:t>类名：Thumbsup(点赞</w:t>
      </w:r>
      <w:r>
        <w:rPr>
          <w:rFonts w:ascii="宋体" w:hAnsi="宋体"/>
          <w:b/>
          <w:bCs/>
          <w:szCs w:val="21"/>
        </w:rPr>
        <w:t>类</w:t>
      </w:r>
      <w:r>
        <w:rPr>
          <w:rFonts w:hint="eastAsia" w:ascii="宋体" w:hAnsi="宋体"/>
          <w:b/>
          <w:bCs/>
          <w:szCs w:val="21"/>
        </w:rPr>
        <w:t>)</w:t>
      </w:r>
    </w:p>
    <w:p w14:paraId="2927C178">
      <w:pPr>
        <w:spacing w:line="360" w:lineRule="auto"/>
        <w:jc w:val="left"/>
        <w:rPr>
          <w:rFonts w:hint="eastAsia" w:ascii="宋体" w:hAnsi="宋体"/>
          <w:b/>
          <w:bCs/>
          <w:szCs w:val="21"/>
        </w:rPr>
      </w:pPr>
      <w:r>
        <w:rPr>
          <w:rFonts w:hint="eastAsia" w:ascii="宋体" w:hAnsi="宋体"/>
          <w:b/>
          <w:bCs/>
          <w:szCs w:val="21"/>
        </w:rPr>
        <w:t>属性表如表3</w:t>
      </w:r>
      <w:r>
        <w:rPr>
          <w:rFonts w:ascii="宋体" w:hAnsi="宋体"/>
          <w:b/>
          <w:bCs/>
          <w:szCs w:val="21"/>
        </w:rPr>
        <w:t>.1.</w:t>
      </w:r>
      <w:ins w:id="160" w:author="快乐的小丸子" w:date="2024-11-07T23:17:49Z">
        <w:r>
          <w:rPr>
            <w:rFonts w:hint="eastAsia" w:ascii="宋体" w:hAnsi="宋体"/>
            <w:b/>
            <w:bCs/>
            <w:szCs w:val="21"/>
            <w:lang w:val="en-US" w:eastAsia="zh-CN"/>
          </w:rPr>
          <w:t>8</w:t>
        </w:r>
      </w:ins>
      <w:del w:id="161" w:author="快乐的小丸子" w:date="2024-11-07T23:17:47Z">
        <w:r>
          <w:rPr>
            <w:rFonts w:ascii="宋体" w:hAnsi="宋体"/>
            <w:b/>
            <w:bCs/>
            <w:szCs w:val="21"/>
          </w:rPr>
          <w:delText>9</w:delText>
        </w:r>
      </w:del>
      <w:r>
        <w:rPr>
          <w:rFonts w:hint="eastAsia" w:ascii="宋体" w:hAnsi="宋体"/>
          <w:b/>
          <w:bCs/>
          <w:szCs w:val="21"/>
        </w:rPr>
        <w:t>所示：</w:t>
      </w:r>
    </w:p>
    <w:p w14:paraId="368C146C">
      <w:pPr>
        <w:spacing w:line="360" w:lineRule="auto"/>
        <w:jc w:val="center"/>
        <w:rPr>
          <w:rFonts w:hint="eastAsia" w:ascii="宋体" w:hAnsi="宋体"/>
          <w:szCs w:val="21"/>
        </w:rPr>
      </w:pPr>
      <w:r>
        <w:rPr>
          <w:rFonts w:hint="eastAsia" w:ascii="宋体" w:hAnsi="宋体"/>
          <w:szCs w:val="21"/>
        </w:rPr>
        <w:t>表3</w:t>
      </w:r>
      <w:r>
        <w:rPr>
          <w:rFonts w:ascii="宋体" w:hAnsi="宋体"/>
          <w:szCs w:val="21"/>
        </w:rPr>
        <w:t xml:space="preserve">.1.8 </w:t>
      </w:r>
      <w:r>
        <w:rPr>
          <w:rFonts w:hint="eastAsia" w:ascii="宋体" w:hAnsi="宋体"/>
          <w:szCs w:val="21"/>
        </w:rPr>
        <w:t>Thumbsup类属性表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5E160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794AC63">
            <w:pPr>
              <w:spacing w:line="360" w:lineRule="auto"/>
              <w:jc w:val="center"/>
              <w:rPr>
                <w:rFonts w:hint="eastAsia" w:ascii="宋体" w:hAnsi="宋体"/>
                <w:szCs w:val="21"/>
              </w:rPr>
            </w:pPr>
            <w:r>
              <w:rPr>
                <w:rFonts w:hint="eastAsia" w:ascii="宋体" w:hAnsi="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2C47D5BC">
            <w:pPr>
              <w:spacing w:line="360" w:lineRule="auto"/>
              <w:jc w:val="center"/>
              <w:rPr>
                <w:rFonts w:hint="eastAsia" w:ascii="宋体" w:hAnsi="宋体"/>
                <w:szCs w:val="21"/>
              </w:rPr>
            </w:pPr>
            <w:r>
              <w:rPr>
                <w:rFonts w:hint="eastAsia" w:ascii="宋体" w:hAnsi="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7CF55040">
            <w:pPr>
              <w:spacing w:line="360" w:lineRule="auto"/>
              <w:jc w:val="center"/>
              <w:rPr>
                <w:rFonts w:hint="eastAsia" w:ascii="宋体" w:hAnsi="宋体"/>
                <w:szCs w:val="21"/>
              </w:rPr>
            </w:pPr>
            <w:r>
              <w:rPr>
                <w:rFonts w:hint="eastAsia" w:ascii="宋体" w:hAnsi="宋体"/>
                <w:szCs w:val="21"/>
              </w:rPr>
              <w:t>数据类型</w:t>
            </w:r>
          </w:p>
        </w:tc>
      </w:tr>
      <w:tr w14:paraId="6EAD9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260CE611">
            <w:pPr>
              <w:spacing w:line="360" w:lineRule="auto"/>
              <w:jc w:val="center"/>
              <w:rPr>
                <w:rFonts w:hint="eastAsia" w:ascii="宋体" w:hAnsi="宋体"/>
                <w:szCs w:val="21"/>
              </w:rPr>
            </w:pPr>
            <w:r>
              <w:rPr>
                <w:rFonts w:hint="eastAsia" w:ascii="宋体" w:hAnsi="宋体"/>
                <w:szCs w:val="21"/>
              </w:rPr>
              <w:t>点赞ID</w:t>
            </w:r>
          </w:p>
        </w:tc>
        <w:tc>
          <w:tcPr>
            <w:tcW w:w="2277" w:type="dxa"/>
            <w:tcBorders>
              <w:top w:val="single" w:color="auto" w:sz="4" w:space="0"/>
              <w:left w:val="single" w:color="auto" w:sz="4" w:space="0"/>
              <w:bottom w:val="single" w:color="auto" w:sz="4" w:space="0"/>
              <w:right w:val="single" w:color="auto" w:sz="4" w:space="0"/>
            </w:tcBorders>
          </w:tcPr>
          <w:p w14:paraId="2D047E29">
            <w:pPr>
              <w:spacing w:line="360" w:lineRule="auto"/>
              <w:jc w:val="center"/>
              <w:rPr>
                <w:rFonts w:hint="eastAsia" w:ascii="宋体" w:hAnsi="宋体"/>
                <w:szCs w:val="21"/>
              </w:rPr>
            </w:pPr>
            <w:r>
              <w:rPr>
                <w:rFonts w:hint="eastAsia" w:ascii="宋体" w:hAnsi="宋体"/>
                <w:szCs w:val="21"/>
              </w:rPr>
              <w:t>Thumbsup</w:t>
            </w:r>
            <w:r>
              <w:rPr>
                <w:rFonts w:ascii="宋体" w:hAnsi="宋体"/>
                <w:szCs w:val="21"/>
              </w:rPr>
              <w:t>ID</w:t>
            </w:r>
          </w:p>
        </w:tc>
        <w:tc>
          <w:tcPr>
            <w:tcW w:w="2335" w:type="dxa"/>
            <w:tcBorders>
              <w:top w:val="single" w:color="auto" w:sz="4" w:space="0"/>
              <w:left w:val="single" w:color="auto" w:sz="4" w:space="0"/>
              <w:bottom w:val="single" w:color="auto" w:sz="4" w:space="0"/>
              <w:right w:val="single" w:color="auto" w:sz="4" w:space="0"/>
            </w:tcBorders>
          </w:tcPr>
          <w:p w14:paraId="7AD32AF0">
            <w:pPr>
              <w:spacing w:line="360" w:lineRule="auto"/>
              <w:jc w:val="center"/>
              <w:rPr>
                <w:rFonts w:hint="eastAsia" w:ascii="宋体" w:hAnsi="宋体"/>
                <w:szCs w:val="21"/>
              </w:rPr>
            </w:pPr>
            <w:r>
              <w:rPr>
                <w:rFonts w:hint="eastAsia" w:ascii="宋体" w:hAnsi="宋体"/>
                <w:szCs w:val="21"/>
              </w:rPr>
              <w:t>varchar</w:t>
            </w:r>
          </w:p>
        </w:tc>
      </w:tr>
      <w:tr w14:paraId="28251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1C101101">
            <w:pPr>
              <w:spacing w:line="360" w:lineRule="auto"/>
              <w:jc w:val="center"/>
              <w:rPr>
                <w:rFonts w:hint="eastAsia" w:ascii="宋体" w:hAnsi="宋体"/>
                <w:szCs w:val="21"/>
              </w:rPr>
            </w:pPr>
            <w:ins w:id="162" w:author="快乐的小丸子" w:date="2024-11-06T22:38:35Z">
              <w:r>
                <w:rPr>
                  <w:rFonts w:hint="eastAsia" w:ascii="宋体" w:hAnsi="宋体"/>
                  <w:szCs w:val="21"/>
                  <w:lang w:val="en-US" w:eastAsia="zh-CN"/>
                </w:rPr>
                <w:t>点赞</w:t>
              </w:r>
            </w:ins>
            <w:ins w:id="163" w:author="快乐的小丸子" w:date="2024-11-06T22:38:39Z">
              <w:r>
                <w:rPr>
                  <w:rFonts w:hint="eastAsia" w:ascii="宋体" w:hAnsi="宋体"/>
                  <w:szCs w:val="21"/>
                  <w:lang w:val="en-US" w:eastAsia="zh-CN"/>
                </w:rPr>
                <w:t>对象</w:t>
              </w:r>
            </w:ins>
            <w:ins w:id="164" w:author="陈海燕" w:date="2024-11-04T15:36:00Z">
              <w:del w:id="165" w:author="快乐的小丸子" w:date="2024-11-06T22:38:30Z">
                <w:r>
                  <w:rPr>
                    <w:rFonts w:hint="eastAsia" w:ascii="宋体" w:hAnsi="宋体"/>
                    <w:szCs w:val="21"/>
                  </w:rPr>
                  <w:delText>游戏</w:delText>
                </w:r>
              </w:del>
            </w:ins>
            <w:ins w:id="166" w:author="陈海燕" w:date="2024-11-04T15:36:00Z">
              <w:r>
                <w:rPr>
                  <w:rFonts w:hint="eastAsia" w:ascii="宋体" w:hAnsi="宋体"/>
                  <w:szCs w:val="21"/>
                </w:rPr>
                <w:t>ID</w:t>
              </w:r>
            </w:ins>
            <w:del w:id="167" w:author="陈海燕" w:date="2024-11-04T15:36:00Z">
              <w:r>
                <w:rPr>
                  <w:rFonts w:hint="eastAsia" w:ascii="宋体" w:hAnsi="宋体"/>
                  <w:szCs w:val="21"/>
                </w:rPr>
                <w:delText>论坛ID</w:delText>
              </w:r>
            </w:del>
          </w:p>
        </w:tc>
        <w:tc>
          <w:tcPr>
            <w:tcW w:w="2277" w:type="dxa"/>
            <w:tcBorders>
              <w:top w:val="single" w:color="auto" w:sz="4" w:space="0"/>
              <w:left w:val="single" w:color="auto" w:sz="4" w:space="0"/>
              <w:bottom w:val="single" w:color="auto" w:sz="4" w:space="0"/>
              <w:right w:val="single" w:color="auto" w:sz="4" w:space="0"/>
            </w:tcBorders>
          </w:tcPr>
          <w:p w14:paraId="0F48F153">
            <w:pPr>
              <w:spacing w:line="360" w:lineRule="auto"/>
              <w:jc w:val="center"/>
              <w:rPr>
                <w:rFonts w:hint="eastAsia" w:ascii="宋体" w:hAnsi="宋体"/>
                <w:szCs w:val="21"/>
              </w:rPr>
            </w:pPr>
            <w:ins w:id="168" w:author="快乐的小丸子" w:date="2024-11-06T22:39:46Z">
              <w:r>
                <w:rPr>
                  <w:rFonts w:hint="eastAsia" w:ascii="宋体" w:hAnsi="宋体"/>
                  <w:szCs w:val="21"/>
                  <w:lang w:val="en-US" w:eastAsia="zh-CN"/>
                </w:rPr>
                <w:t>Th</w:t>
              </w:r>
            </w:ins>
            <w:ins w:id="169" w:author="快乐的小丸子" w:date="2024-11-06T22:40:00Z">
              <w:r>
                <w:rPr>
                  <w:rFonts w:hint="eastAsia" w:ascii="宋体" w:hAnsi="宋体"/>
                  <w:szCs w:val="21"/>
                  <w:lang w:val="en-US" w:eastAsia="zh-CN"/>
                </w:rPr>
                <w:t>umup</w:t>
              </w:r>
            </w:ins>
            <w:ins w:id="170" w:author="快乐的小丸子" w:date="2024-11-06T22:40:07Z">
              <w:r>
                <w:rPr>
                  <w:rFonts w:hint="eastAsia" w:ascii="宋体" w:hAnsi="宋体"/>
                  <w:szCs w:val="21"/>
                  <w:lang w:val="en-US" w:eastAsia="zh-CN"/>
                </w:rPr>
                <w:t>obj</w:t>
              </w:r>
            </w:ins>
            <w:ins w:id="171" w:author="陈海燕" w:date="2024-11-04T15:36:00Z">
              <w:del w:id="172" w:author="快乐的小丸子" w:date="2024-11-06T22:39:40Z">
                <w:r>
                  <w:rPr>
                    <w:rFonts w:hint="eastAsia" w:ascii="宋体" w:hAnsi="宋体"/>
                    <w:szCs w:val="21"/>
                  </w:rPr>
                  <w:delText>Game</w:delText>
                </w:r>
              </w:del>
            </w:ins>
            <w:ins w:id="173" w:author="陈海燕" w:date="2024-11-04T15:36:00Z">
              <w:r>
                <w:rPr>
                  <w:rFonts w:ascii="宋体" w:hAnsi="宋体"/>
                  <w:szCs w:val="21"/>
                </w:rPr>
                <w:t>ID</w:t>
              </w:r>
            </w:ins>
            <w:del w:id="174" w:author="陈海燕" w:date="2024-11-04T15:36:00Z">
              <w:r>
                <w:rPr>
                  <w:rFonts w:hint="eastAsia" w:ascii="宋体" w:hAnsi="宋体"/>
                  <w:szCs w:val="21"/>
                </w:rPr>
                <w:delText>Forum</w:delText>
              </w:r>
            </w:del>
            <w:del w:id="175" w:author="陈海燕" w:date="2024-11-04T15:36:00Z">
              <w:r>
                <w:rPr>
                  <w:rFonts w:ascii="宋体" w:hAnsi="宋体"/>
                  <w:szCs w:val="21"/>
                </w:rPr>
                <w:delText>ID</w:delText>
              </w:r>
            </w:del>
          </w:p>
        </w:tc>
        <w:tc>
          <w:tcPr>
            <w:tcW w:w="2335" w:type="dxa"/>
            <w:tcBorders>
              <w:top w:val="single" w:color="auto" w:sz="4" w:space="0"/>
              <w:left w:val="single" w:color="auto" w:sz="4" w:space="0"/>
              <w:bottom w:val="single" w:color="auto" w:sz="4" w:space="0"/>
              <w:right w:val="single" w:color="auto" w:sz="4" w:space="0"/>
            </w:tcBorders>
          </w:tcPr>
          <w:p w14:paraId="758C0EFB">
            <w:pPr>
              <w:spacing w:line="360" w:lineRule="auto"/>
              <w:jc w:val="center"/>
              <w:rPr>
                <w:rFonts w:hint="eastAsia" w:ascii="宋体" w:hAnsi="宋体"/>
                <w:szCs w:val="21"/>
              </w:rPr>
            </w:pPr>
            <w:r>
              <w:rPr>
                <w:rFonts w:hint="eastAsia" w:ascii="宋体" w:hAnsi="宋体"/>
                <w:szCs w:val="21"/>
              </w:rPr>
              <w:t>varchar</w:t>
            </w:r>
          </w:p>
        </w:tc>
      </w:tr>
      <w:tr w14:paraId="3088E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6C69A71A">
            <w:pPr>
              <w:spacing w:line="360" w:lineRule="auto"/>
              <w:jc w:val="center"/>
              <w:rPr>
                <w:rFonts w:hint="eastAsia" w:ascii="宋体" w:hAnsi="宋体"/>
                <w:szCs w:val="21"/>
              </w:rPr>
            </w:pPr>
            <w:r>
              <w:rPr>
                <w:rFonts w:hint="eastAsia" w:ascii="宋体" w:hAnsi="宋体"/>
                <w:szCs w:val="21"/>
              </w:rPr>
              <w:t>链接地址</w:t>
            </w:r>
          </w:p>
        </w:tc>
        <w:tc>
          <w:tcPr>
            <w:tcW w:w="2277" w:type="dxa"/>
            <w:tcBorders>
              <w:top w:val="single" w:color="auto" w:sz="4" w:space="0"/>
              <w:left w:val="single" w:color="auto" w:sz="4" w:space="0"/>
              <w:bottom w:val="single" w:color="auto" w:sz="4" w:space="0"/>
              <w:right w:val="single" w:color="auto" w:sz="4" w:space="0"/>
            </w:tcBorders>
          </w:tcPr>
          <w:p w14:paraId="13CF4732">
            <w:pPr>
              <w:spacing w:line="360" w:lineRule="auto"/>
              <w:jc w:val="center"/>
              <w:rPr>
                <w:rFonts w:hint="eastAsia" w:ascii="宋体" w:hAnsi="宋体"/>
                <w:szCs w:val="21"/>
              </w:rPr>
            </w:pPr>
            <w:r>
              <w:rPr>
                <w:rStyle w:val="16"/>
                <w:rFonts w:hint="eastAsia"/>
              </w:rPr>
              <w:t>LinkUrl</w:t>
            </w:r>
          </w:p>
        </w:tc>
        <w:tc>
          <w:tcPr>
            <w:tcW w:w="2335" w:type="dxa"/>
            <w:tcBorders>
              <w:top w:val="single" w:color="auto" w:sz="4" w:space="0"/>
              <w:left w:val="single" w:color="auto" w:sz="4" w:space="0"/>
              <w:bottom w:val="single" w:color="auto" w:sz="4" w:space="0"/>
              <w:right w:val="single" w:color="auto" w:sz="4" w:space="0"/>
            </w:tcBorders>
          </w:tcPr>
          <w:p w14:paraId="349AEAF6">
            <w:pPr>
              <w:spacing w:line="360" w:lineRule="auto"/>
              <w:jc w:val="center"/>
              <w:rPr>
                <w:rFonts w:hint="eastAsia" w:ascii="宋体" w:hAnsi="宋体"/>
                <w:szCs w:val="21"/>
              </w:rPr>
            </w:pPr>
            <w:r>
              <w:rPr>
                <w:rFonts w:hint="eastAsia" w:ascii="宋体" w:hAnsi="宋体"/>
                <w:szCs w:val="21"/>
              </w:rPr>
              <w:t>Varchar</w:t>
            </w:r>
          </w:p>
        </w:tc>
      </w:tr>
      <w:tr w14:paraId="4B0ED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5CA830DC">
            <w:pPr>
              <w:spacing w:line="360" w:lineRule="auto"/>
              <w:jc w:val="center"/>
              <w:rPr>
                <w:rFonts w:hint="eastAsia" w:ascii="宋体" w:hAnsi="宋体"/>
                <w:szCs w:val="21"/>
              </w:rPr>
            </w:pPr>
            <w:r>
              <w:rPr>
                <w:rFonts w:hint="eastAsia" w:ascii="宋体" w:hAnsi="宋体"/>
                <w:szCs w:val="21"/>
              </w:rPr>
              <w:t>用户ID</w:t>
            </w:r>
          </w:p>
        </w:tc>
        <w:tc>
          <w:tcPr>
            <w:tcW w:w="2277" w:type="dxa"/>
            <w:tcBorders>
              <w:top w:val="single" w:color="auto" w:sz="4" w:space="0"/>
              <w:left w:val="single" w:color="auto" w:sz="4" w:space="0"/>
              <w:bottom w:val="single" w:color="auto" w:sz="4" w:space="0"/>
              <w:right w:val="single" w:color="auto" w:sz="4" w:space="0"/>
            </w:tcBorders>
          </w:tcPr>
          <w:p w14:paraId="70EE69A5">
            <w:pPr>
              <w:spacing w:line="360" w:lineRule="auto"/>
              <w:jc w:val="center"/>
              <w:rPr>
                <w:rFonts w:hint="eastAsia" w:ascii="宋体" w:hAnsi="宋体"/>
                <w:szCs w:val="21"/>
              </w:rPr>
            </w:pPr>
            <w:r>
              <w:rPr>
                <w:rFonts w:ascii="宋体" w:hAnsi="宋体"/>
                <w:szCs w:val="21"/>
              </w:rPr>
              <w:t>userID</w:t>
            </w:r>
          </w:p>
        </w:tc>
        <w:tc>
          <w:tcPr>
            <w:tcW w:w="2335" w:type="dxa"/>
            <w:tcBorders>
              <w:top w:val="single" w:color="auto" w:sz="4" w:space="0"/>
              <w:left w:val="single" w:color="auto" w:sz="4" w:space="0"/>
              <w:bottom w:val="single" w:color="auto" w:sz="4" w:space="0"/>
              <w:right w:val="single" w:color="auto" w:sz="4" w:space="0"/>
            </w:tcBorders>
          </w:tcPr>
          <w:p w14:paraId="28334617">
            <w:pPr>
              <w:spacing w:line="360" w:lineRule="auto"/>
              <w:jc w:val="center"/>
              <w:rPr>
                <w:rFonts w:hint="eastAsia" w:ascii="宋体" w:hAnsi="宋体"/>
                <w:szCs w:val="21"/>
              </w:rPr>
            </w:pPr>
            <w:r>
              <w:rPr>
                <w:rFonts w:ascii="宋体" w:hAnsi="宋体"/>
                <w:szCs w:val="21"/>
              </w:rPr>
              <w:t>varchar</w:t>
            </w:r>
          </w:p>
        </w:tc>
      </w:tr>
      <w:tr w14:paraId="1200B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51DAC4C5">
            <w:pPr>
              <w:spacing w:line="360" w:lineRule="auto"/>
              <w:jc w:val="center"/>
              <w:rPr>
                <w:rFonts w:hint="eastAsia" w:ascii="宋体" w:hAnsi="宋体"/>
                <w:szCs w:val="21"/>
              </w:rPr>
            </w:pPr>
            <w:r>
              <w:rPr>
                <w:rFonts w:hint="eastAsia" w:ascii="宋体" w:hAnsi="宋体"/>
                <w:szCs w:val="21"/>
              </w:rPr>
              <w:t>点赞时间</w:t>
            </w:r>
          </w:p>
        </w:tc>
        <w:tc>
          <w:tcPr>
            <w:tcW w:w="2277" w:type="dxa"/>
            <w:tcBorders>
              <w:top w:val="single" w:color="auto" w:sz="4" w:space="0"/>
              <w:left w:val="single" w:color="auto" w:sz="4" w:space="0"/>
              <w:bottom w:val="single" w:color="auto" w:sz="4" w:space="0"/>
              <w:right w:val="single" w:color="auto" w:sz="4" w:space="0"/>
            </w:tcBorders>
          </w:tcPr>
          <w:p w14:paraId="4C174CC7">
            <w:pPr>
              <w:spacing w:line="360" w:lineRule="auto"/>
              <w:jc w:val="center"/>
              <w:rPr>
                <w:rFonts w:hint="eastAsia" w:ascii="宋体" w:hAnsi="宋体"/>
                <w:szCs w:val="21"/>
              </w:rPr>
            </w:pPr>
            <w:r>
              <w:rPr>
                <w:rFonts w:hint="eastAsia" w:ascii="宋体" w:hAnsi="宋体"/>
                <w:szCs w:val="21"/>
              </w:rPr>
              <w:t>ThumbsupTime</w:t>
            </w:r>
          </w:p>
        </w:tc>
        <w:tc>
          <w:tcPr>
            <w:tcW w:w="2335" w:type="dxa"/>
            <w:tcBorders>
              <w:top w:val="single" w:color="auto" w:sz="4" w:space="0"/>
              <w:left w:val="single" w:color="auto" w:sz="4" w:space="0"/>
              <w:bottom w:val="single" w:color="auto" w:sz="4" w:space="0"/>
              <w:right w:val="single" w:color="auto" w:sz="4" w:space="0"/>
            </w:tcBorders>
          </w:tcPr>
          <w:p w14:paraId="363B35BF">
            <w:pPr>
              <w:spacing w:line="360" w:lineRule="auto"/>
              <w:jc w:val="center"/>
              <w:rPr>
                <w:rFonts w:hint="eastAsia" w:ascii="宋体" w:hAnsi="宋体"/>
                <w:szCs w:val="21"/>
              </w:rPr>
            </w:pPr>
            <w:r>
              <w:rPr>
                <w:rFonts w:ascii="宋体" w:hAnsi="宋体"/>
                <w:szCs w:val="21"/>
              </w:rPr>
              <w:t>date</w:t>
            </w:r>
            <w:r>
              <w:rPr>
                <w:rFonts w:hint="eastAsia" w:ascii="宋体" w:hAnsi="宋体"/>
                <w:szCs w:val="21"/>
              </w:rPr>
              <w:t>time</w:t>
            </w:r>
          </w:p>
        </w:tc>
      </w:tr>
    </w:tbl>
    <w:p w14:paraId="0D00A7FC">
      <w:pPr>
        <w:spacing w:line="360" w:lineRule="auto"/>
        <w:jc w:val="center"/>
        <w:rPr>
          <w:rFonts w:hint="eastAsia" w:ascii="宋体" w:hAnsi="宋体"/>
          <w:szCs w:val="21"/>
        </w:rPr>
      </w:pPr>
    </w:p>
    <w:p w14:paraId="31798932">
      <w:pPr>
        <w:pStyle w:val="4"/>
        <w:rPr>
          <w:rFonts w:hint="eastAsia"/>
        </w:rPr>
      </w:pPr>
      <w:bookmarkStart w:id="21" w:name="_Toc23599"/>
      <w:r>
        <w:rPr>
          <w:rFonts w:hint="eastAsia"/>
        </w:rPr>
        <w:t>3.2操作的识别</w:t>
      </w:r>
      <w:bookmarkEnd w:id="21"/>
    </w:p>
    <w:p w14:paraId="3D1D5520">
      <w:pPr>
        <w:spacing w:line="360" w:lineRule="auto"/>
        <w:jc w:val="left"/>
        <w:rPr>
          <w:rFonts w:hint="eastAsia" w:ascii="宋体" w:hAnsi="宋体"/>
          <w:b/>
          <w:bCs/>
          <w:szCs w:val="21"/>
        </w:rPr>
      </w:pPr>
      <w:r>
        <w:rPr>
          <w:rFonts w:hint="eastAsia" w:ascii="宋体" w:hAnsi="宋体"/>
          <w:b/>
          <w:bCs/>
          <w:szCs w:val="21"/>
        </w:rPr>
        <w:t>类名：User</w:t>
      </w:r>
      <w:r>
        <w:rPr>
          <w:rFonts w:ascii="宋体" w:hAnsi="宋体"/>
          <w:b/>
          <w:bCs/>
          <w:szCs w:val="21"/>
        </w:rPr>
        <w:t>（</w:t>
      </w:r>
      <w:r>
        <w:rPr>
          <w:rFonts w:hint="eastAsia" w:ascii="宋体" w:hAnsi="宋体"/>
          <w:b/>
          <w:bCs/>
          <w:szCs w:val="21"/>
        </w:rPr>
        <w:t>用户</w:t>
      </w:r>
      <w:r>
        <w:rPr>
          <w:rFonts w:ascii="宋体" w:hAnsi="宋体"/>
          <w:b/>
          <w:bCs/>
          <w:szCs w:val="21"/>
        </w:rPr>
        <w:t>类）</w:t>
      </w:r>
    </w:p>
    <w:p w14:paraId="0781A104">
      <w:pPr>
        <w:spacing w:line="360" w:lineRule="auto"/>
        <w:jc w:val="left"/>
        <w:rPr>
          <w:rFonts w:hint="eastAsia" w:ascii="宋体" w:hAnsi="宋体"/>
          <w:b/>
          <w:bCs/>
          <w:szCs w:val="21"/>
        </w:rPr>
      </w:pPr>
      <w:r>
        <w:rPr>
          <w:rFonts w:ascii="宋体" w:hAnsi="宋体"/>
          <w:b/>
          <w:bCs/>
          <w:szCs w:val="21"/>
        </w:rPr>
        <w:t xml:space="preserve">  </w:t>
      </w:r>
      <w:r>
        <w:rPr>
          <w:rFonts w:ascii="宋体" w:hAnsi="宋体"/>
          <w:b/>
          <w:bCs/>
          <w:szCs w:val="21"/>
        </w:rPr>
        <w:tab/>
      </w:r>
      <w:r>
        <w:rPr>
          <w:rFonts w:ascii="宋体" w:hAnsi="宋体"/>
          <w:b/>
          <w:bCs/>
          <w:szCs w:val="21"/>
        </w:rPr>
        <w:t>操作表如表</w:t>
      </w:r>
      <w:r>
        <w:rPr>
          <w:rFonts w:hint="eastAsia" w:ascii="宋体" w:hAnsi="宋体"/>
          <w:b/>
          <w:bCs/>
          <w:szCs w:val="21"/>
        </w:rPr>
        <w:t>3</w:t>
      </w:r>
      <w:r>
        <w:rPr>
          <w:rFonts w:ascii="宋体" w:hAnsi="宋体"/>
          <w:b/>
          <w:bCs/>
          <w:szCs w:val="21"/>
        </w:rPr>
        <w:t>.2.1所示：</w:t>
      </w:r>
    </w:p>
    <w:p w14:paraId="429BB79F">
      <w:pPr>
        <w:spacing w:line="360" w:lineRule="auto"/>
        <w:jc w:val="center"/>
        <w:rPr>
          <w:rFonts w:hint="eastAsia" w:ascii="宋体" w:hAnsi="宋体"/>
          <w:szCs w:val="21"/>
        </w:rPr>
      </w:pPr>
      <w:r>
        <w:rPr>
          <w:rFonts w:ascii="宋体" w:hAnsi="宋体"/>
          <w:szCs w:val="21"/>
        </w:rPr>
        <w:t>表</w:t>
      </w:r>
      <w:r>
        <w:rPr>
          <w:rFonts w:hint="eastAsia" w:ascii="宋体" w:hAnsi="宋体"/>
          <w:szCs w:val="21"/>
        </w:rPr>
        <w:t>3</w:t>
      </w:r>
      <w:r>
        <w:rPr>
          <w:rFonts w:ascii="宋体" w:hAnsi="宋体"/>
          <w:szCs w:val="21"/>
        </w:rPr>
        <w:t xml:space="preserve">.2.1 </w:t>
      </w:r>
      <w:r>
        <w:rPr>
          <w:rFonts w:hint="eastAsia" w:ascii="宋体" w:hAnsi="宋体"/>
          <w:szCs w:val="21"/>
        </w:rPr>
        <w:t>User类</w:t>
      </w:r>
      <w:r>
        <w:rPr>
          <w:rFonts w:ascii="宋体" w:hAnsi="宋体"/>
          <w:szCs w:val="21"/>
        </w:rPr>
        <w:t>操作表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8"/>
        <w:gridCol w:w="2977"/>
        <w:gridCol w:w="1702"/>
      </w:tblGrid>
      <w:tr w14:paraId="38884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1E946B81">
            <w:pPr>
              <w:spacing w:line="360" w:lineRule="auto"/>
              <w:jc w:val="center"/>
              <w:rPr>
                <w:rFonts w:hint="eastAsia" w:ascii="宋体" w:hAnsi="宋体"/>
                <w:szCs w:val="21"/>
              </w:rPr>
            </w:pPr>
            <w:r>
              <w:rPr>
                <w:rFonts w:ascii="宋体" w:hAnsi="宋体"/>
                <w:szCs w:val="21"/>
              </w:rPr>
              <w:t>中文名</w:t>
            </w:r>
          </w:p>
        </w:tc>
        <w:tc>
          <w:tcPr>
            <w:tcW w:w="2977" w:type="dxa"/>
            <w:tcBorders>
              <w:top w:val="single" w:color="auto" w:sz="4" w:space="0"/>
              <w:left w:val="single" w:color="auto" w:sz="4" w:space="0"/>
              <w:bottom w:val="single" w:color="auto" w:sz="4" w:space="0"/>
              <w:right w:val="single" w:color="auto" w:sz="4" w:space="0"/>
            </w:tcBorders>
          </w:tcPr>
          <w:p w14:paraId="78FF16B6">
            <w:pPr>
              <w:spacing w:line="360" w:lineRule="auto"/>
              <w:jc w:val="center"/>
              <w:rPr>
                <w:rFonts w:hint="eastAsia" w:ascii="宋体" w:hAnsi="宋体"/>
                <w:szCs w:val="21"/>
              </w:rPr>
            </w:pPr>
            <w:r>
              <w:rPr>
                <w:rFonts w:ascii="宋体" w:hAnsi="宋体"/>
                <w:szCs w:val="21"/>
              </w:rPr>
              <w:t>英文名</w:t>
            </w:r>
          </w:p>
        </w:tc>
        <w:tc>
          <w:tcPr>
            <w:tcW w:w="1702" w:type="dxa"/>
            <w:tcBorders>
              <w:top w:val="single" w:color="auto" w:sz="4" w:space="0"/>
              <w:left w:val="single" w:color="auto" w:sz="4" w:space="0"/>
              <w:bottom w:val="single" w:color="auto" w:sz="4" w:space="0"/>
              <w:right w:val="single" w:color="auto" w:sz="4" w:space="0"/>
            </w:tcBorders>
          </w:tcPr>
          <w:p w14:paraId="3301C019">
            <w:pPr>
              <w:spacing w:line="360" w:lineRule="auto"/>
              <w:jc w:val="center"/>
              <w:rPr>
                <w:rFonts w:hint="eastAsia" w:ascii="宋体" w:hAnsi="宋体"/>
                <w:szCs w:val="21"/>
              </w:rPr>
            </w:pPr>
            <w:r>
              <w:rPr>
                <w:rFonts w:ascii="宋体" w:hAnsi="宋体"/>
                <w:szCs w:val="21"/>
              </w:rPr>
              <w:t>返回值类型</w:t>
            </w:r>
          </w:p>
        </w:tc>
      </w:tr>
      <w:tr w14:paraId="7CC5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3D99FCE0">
            <w:pPr>
              <w:spacing w:line="360" w:lineRule="auto"/>
              <w:jc w:val="center"/>
              <w:rPr>
                <w:rFonts w:hint="eastAsia" w:ascii="宋体" w:hAnsi="宋体"/>
                <w:szCs w:val="21"/>
              </w:rPr>
            </w:pPr>
            <w:r>
              <w:rPr>
                <w:rFonts w:ascii="宋体" w:hAnsi="宋体"/>
                <w:szCs w:val="21"/>
              </w:rPr>
              <w:t>添加用户</w:t>
            </w:r>
          </w:p>
        </w:tc>
        <w:tc>
          <w:tcPr>
            <w:tcW w:w="2977" w:type="dxa"/>
            <w:tcBorders>
              <w:top w:val="single" w:color="auto" w:sz="4" w:space="0"/>
              <w:left w:val="single" w:color="auto" w:sz="4" w:space="0"/>
              <w:bottom w:val="single" w:color="auto" w:sz="4" w:space="0"/>
              <w:right w:val="single" w:color="auto" w:sz="4" w:space="0"/>
            </w:tcBorders>
          </w:tcPr>
          <w:p w14:paraId="7181DA68">
            <w:pPr>
              <w:spacing w:line="360" w:lineRule="auto"/>
              <w:jc w:val="center"/>
              <w:rPr>
                <w:rFonts w:hint="eastAsia" w:ascii="宋体" w:hAnsi="宋体"/>
                <w:szCs w:val="21"/>
              </w:rPr>
            </w:pPr>
            <w:r>
              <w:rPr>
                <w:rFonts w:ascii="宋体" w:hAnsi="宋体"/>
                <w:szCs w:val="21"/>
              </w:rPr>
              <w:t>addUser()</w:t>
            </w:r>
          </w:p>
        </w:tc>
        <w:tc>
          <w:tcPr>
            <w:tcW w:w="1702" w:type="dxa"/>
            <w:tcBorders>
              <w:top w:val="single" w:color="auto" w:sz="4" w:space="0"/>
              <w:left w:val="single" w:color="auto" w:sz="4" w:space="0"/>
              <w:bottom w:val="single" w:color="auto" w:sz="4" w:space="0"/>
              <w:right w:val="single" w:color="auto" w:sz="4" w:space="0"/>
            </w:tcBorders>
          </w:tcPr>
          <w:p w14:paraId="7F90CA92">
            <w:pPr>
              <w:spacing w:line="360" w:lineRule="auto"/>
              <w:jc w:val="center"/>
              <w:rPr>
                <w:rFonts w:hint="eastAsia" w:ascii="宋体" w:hAnsi="宋体"/>
                <w:szCs w:val="21"/>
              </w:rPr>
            </w:pPr>
            <w:r>
              <w:rPr>
                <w:rFonts w:ascii="宋体" w:hAnsi="宋体"/>
                <w:szCs w:val="21"/>
              </w:rPr>
              <w:t>bool</w:t>
            </w:r>
          </w:p>
        </w:tc>
      </w:tr>
      <w:tr w14:paraId="28C6D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71463781">
            <w:pPr>
              <w:spacing w:line="360" w:lineRule="auto"/>
              <w:jc w:val="center"/>
              <w:rPr>
                <w:rFonts w:hint="eastAsia" w:ascii="宋体" w:hAnsi="宋体"/>
                <w:szCs w:val="21"/>
              </w:rPr>
            </w:pPr>
            <w:r>
              <w:rPr>
                <w:rFonts w:hint="eastAsia" w:ascii="宋体" w:hAnsi="宋体"/>
                <w:szCs w:val="21"/>
              </w:rPr>
              <w:t>删除用户</w:t>
            </w:r>
          </w:p>
        </w:tc>
        <w:tc>
          <w:tcPr>
            <w:tcW w:w="2977" w:type="dxa"/>
            <w:tcBorders>
              <w:top w:val="single" w:color="auto" w:sz="4" w:space="0"/>
              <w:left w:val="single" w:color="auto" w:sz="4" w:space="0"/>
              <w:bottom w:val="single" w:color="auto" w:sz="4" w:space="0"/>
              <w:right w:val="single" w:color="auto" w:sz="4" w:space="0"/>
            </w:tcBorders>
          </w:tcPr>
          <w:p w14:paraId="1A49E034">
            <w:pPr>
              <w:spacing w:line="360" w:lineRule="auto"/>
              <w:jc w:val="center"/>
              <w:rPr>
                <w:rFonts w:hint="eastAsia" w:ascii="宋体" w:hAnsi="宋体"/>
                <w:szCs w:val="21"/>
              </w:rPr>
            </w:pPr>
            <w:r>
              <w:rPr>
                <w:rFonts w:hint="eastAsia" w:ascii="宋体" w:hAnsi="宋体"/>
                <w:szCs w:val="21"/>
              </w:rPr>
              <w:t>dele</w:t>
            </w:r>
            <w:r>
              <w:rPr>
                <w:rFonts w:ascii="宋体" w:hAnsi="宋体"/>
                <w:szCs w:val="21"/>
              </w:rPr>
              <w:t>teUser()</w:t>
            </w:r>
          </w:p>
        </w:tc>
        <w:tc>
          <w:tcPr>
            <w:tcW w:w="1702" w:type="dxa"/>
            <w:tcBorders>
              <w:top w:val="single" w:color="auto" w:sz="4" w:space="0"/>
              <w:left w:val="single" w:color="auto" w:sz="4" w:space="0"/>
              <w:bottom w:val="single" w:color="auto" w:sz="4" w:space="0"/>
              <w:right w:val="single" w:color="auto" w:sz="4" w:space="0"/>
            </w:tcBorders>
          </w:tcPr>
          <w:p w14:paraId="16163B06">
            <w:pPr>
              <w:spacing w:line="360" w:lineRule="auto"/>
              <w:jc w:val="center"/>
              <w:rPr>
                <w:rFonts w:hint="eastAsia" w:ascii="宋体" w:hAnsi="宋体"/>
                <w:szCs w:val="21"/>
              </w:rPr>
            </w:pPr>
            <w:r>
              <w:rPr>
                <w:rFonts w:hint="eastAsia" w:ascii="宋体" w:hAnsi="宋体"/>
                <w:szCs w:val="21"/>
              </w:rPr>
              <w:t>bool</w:t>
            </w:r>
          </w:p>
        </w:tc>
      </w:tr>
      <w:tr w14:paraId="0C546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4C5C7C9B">
            <w:pPr>
              <w:spacing w:line="360" w:lineRule="auto"/>
              <w:jc w:val="center"/>
              <w:rPr>
                <w:rFonts w:hint="eastAsia" w:ascii="宋体" w:hAnsi="宋体"/>
                <w:szCs w:val="21"/>
              </w:rPr>
            </w:pPr>
            <w:r>
              <w:rPr>
                <w:rFonts w:ascii="宋体" w:hAnsi="宋体"/>
                <w:szCs w:val="21"/>
              </w:rPr>
              <w:t>返回用户ID</w:t>
            </w:r>
          </w:p>
        </w:tc>
        <w:tc>
          <w:tcPr>
            <w:tcW w:w="2977" w:type="dxa"/>
            <w:tcBorders>
              <w:top w:val="single" w:color="auto" w:sz="4" w:space="0"/>
              <w:left w:val="single" w:color="auto" w:sz="4" w:space="0"/>
              <w:bottom w:val="single" w:color="auto" w:sz="4" w:space="0"/>
              <w:right w:val="single" w:color="auto" w:sz="4" w:space="0"/>
            </w:tcBorders>
          </w:tcPr>
          <w:p w14:paraId="4621589E">
            <w:pPr>
              <w:spacing w:line="360" w:lineRule="auto"/>
              <w:jc w:val="center"/>
              <w:rPr>
                <w:rFonts w:hint="eastAsia" w:ascii="宋体" w:hAnsi="宋体"/>
                <w:szCs w:val="21"/>
              </w:rPr>
            </w:pPr>
            <w:r>
              <w:rPr>
                <w:rFonts w:ascii="宋体" w:hAnsi="宋体"/>
                <w:szCs w:val="21"/>
              </w:rPr>
              <w:t>getUserID()</w:t>
            </w:r>
          </w:p>
        </w:tc>
        <w:tc>
          <w:tcPr>
            <w:tcW w:w="1702" w:type="dxa"/>
            <w:tcBorders>
              <w:top w:val="single" w:color="auto" w:sz="4" w:space="0"/>
              <w:left w:val="single" w:color="auto" w:sz="4" w:space="0"/>
              <w:bottom w:val="single" w:color="auto" w:sz="4" w:space="0"/>
              <w:right w:val="single" w:color="auto" w:sz="4" w:space="0"/>
            </w:tcBorders>
          </w:tcPr>
          <w:p w14:paraId="4A99488F">
            <w:pPr>
              <w:spacing w:line="360" w:lineRule="auto"/>
              <w:jc w:val="center"/>
              <w:rPr>
                <w:rFonts w:hint="eastAsia" w:ascii="宋体" w:hAnsi="宋体"/>
                <w:szCs w:val="21"/>
              </w:rPr>
            </w:pPr>
            <w:r>
              <w:rPr>
                <w:rFonts w:ascii="宋体" w:hAnsi="宋体"/>
                <w:szCs w:val="21"/>
              </w:rPr>
              <w:t>string</w:t>
            </w:r>
          </w:p>
        </w:tc>
      </w:tr>
      <w:tr w14:paraId="500C3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205F4A2A">
            <w:pPr>
              <w:spacing w:line="360" w:lineRule="auto"/>
              <w:jc w:val="center"/>
              <w:rPr>
                <w:rFonts w:hint="eastAsia" w:ascii="宋体" w:hAnsi="宋体"/>
                <w:szCs w:val="21"/>
              </w:rPr>
            </w:pPr>
            <w:r>
              <w:rPr>
                <w:rFonts w:ascii="宋体" w:hAnsi="宋体"/>
                <w:szCs w:val="21"/>
              </w:rPr>
              <w:t>设置用户ID</w:t>
            </w:r>
          </w:p>
        </w:tc>
        <w:tc>
          <w:tcPr>
            <w:tcW w:w="2977" w:type="dxa"/>
            <w:tcBorders>
              <w:top w:val="single" w:color="auto" w:sz="4" w:space="0"/>
              <w:left w:val="single" w:color="auto" w:sz="4" w:space="0"/>
              <w:bottom w:val="single" w:color="auto" w:sz="4" w:space="0"/>
              <w:right w:val="single" w:color="auto" w:sz="4" w:space="0"/>
            </w:tcBorders>
          </w:tcPr>
          <w:p w14:paraId="73731037">
            <w:pPr>
              <w:spacing w:line="360" w:lineRule="auto"/>
              <w:jc w:val="center"/>
              <w:rPr>
                <w:rFonts w:hint="eastAsia" w:ascii="宋体" w:hAnsi="宋体"/>
                <w:szCs w:val="21"/>
              </w:rPr>
            </w:pPr>
            <w:r>
              <w:rPr>
                <w:rFonts w:ascii="宋体" w:hAnsi="宋体"/>
                <w:szCs w:val="21"/>
              </w:rPr>
              <w:t>setUserId()</w:t>
            </w:r>
          </w:p>
        </w:tc>
        <w:tc>
          <w:tcPr>
            <w:tcW w:w="1702" w:type="dxa"/>
            <w:tcBorders>
              <w:top w:val="single" w:color="auto" w:sz="4" w:space="0"/>
              <w:left w:val="single" w:color="auto" w:sz="4" w:space="0"/>
              <w:bottom w:val="single" w:color="auto" w:sz="4" w:space="0"/>
              <w:right w:val="single" w:color="auto" w:sz="4" w:space="0"/>
            </w:tcBorders>
          </w:tcPr>
          <w:p w14:paraId="2583745C">
            <w:pPr>
              <w:spacing w:line="360" w:lineRule="auto"/>
              <w:jc w:val="center"/>
              <w:rPr>
                <w:rFonts w:hint="eastAsia" w:ascii="宋体" w:hAnsi="宋体"/>
                <w:szCs w:val="21"/>
              </w:rPr>
            </w:pPr>
            <w:r>
              <w:rPr>
                <w:rFonts w:ascii="宋体" w:hAnsi="宋体"/>
                <w:szCs w:val="21"/>
              </w:rPr>
              <w:t>bool</w:t>
            </w:r>
          </w:p>
        </w:tc>
      </w:tr>
      <w:tr w14:paraId="45E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5475A362">
            <w:pPr>
              <w:spacing w:line="360" w:lineRule="auto"/>
              <w:jc w:val="center"/>
              <w:rPr>
                <w:rFonts w:hint="eastAsia" w:ascii="宋体" w:hAnsi="宋体"/>
                <w:szCs w:val="21"/>
              </w:rPr>
            </w:pPr>
            <w:r>
              <w:rPr>
                <w:rFonts w:ascii="宋体" w:hAnsi="宋体"/>
                <w:szCs w:val="21"/>
              </w:rPr>
              <w:t>返回用户</w:t>
            </w:r>
            <w:r>
              <w:rPr>
                <w:rFonts w:hint="eastAsia" w:ascii="宋体" w:hAnsi="宋体"/>
                <w:szCs w:val="21"/>
              </w:rPr>
              <w:t>昵称</w:t>
            </w:r>
          </w:p>
        </w:tc>
        <w:tc>
          <w:tcPr>
            <w:tcW w:w="2977" w:type="dxa"/>
            <w:tcBorders>
              <w:top w:val="single" w:color="auto" w:sz="4" w:space="0"/>
              <w:left w:val="single" w:color="auto" w:sz="4" w:space="0"/>
              <w:bottom w:val="single" w:color="auto" w:sz="4" w:space="0"/>
              <w:right w:val="single" w:color="auto" w:sz="4" w:space="0"/>
            </w:tcBorders>
          </w:tcPr>
          <w:p w14:paraId="2E865C73">
            <w:pPr>
              <w:spacing w:line="360" w:lineRule="auto"/>
              <w:jc w:val="center"/>
              <w:rPr>
                <w:rFonts w:hint="eastAsia" w:ascii="宋体" w:hAnsi="宋体"/>
                <w:szCs w:val="21"/>
              </w:rPr>
            </w:pPr>
            <w:r>
              <w:rPr>
                <w:rFonts w:ascii="宋体" w:hAnsi="宋体"/>
                <w:szCs w:val="21"/>
              </w:rPr>
              <w:t>getUserName()</w:t>
            </w:r>
          </w:p>
        </w:tc>
        <w:tc>
          <w:tcPr>
            <w:tcW w:w="1702" w:type="dxa"/>
            <w:tcBorders>
              <w:top w:val="single" w:color="auto" w:sz="4" w:space="0"/>
              <w:left w:val="single" w:color="auto" w:sz="4" w:space="0"/>
              <w:bottom w:val="single" w:color="auto" w:sz="4" w:space="0"/>
              <w:right w:val="single" w:color="auto" w:sz="4" w:space="0"/>
            </w:tcBorders>
          </w:tcPr>
          <w:p w14:paraId="16F423F8">
            <w:pPr>
              <w:spacing w:line="360" w:lineRule="auto"/>
              <w:jc w:val="center"/>
              <w:rPr>
                <w:rFonts w:hint="eastAsia" w:ascii="宋体" w:hAnsi="宋体"/>
                <w:szCs w:val="21"/>
              </w:rPr>
            </w:pPr>
            <w:r>
              <w:rPr>
                <w:rFonts w:ascii="宋体" w:hAnsi="宋体"/>
                <w:szCs w:val="21"/>
              </w:rPr>
              <w:t>string</w:t>
            </w:r>
          </w:p>
        </w:tc>
      </w:tr>
      <w:tr w14:paraId="70262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729602BC">
            <w:pPr>
              <w:spacing w:line="360" w:lineRule="auto"/>
              <w:jc w:val="center"/>
              <w:rPr>
                <w:rFonts w:hint="eastAsia" w:ascii="宋体" w:hAnsi="宋体"/>
                <w:szCs w:val="21"/>
              </w:rPr>
            </w:pPr>
            <w:r>
              <w:rPr>
                <w:rFonts w:ascii="宋体" w:hAnsi="宋体"/>
                <w:szCs w:val="21"/>
              </w:rPr>
              <w:t>设置用户</w:t>
            </w:r>
            <w:r>
              <w:rPr>
                <w:rFonts w:hint="eastAsia" w:ascii="宋体" w:hAnsi="宋体"/>
                <w:szCs w:val="21"/>
              </w:rPr>
              <w:t>昵称</w:t>
            </w:r>
          </w:p>
        </w:tc>
        <w:tc>
          <w:tcPr>
            <w:tcW w:w="2977" w:type="dxa"/>
            <w:tcBorders>
              <w:top w:val="single" w:color="auto" w:sz="4" w:space="0"/>
              <w:left w:val="single" w:color="auto" w:sz="4" w:space="0"/>
              <w:bottom w:val="single" w:color="auto" w:sz="4" w:space="0"/>
              <w:right w:val="single" w:color="auto" w:sz="4" w:space="0"/>
            </w:tcBorders>
          </w:tcPr>
          <w:p w14:paraId="279E12D3">
            <w:pPr>
              <w:spacing w:line="360" w:lineRule="auto"/>
              <w:jc w:val="center"/>
              <w:rPr>
                <w:rFonts w:hint="eastAsia" w:ascii="宋体" w:hAnsi="宋体"/>
                <w:szCs w:val="21"/>
              </w:rPr>
            </w:pPr>
            <w:r>
              <w:rPr>
                <w:rFonts w:ascii="宋体" w:hAnsi="宋体"/>
                <w:szCs w:val="21"/>
              </w:rPr>
              <w:t>setUserName()</w:t>
            </w:r>
          </w:p>
        </w:tc>
        <w:tc>
          <w:tcPr>
            <w:tcW w:w="1702" w:type="dxa"/>
            <w:tcBorders>
              <w:top w:val="single" w:color="auto" w:sz="4" w:space="0"/>
              <w:left w:val="single" w:color="auto" w:sz="4" w:space="0"/>
              <w:bottom w:val="single" w:color="auto" w:sz="4" w:space="0"/>
              <w:right w:val="single" w:color="auto" w:sz="4" w:space="0"/>
            </w:tcBorders>
          </w:tcPr>
          <w:p w14:paraId="5ED67ED6">
            <w:pPr>
              <w:spacing w:line="360" w:lineRule="auto"/>
              <w:jc w:val="center"/>
              <w:rPr>
                <w:rFonts w:hint="eastAsia" w:ascii="宋体" w:hAnsi="宋体"/>
                <w:szCs w:val="21"/>
              </w:rPr>
            </w:pPr>
            <w:r>
              <w:rPr>
                <w:rFonts w:ascii="宋体" w:hAnsi="宋体"/>
                <w:szCs w:val="21"/>
              </w:rPr>
              <w:t>bool</w:t>
            </w:r>
          </w:p>
        </w:tc>
      </w:tr>
      <w:tr w14:paraId="4F37F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4EB4F5B7">
            <w:pPr>
              <w:spacing w:line="360" w:lineRule="auto"/>
              <w:jc w:val="center"/>
              <w:rPr>
                <w:rFonts w:hint="eastAsia" w:ascii="宋体" w:hAnsi="宋体"/>
                <w:szCs w:val="21"/>
              </w:rPr>
            </w:pPr>
            <w:r>
              <w:rPr>
                <w:rFonts w:hint="eastAsia" w:ascii="宋体" w:hAnsi="宋体"/>
                <w:szCs w:val="21"/>
              </w:rPr>
              <w:t>返回用户电话</w:t>
            </w:r>
          </w:p>
        </w:tc>
        <w:tc>
          <w:tcPr>
            <w:tcW w:w="2977" w:type="dxa"/>
            <w:tcBorders>
              <w:top w:val="single" w:color="auto" w:sz="4" w:space="0"/>
              <w:left w:val="single" w:color="auto" w:sz="4" w:space="0"/>
              <w:bottom w:val="single" w:color="auto" w:sz="4" w:space="0"/>
              <w:right w:val="single" w:color="auto" w:sz="4" w:space="0"/>
            </w:tcBorders>
          </w:tcPr>
          <w:p w14:paraId="79A191E8">
            <w:pPr>
              <w:spacing w:line="360" w:lineRule="auto"/>
              <w:jc w:val="center"/>
              <w:rPr>
                <w:rFonts w:hint="eastAsia" w:ascii="宋体" w:hAnsi="宋体"/>
                <w:szCs w:val="21"/>
              </w:rPr>
            </w:pPr>
            <w:r>
              <w:rPr>
                <w:rFonts w:hint="eastAsia" w:ascii="宋体" w:hAnsi="宋体"/>
                <w:szCs w:val="21"/>
              </w:rPr>
              <w:t>getUserPhone</w:t>
            </w:r>
            <w:r>
              <w:rPr>
                <w:rFonts w:ascii="宋体" w:hAnsi="宋体"/>
                <w:szCs w:val="21"/>
              </w:rPr>
              <w:t>()</w:t>
            </w:r>
          </w:p>
        </w:tc>
        <w:tc>
          <w:tcPr>
            <w:tcW w:w="1702" w:type="dxa"/>
            <w:tcBorders>
              <w:top w:val="single" w:color="auto" w:sz="4" w:space="0"/>
              <w:left w:val="single" w:color="auto" w:sz="4" w:space="0"/>
              <w:bottom w:val="single" w:color="auto" w:sz="4" w:space="0"/>
              <w:right w:val="single" w:color="auto" w:sz="4" w:space="0"/>
            </w:tcBorders>
          </w:tcPr>
          <w:p w14:paraId="2C9C93CC">
            <w:pPr>
              <w:spacing w:line="360" w:lineRule="auto"/>
              <w:jc w:val="center"/>
              <w:rPr>
                <w:rFonts w:hint="eastAsia" w:ascii="宋体" w:hAnsi="宋体"/>
                <w:szCs w:val="21"/>
              </w:rPr>
            </w:pPr>
            <w:r>
              <w:rPr>
                <w:rFonts w:hint="eastAsia" w:ascii="宋体" w:hAnsi="宋体"/>
                <w:szCs w:val="21"/>
              </w:rPr>
              <w:t>string</w:t>
            </w:r>
          </w:p>
        </w:tc>
      </w:tr>
      <w:tr w14:paraId="7EA23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0CD07850">
            <w:pPr>
              <w:spacing w:line="360" w:lineRule="auto"/>
              <w:jc w:val="center"/>
              <w:rPr>
                <w:rFonts w:hint="eastAsia" w:ascii="宋体" w:hAnsi="宋体"/>
                <w:szCs w:val="21"/>
              </w:rPr>
            </w:pPr>
            <w:r>
              <w:rPr>
                <w:rFonts w:hint="eastAsia" w:ascii="宋体" w:hAnsi="宋体"/>
                <w:szCs w:val="21"/>
              </w:rPr>
              <w:t>设置用户电话</w:t>
            </w:r>
          </w:p>
        </w:tc>
        <w:tc>
          <w:tcPr>
            <w:tcW w:w="2977" w:type="dxa"/>
            <w:tcBorders>
              <w:top w:val="single" w:color="auto" w:sz="4" w:space="0"/>
              <w:left w:val="single" w:color="auto" w:sz="4" w:space="0"/>
              <w:bottom w:val="single" w:color="auto" w:sz="4" w:space="0"/>
              <w:right w:val="single" w:color="auto" w:sz="4" w:space="0"/>
            </w:tcBorders>
          </w:tcPr>
          <w:p w14:paraId="4712999F">
            <w:pPr>
              <w:spacing w:line="360" w:lineRule="auto"/>
              <w:jc w:val="center"/>
              <w:rPr>
                <w:rFonts w:hint="eastAsia" w:ascii="宋体" w:hAnsi="宋体"/>
                <w:szCs w:val="21"/>
              </w:rPr>
            </w:pPr>
            <w:r>
              <w:rPr>
                <w:rFonts w:hint="eastAsia" w:ascii="宋体" w:hAnsi="宋体"/>
                <w:szCs w:val="21"/>
              </w:rPr>
              <w:t>setUserPhone ()</w:t>
            </w:r>
          </w:p>
        </w:tc>
        <w:tc>
          <w:tcPr>
            <w:tcW w:w="1702" w:type="dxa"/>
            <w:tcBorders>
              <w:top w:val="single" w:color="auto" w:sz="4" w:space="0"/>
              <w:left w:val="single" w:color="auto" w:sz="4" w:space="0"/>
              <w:bottom w:val="single" w:color="auto" w:sz="4" w:space="0"/>
              <w:right w:val="single" w:color="auto" w:sz="4" w:space="0"/>
            </w:tcBorders>
          </w:tcPr>
          <w:p w14:paraId="7AB237F1">
            <w:pPr>
              <w:spacing w:line="360" w:lineRule="auto"/>
              <w:jc w:val="center"/>
              <w:rPr>
                <w:rFonts w:hint="eastAsia" w:ascii="宋体" w:hAnsi="宋体"/>
                <w:szCs w:val="21"/>
              </w:rPr>
            </w:pPr>
            <w:r>
              <w:rPr>
                <w:rFonts w:ascii="宋体" w:hAnsi="宋体"/>
                <w:szCs w:val="21"/>
              </w:rPr>
              <w:t>b</w:t>
            </w:r>
            <w:r>
              <w:rPr>
                <w:rFonts w:hint="eastAsia" w:ascii="宋体" w:hAnsi="宋体"/>
                <w:szCs w:val="21"/>
              </w:rPr>
              <w:t>ool</w:t>
            </w:r>
          </w:p>
        </w:tc>
      </w:tr>
      <w:tr w14:paraId="55D78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3E651BB0">
            <w:pPr>
              <w:spacing w:line="360" w:lineRule="auto"/>
              <w:jc w:val="center"/>
              <w:rPr>
                <w:rFonts w:hint="eastAsia" w:ascii="宋体" w:hAnsi="宋体"/>
                <w:szCs w:val="21"/>
              </w:rPr>
            </w:pPr>
            <w:r>
              <w:rPr>
                <w:rFonts w:hint="eastAsia" w:ascii="宋体" w:hAnsi="宋体"/>
                <w:szCs w:val="21"/>
              </w:rPr>
              <w:t>返回用户邮箱</w:t>
            </w:r>
          </w:p>
        </w:tc>
        <w:tc>
          <w:tcPr>
            <w:tcW w:w="2977" w:type="dxa"/>
            <w:tcBorders>
              <w:top w:val="single" w:color="auto" w:sz="4" w:space="0"/>
              <w:left w:val="single" w:color="auto" w:sz="4" w:space="0"/>
              <w:bottom w:val="single" w:color="auto" w:sz="4" w:space="0"/>
              <w:right w:val="single" w:color="auto" w:sz="4" w:space="0"/>
            </w:tcBorders>
          </w:tcPr>
          <w:p w14:paraId="04A10E88">
            <w:pPr>
              <w:spacing w:line="360" w:lineRule="auto"/>
              <w:jc w:val="center"/>
              <w:rPr>
                <w:rFonts w:hint="eastAsia" w:ascii="宋体" w:hAnsi="宋体"/>
                <w:szCs w:val="21"/>
              </w:rPr>
            </w:pPr>
            <w:r>
              <w:rPr>
                <w:rFonts w:hint="eastAsia" w:ascii="宋体" w:hAnsi="宋体"/>
                <w:szCs w:val="21"/>
              </w:rPr>
              <w:t>getUser</w:t>
            </w:r>
            <w:r>
              <w:rPr>
                <w:rFonts w:ascii="宋体" w:hAnsi="宋体"/>
                <w:szCs w:val="21"/>
              </w:rPr>
              <w:t>M</w:t>
            </w:r>
            <w:r>
              <w:rPr>
                <w:rFonts w:hint="eastAsia" w:ascii="宋体" w:hAnsi="宋体"/>
                <w:szCs w:val="21"/>
              </w:rPr>
              <w:t>ailbox</w:t>
            </w:r>
            <w:r>
              <w:rPr>
                <w:rFonts w:ascii="宋体" w:hAnsi="宋体"/>
                <w:szCs w:val="21"/>
              </w:rPr>
              <w:t>()</w:t>
            </w:r>
          </w:p>
        </w:tc>
        <w:tc>
          <w:tcPr>
            <w:tcW w:w="1702" w:type="dxa"/>
            <w:tcBorders>
              <w:top w:val="single" w:color="auto" w:sz="4" w:space="0"/>
              <w:left w:val="single" w:color="auto" w:sz="4" w:space="0"/>
              <w:bottom w:val="single" w:color="auto" w:sz="4" w:space="0"/>
              <w:right w:val="single" w:color="auto" w:sz="4" w:space="0"/>
            </w:tcBorders>
          </w:tcPr>
          <w:p w14:paraId="12ABBD01">
            <w:pPr>
              <w:spacing w:line="360" w:lineRule="auto"/>
              <w:jc w:val="center"/>
              <w:rPr>
                <w:rFonts w:hint="eastAsia" w:ascii="宋体" w:hAnsi="宋体"/>
                <w:szCs w:val="21"/>
              </w:rPr>
            </w:pPr>
            <w:r>
              <w:rPr>
                <w:rFonts w:hint="eastAsia" w:ascii="宋体" w:hAnsi="宋体"/>
                <w:szCs w:val="21"/>
              </w:rPr>
              <w:t>string</w:t>
            </w:r>
          </w:p>
        </w:tc>
      </w:tr>
      <w:tr w14:paraId="48C25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29BAAD1E">
            <w:pPr>
              <w:spacing w:line="360" w:lineRule="auto"/>
              <w:jc w:val="center"/>
              <w:rPr>
                <w:rFonts w:hint="eastAsia" w:ascii="宋体" w:hAnsi="宋体"/>
                <w:szCs w:val="21"/>
              </w:rPr>
            </w:pPr>
            <w:r>
              <w:rPr>
                <w:rFonts w:hint="eastAsia" w:ascii="宋体" w:hAnsi="宋体"/>
                <w:szCs w:val="21"/>
              </w:rPr>
              <w:t>设置用户邮箱</w:t>
            </w:r>
          </w:p>
        </w:tc>
        <w:tc>
          <w:tcPr>
            <w:tcW w:w="2977" w:type="dxa"/>
            <w:tcBorders>
              <w:top w:val="single" w:color="auto" w:sz="4" w:space="0"/>
              <w:left w:val="single" w:color="auto" w:sz="4" w:space="0"/>
              <w:bottom w:val="single" w:color="auto" w:sz="4" w:space="0"/>
              <w:right w:val="single" w:color="auto" w:sz="4" w:space="0"/>
            </w:tcBorders>
          </w:tcPr>
          <w:p w14:paraId="5840687F">
            <w:pPr>
              <w:spacing w:line="360" w:lineRule="auto"/>
              <w:jc w:val="center"/>
              <w:rPr>
                <w:rFonts w:hint="eastAsia" w:ascii="宋体" w:hAnsi="宋体"/>
                <w:szCs w:val="21"/>
              </w:rPr>
            </w:pPr>
            <w:r>
              <w:rPr>
                <w:rFonts w:hint="eastAsia" w:ascii="宋体" w:hAnsi="宋体"/>
                <w:szCs w:val="21"/>
              </w:rPr>
              <w:t>setUser</w:t>
            </w:r>
            <w:r>
              <w:rPr>
                <w:rFonts w:ascii="宋体" w:hAnsi="宋体"/>
                <w:szCs w:val="21"/>
              </w:rPr>
              <w:t>M</w:t>
            </w:r>
            <w:r>
              <w:rPr>
                <w:rFonts w:hint="eastAsia" w:ascii="宋体" w:hAnsi="宋体"/>
                <w:szCs w:val="21"/>
              </w:rPr>
              <w:t>ailbox()</w:t>
            </w:r>
          </w:p>
        </w:tc>
        <w:tc>
          <w:tcPr>
            <w:tcW w:w="1702" w:type="dxa"/>
            <w:tcBorders>
              <w:top w:val="single" w:color="auto" w:sz="4" w:space="0"/>
              <w:left w:val="single" w:color="auto" w:sz="4" w:space="0"/>
              <w:bottom w:val="single" w:color="auto" w:sz="4" w:space="0"/>
              <w:right w:val="single" w:color="auto" w:sz="4" w:space="0"/>
            </w:tcBorders>
          </w:tcPr>
          <w:p w14:paraId="557E5EEB">
            <w:pPr>
              <w:spacing w:line="360" w:lineRule="auto"/>
              <w:jc w:val="center"/>
              <w:rPr>
                <w:rFonts w:hint="eastAsia" w:ascii="宋体" w:hAnsi="宋体"/>
                <w:szCs w:val="21"/>
              </w:rPr>
            </w:pPr>
            <w:r>
              <w:rPr>
                <w:rFonts w:hint="eastAsia" w:ascii="宋体" w:hAnsi="宋体"/>
                <w:szCs w:val="21"/>
              </w:rPr>
              <w:t>bool</w:t>
            </w:r>
          </w:p>
        </w:tc>
      </w:tr>
      <w:tr w14:paraId="05C03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343B68AD">
            <w:pPr>
              <w:spacing w:line="360" w:lineRule="auto"/>
              <w:jc w:val="center"/>
              <w:rPr>
                <w:rFonts w:hint="eastAsia" w:ascii="宋体" w:hAnsi="宋体"/>
                <w:szCs w:val="21"/>
              </w:rPr>
            </w:pPr>
            <w:r>
              <w:rPr>
                <w:rFonts w:ascii="宋体" w:hAnsi="宋体"/>
                <w:szCs w:val="21"/>
              </w:rPr>
              <w:t>返回用户密码</w:t>
            </w:r>
          </w:p>
        </w:tc>
        <w:tc>
          <w:tcPr>
            <w:tcW w:w="2977" w:type="dxa"/>
            <w:tcBorders>
              <w:top w:val="single" w:color="auto" w:sz="4" w:space="0"/>
              <w:left w:val="single" w:color="auto" w:sz="4" w:space="0"/>
              <w:bottom w:val="single" w:color="auto" w:sz="4" w:space="0"/>
              <w:right w:val="single" w:color="auto" w:sz="4" w:space="0"/>
            </w:tcBorders>
          </w:tcPr>
          <w:p w14:paraId="3606B9E5">
            <w:pPr>
              <w:spacing w:line="360" w:lineRule="auto"/>
              <w:jc w:val="center"/>
              <w:rPr>
                <w:rFonts w:hint="eastAsia" w:ascii="宋体" w:hAnsi="宋体"/>
                <w:szCs w:val="21"/>
              </w:rPr>
            </w:pPr>
            <w:r>
              <w:rPr>
                <w:rFonts w:ascii="宋体" w:hAnsi="宋体"/>
                <w:szCs w:val="21"/>
              </w:rPr>
              <w:t>getUserPassword()</w:t>
            </w:r>
          </w:p>
        </w:tc>
        <w:tc>
          <w:tcPr>
            <w:tcW w:w="1702" w:type="dxa"/>
            <w:tcBorders>
              <w:top w:val="single" w:color="auto" w:sz="4" w:space="0"/>
              <w:left w:val="single" w:color="auto" w:sz="4" w:space="0"/>
              <w:bottom w:val="single" w:color="auto" w:sz="4" w:space="0"/>
              <w:right w:val="single" w:color="auto" w:sz="4" w:space="0"/>
            </w:tcBorders>
          </w:tcPr>
          <w:p w14:paraId="73C11EFE">
            <w:pPr>
              <w:spacing w:line="360" w:lineRule="auto"/>
              <w:jc w:val="center"/>
              <w:rPr>
                <w:rFonts w:hint="eastAsia" w:ascii="宋体" w:hAnsi="宋体"/>
                <w:szCs w:val="21"/>
              </w:rPr>
            </w:pPr>
            <w:r>
              <w:rPr>
                <w:rFonts w:ascii="宋体" w:hAnsi="宋体"/>
                <w:szCs w:val="21"/>
              </w:rPr>
              <w:t>String</w:t>
            </w:r>
          </w:p>
        </w:tc>
      </w:tr>
      <w:tr w14:paraId="43F10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8" w:type="dxa"/>
            <w:tcBorders>
              <w:top w:val="single" w:color="auto" w:sz="4" w:space="0"/>
              <w:left w:val="single" w:color="auto" w:sz="4" w:space="0"/>
              <w:bottom w:val="single" w:color="auto" w:sz="4" w:space="0"/>
              <w:right w:val="single" w:color="auto" w:sz="4" w:space="0"/>
            </w:tcBorders>
          </w:tcPr>
          <w:p w14:paraId="415BBB07">
            <w:pPr>
              <w:spacing w:line="360" w:lineRule="auto"/>
              <w:jc w:val="center"/>
              <w:rPr>
                <w:rFonts w:hint="eastAsia" w:ascii="宋体" w:hAnsi="宋体"/>
                <w:szCs w:val="21"/>
              </w:rPr>
            </w:pPr>
            <w:r>
              <w:rPr>
                <w:rFonts w:ascii="宋体" w:hAnsi="宋体"/>
                <w:szCs w:val="21"/>
              </w:rPr>
              <w:t>设置用户密码</w:t>
            </w:r>
          </w:p>
        </w:tc>
        <w:tc>
          <w:tcPr>
            <w:tcW w:w="2977" w:type="dxa"/>
            <w:tcBorders>
              <w:top w:val="single" w:color="auto" w:sz="4" w:space="0"/>
              <w:left w:val="single" w:color="auto" w:sz="4" w:space="0"/>
              <w:bottom w:val="single" w:color="auto" w:sz="4" w:space="0"/>
              <w:right w:val="single" w:color="auto" w:sz="4" w:space="0"/>
            </w:tcBorders>
          </w:tcPr>
          <w:p w14:paraId="7DED424B">
            <w:pPr>
              <w:spacing w:line="360" w:lineRule="auto"/>
              <w:jc w:val="center"/>
              <w:rPr>
                <w:rFonts w:hint="eastAsia" w:ascii="宋体" w:hAnsi="宋体"/>
                <w:szCs w:val="21"/>
              </w:rPr>
            </w:pPr>
            <w:r>
              <w:rPr>
                <w:rFonts w:ascii="宋体" w:hAnsi="宋体"/>
                <w:szCs w:val="21"/>
              </w:rPr>
              <w:t>setUserPassword()</w:t>
            </w:r>
          </w:p>
        </w:tc>
        <w:tc>
          <w:tcPr>
            <w:tcW w:w="1702" w:type="dxa"/>
            <w:tcBorders>
              <w:top w:val="single" w:color="auto" w:sz="4" w:space="0"/>
              <w:left w:val="single" w:color="auto" w:sz="4" w:space="0"/>
              <w:bottom w:val="single" w:color="auto" w:sz="4" w:space="0"/>
              <w:right w:val="single" w:color="auto" w:sz="4" w:space="0"/>
            </w:tcBorders>
          </w:tcPr>
          <w:p w14:paraId="7DAE8347">
            <w:pPr>
              <w:spacing w:line="360" w:lineRule="auto"/>
              <w:jc w:val="center"/>
              <w:rPr>
                <w:rFonts w:hint="eastAsia" w:ascii="宋体" w:hAnsi="宋体"/>
                <w:szCs w:val="21"/>
              </w:rPr>
            </w:pPr>
            <w:r>
              <w:rPr>
                <w:rFonts w:ascii="宋体" w:hAnsi="宋体"/>
                <w:szCs w:val="21"/>
              </w:rPr>
              <w:t>bool</w:t>
            </w:r>
          </w:p>
        </w:tc>
      </w:tr>
    </w:tbl>
    <w:p w14:paraId="0348D0B5">
      <w:pPr>
        <w:spacing w:line="360" w:lineRule="auto"/>
        <w:jc w:val="center"/>
        <w:rPr>
          <w:rFonts w:hint="eastAsia" w:ascii="宋体" w:hAnsi="宋体"/>
          <w:szCs w:val="21"/>
        </w:rPr>
      </w:pPr>
    </w:p>
    <w:p w14:paraId="28D61016">
      <w:pPr>
        <w:spacing w:line="360" w:lineRule="auto"/>
        <w:jc w:val="left"/>
        <w:rPr>
          <w:rFonts w:hint="eastAsia" w:ascii="宋体" w:hAnsi="宋体"/>
          <w:b/>
          <w:bCs/>
          <w:szCs w:val="21"/>
        </w:rPr>
      </w:pPr>
      <w:r>
        <w:rPr>
          <w:rFonts w:hint="eastAsia" w:ascii="宋体" w:hAnsi="宋体"/>
          <w:b/>
          <w:bCs/>
          <w:szCs w:val="21"/>
        </w:rPr>
        <w:t>类名：Administrator</w:t>
      </w:r>
      <w:r>
        <w:rPr>
          <w:rFonts w:ascii="宋体" w:hAnsi="宋体"/>
          <w:b/>
          <w:bCs/>
          <w:szCs w:val="21"/>
        </w:rPr>
        <w:t>（</w:t>
      </w:r>
      <w:r>
        <w:rPr>
          <w:rFonts w:hint="eastAsia" w:ascii="宋体" w:hAnsi="宋体"/>
          <w:b/>
          <w:bCs/>
          <w:szCs w:val="21"/>
        </w:rPr>
        <w:t>管理员</w:t>
      </w:r>
      <w:r>
        <w:rPr>
          <w:rFonts w:ascii="宋体" w:hAnsi="宋体"/>
          <w:b/>
          <w:bCs/>
          <w:szCs w:val="21"/>
        </w:rPr>
        <w:t>类）</w:t>
      </w:r>
    </w:p>
    <w:p w14:paraId="10A3EF97">
      <w:pPr>
        <w:spacing w:line="360" w:lineRule="auto"/>
        <w:jc w:val="left"/>
        <w:rPr>
          <w:rFonts w:hint="eastAsia" w:ascii="宋体" w:hAnsi="宋体"/>
          <w:b/>
          <w:bCs/>
          <w:szCs w:val="21"/>
        </w:rPr>
      </w:pPr>
      <w:r>
        <w:rPr>
          <w:rFonts w:ascii="宋体" w:hAnsi="宋体"/>
          <w:b/>
          <w:bCs/>
          <w:szCs w:val="21"/>
        </w:rPr>
        <w:t xml:space="preserve">  </w:t>
      </w:r>
      <w:r>
        <w:rPr>
          <w:rFonts w:ascii="宋体" w:hAnsi="宋体"/>
          <w:b/>
          <w:bCs/>
          <w:szCs w:val="21"/>
        </w:rPr>
        <w:tab/>
      </w:r>
      <w:r>
        <w:rPr>
          <w:rFonts w:ascii="宋体" w:hAnsi="宋体"/>
          <w:b/>
          <w:bCs/>
          <w:szCs w:val="21"/>
        </w:rPr>
        <w:t>操作表如表</w:t>
      </w:r>
      <w:r>
        <w:rPr>
          <w:rFonts w:hint="eastAsia" w:ascii="宋体" w:hAnsi="宋体"/>
          <w:b/>
          <w:bCs/>
          <w:szCs w:val="21"/>
        </w:rPr>
        <w:t>3</w:t>
      </w:r>
      <w:r>
        <w:rPr>
          <w:rFonts w:ascii="宋体" w:hAnsi="宋体"/>
          <w:b/>
          <w:bCs/>
          <w:szCs w:val="21"/>
        </w:rPr>
        <w:t>.2.2所示：</w:t>
      </w:r>
    </w:p>
    <w:p w14:paraId="6B596DAE">
      <w:pPr>
        <w:spacing w:line="360" w:lineRule="auto"/>
        <w:jc w:val="center"/>
        <w:rPr>
          <w:rFonts w:hint="eastAsia" w:ascii="宋体" w:hAnsi="宋体"/>
          <w:szCs w:val="21"/>
        </w:rPr>
      </w:pPr>
      <w:r>
        <w:rPr>
          <w:rFonts w:ascii="宋体" w:hAnsi="宋体"/>
          <w:szCs w:val="21"/>
        </w:rPr>
        <w:t>表</w:t>
      </w:r>
      <w:r>
        <w:rPr>
          <w:rFonts w:hint="eastAsia" w:ascii="宋体" w:hAnsi="宋体"/>
          <w:szCs w:val="21"/>
        </w:rPr>
        <w:t>3</w:t>
      </w:r>
      <w:r>
        <w:rPr>
          <w:rFonts w:ascii="宋体" w:hAnsi="宋体"/>
          <w:szCs w:val="21"/>
        </w:rPr>
        <w:t xml:space="preserve">.2.2 </w:t>
      </w:r>
      <w:r>
        <w:rPr>
          <w:rFonts w:hint="eastAsia" w:ascii="宋体" w:hAnsi="宋体"/>
          <w:szCs w:val="21"/>
        </w:rPr>
        <w:t>Administrator</w:t>
      </w:r>
      <w:r>
        <w:rPr>
          <w:rFonts w:ascii="宋体" w:hAnsi="宋体"/>
          <w:szCs w:val="21"/>
        </w:rPr>
        <w:t>类操作表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8"/>
        <w:gridCol w:w="2410"/>
        <w:gridCol w:w="1846"/>
      </w:tblGrid>
      <w:tr w14:paraId="0769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88" w:type="dxa"/>
          </w:tcPr>
          <w:p w14:paraId="76F9201C">
            <w:pPr>
              <w:spacing w:line="360" w:lineRule="auto"/>
              <w:jc w:val="center"/>
              <w:rPr>
                <w:rFonts w:hint="eastAsia" w:ascii="宋体" w:hAnsi="宋体"/>
                <w:szCs w:val="21"/>
              </w:rPr>
            </w:pPr>
            <w:r>
              <w:rPr>
                <w:rFonts w:ascii="宋体" w:hAnsi="宋体"/>
                <w:szCs w:val="21"/>
              </w:rPr>
              <w:t>中文名</w:t>
            </w:r>
          </w:p>
        </w:tc>
        <w:tc>
          <w:tcPr>
            <w:tcW w:w="2410" w:type="dxa"/>
          </w:tcPr>
          <w:p w14:paraId="6BA35035">
            <w:pPr>
              <w:spacing w:line="360" w:lineRule="auto"/>
              <w:jc w:val="center"/>
              <w:rPr>
                <w:rFonts w:hint="eastAsia" w:ascii="宋体" w:hAnsi="宋体"/>
                <w:szCs w:val="21"/>
              </w:rPr>
            </w:pPr>
            <w:r>
              <w:rPr>
                <w:rFonts w:ascii="宋体" w:hAnsi="宋体"/>
                <w:szCs w:val="21"/>
              </w:rPr>
              <w:t>文名</w:t>
            </w:r>
          </w:p>
        </w:tc>
        <w:tc>
          <w:tcPr>
            <w:tcW w:w="1846" w:type="dxa"/>
          </w:tcPr>
          <w:p w14:paraId="4149E8D6">
            <w:pPr>
              <w:spacing w:line="360" w:lineRule="auto"/>
              <w:jc w:val="center"/>
              <w:rPr>
                <w:rFonts w:hint="eastAsia" w:ascii="宋体" w:hAnsi="宋体"/>
                <w:szCs w:val="21"/>
              </w:rPr>
            </w:pPr>
            <w:r>
              <w:rPr>
                <w:rFonts w:ascii="宋体" w:hAnsi="宋体"/>
                <w:szCs w:val="21"/>
              </w:rPr>
              <w:t>数据类型</w:t>
            </w:r>
          </w:p>
        </w:tc>
      </w:tr>
      <w:tr w14:paraId="5A3E1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60C2B77E">
            <w:pPr>
              <w:spacing w:line="360" w:lineRule="auto"/>
              <w:jc w:val="center"/>
              <w:rPr>
                <w:rFonts w:hint="eastAsia" w:ascii="宋体" w:hAnsi="宋体"/>
                <w:szCs w:val="21"/>
              </w:rPr>
            </w:pPr>
            <w:r>
              <w:rPr>
                <w:rFonts w:ascii="宋体" w:hAnsi="宋体"/>
                <w:szCs w:val="21"/>
              </w:rPr>
              <w:t>添加用户</w:t>
            </w:r>
          </w:p>
        </w:tc>
        <w:tc>
          <w:tcPr>
            <w:tcW w:w="2410" w:type="dxa"/>
          </w:tcPr>
          <w:p w14:paraId="6DED69DD">
            <w:pPr>
              <w:spacing w:line="360" w:lineRule="auto"/>
              <w:jc w:val="center"/>
              <w:rPr>
                <w:rFonts w:hint="eastAsia" w:ascii="宋体" w:hAnsi="宋体"/>
                <w:szCs w:val="21"/>
              </w:rPr>
            </w:pPr>
            <w:r>
              <w:rPr>
                <w:rFonts w:ascii="宋体" w:hAnsi="宋体"/>
                <w:szCs w:val="21"/>
              </w:rPr>
              <w:t>addUser()</w:t>
            </w:r>
          </w:p>
        </w:tc>
        <w:tc>
          <w:tcPr>
            <w:tcW w:w="1846" w:type="dxa"/>
          </w:tcPr>
          <w:p w14:paraId="3DF4DE99">
            <w:pPr>
              <w:spacing w:line="360" w:lineRule="auto"/>
              <w:jc w:val="center"/>
              <w:rPr>
                <w:rFonts w:hint="eastAsia" w:ascii="宋体" w:hAnsi="宋体"/>
                <w:szCs w:val="21"/>
              </w:rPr>
            </w:pPr>
            <w:r>
              <w:rPr>
                <w:rFonts w:ascii="宋体" w:hAnsi="宋体"/>
                <w:szCs w:val="21"/>
              </w:rPr>
              <w:t>bool</w:t>
            </w:r>
          </w:p>
        </w:tc>
      </w:tr>
      <w:tr w14:paraId="7A904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223BB1AA">
            <w:pPr>
              <w:spacing w:line="360" w:lineRule="auto"/>
              <w:jc w:val="center"/>
              <w:rPr>
                <w:rFonts w:hint="eastAsia" w:ascii="宋体" w:hAnsi="宋体"/>
                <w:szCs w:val="21"/>
              </w:rPr>
            </w:pPr>
            <w:r>
              <w:rPr>
                <w:rFonts w:hint="eastAsia" w:ascii="宋体" w:hAnsi="宋体"/>
                <w:szCs w:val="21"/>
              </w:rPr>
              <w:t>删除用户</w:t>
            </w:r>
          </w:p>
        </w:tc>
        <w:tc>
          <w:tcPr>
            <w:tcW w:w="2410" w:type="dxa"/>
          </w:tcPr>
          <w:p w14:paraId="37918CB1">
            <w:pPr>
              <w:spacing w:line="360" w:lineRule="auto"/>
              <w:jc w:val="center"/>
              <w:rPr>
                <w:rFonts w:hint="eastAsia" w:ascii="宋体" w:hAnsi="宋体"/>
                <w:szCs w:val="21"/>
              </w:rPr>
            </w:pPr>
            <w:r>
              <w:rPr>
                <w:rFonts w:hint="eastAsia" w:ascii="宋体" w:hAnsi="宋体"/>
                <w:szCs w:val="21"/>
              </w:rPr>
              <w:t>dele</w:t>
            </w:r>
            <w:r>
              <w:rPr>
                <w:rFonts w:ascii="宋体" w:hAnsi="宋体"/>
                <w:szCs w:val="21"/>
              </w:rPr>
              <w:t>teUser()</w:t>
            </w:r>
          </w:p>
        </w:tc>
        <w:tc>
          <w:tcPr>
            <w:tcW w:w="1846" w:type="dxa"/>
          </w:tcPr>
          <w:p w14:paraId="2D4CCC87">
            <w:pPr>
              <w:spacing w:line="360" w:lineRule="auto"/>
              <w:jc w:val="center"/>
              <w:rPr>
                <w:rFonts w:hint="eastAsia" w:ascii="宋体" w:hAnsi="宋体"/>
                <w:szCs w:val="21"/>
              </w:rPr>
            </w:pPr>
            <w:r>
              <w:rPr>
                <w:rFonts w:hint="eastAsia" w:ascii="宋体" w:hAnsi="宋体"/>
                <w:szCs w:val="21"/>
              </w:rPr>
              <w:t>bool</w:t>
            </w:r>
          </w:p>
        </w:tc>
      </w:tr>
      <w:tr w14:paraId="6DC90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500933D8">
            <w:pPr>
              <w:spacing w:line="360" w:lineRule="auto"/>
              <w:jc w:val="center"/>
              <w:rPr>
                <w:rFonts w:hint="eastAsia" w:ascii="宋体" w:hAnsi="宋体"/>
                <w:szCs w:val="21"/>
              </w:rPr>
            </w:pPr>
            <w:r>
              <w:rPr>
                <w:rFonts w:ascii="宋体" w:hAnsi="宋体"/>
                <w:szCs w:val="21"/>
              </w:rPr>
              <w:t>返回用户ID</w:t>
            </w:r>
          </w:p>
        </w:tc>
        <w:tc>
          <w:tcPr>
            <w:tcW w:w="2410" w:type="dxa"/>
          </w:tcPr>
          <w:p w14:paraId="46466BD7">
            <w:pPr>
              <w:spacing w:line="360" w:lineRule="auto"/>
              <w:jc w:val="center"/>
              <w:rPr>
                <w:rFonts w:hint="eastAsia" w:ascii="宋体" w:hAnsi="宋体"/>
                <w:szCs w:val="21"/>
              </w:rPr>
            </w:pPr>
            <w:r>
              <w:rPr>
                <w:rFonts w:ascii="宋体" w:hAnsi="宋体"/>
                <w:szCs w:val="21"/>
              </w:rPr>
              <w:t>getUserID()</w:t>
            </w:r>
          </w:p>
        </w:tc>
        <w:tc>
          <w:tcPr>
            <w:tcW w:w="1846" w:type="dxa"/>
          </w:tcPr>
          <w:p w14:paraId="24D9AB22">
            <w:pPr>
              <w:spacing w:line="360" w:lineRule="auto"/>
              <w:jc w:val="center"/>
              <w:rPr>
                <w:rFonts w:hint="eastAsia" w:ascii="宋体" w:hAnsi="宋体"/>
                <w:szCs w:val="21"/>
              </w:rPr>
            </w:pPr>
            <w:r>
              <w:rPr>
                <w:rFonts w:ascii="宋体" w:hAnsi="宋体"/>
                <w:szCs w:val="21"/>
              </w:rPr>
              <w:t>string</w:t>
            </w:r>
          </w:p>
        </w:tc>
      </w:tr>
      <w:tr w14:paraId="6F3CC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2B749C18">
            <w:pPr>
              <w:spacing w:line="360" w:lineRule="auto"/>
              <w:jc w:val="center"/>
              <w:rPr>
                <w:rFonts w:hint="eastAsia" w:ascii="宋体" w:hAnsi="宋体"/>
                <w:szCs w:val="21"/>
              </w:rPr>
            </w:pPr>
            <w:r>
              <w:rPr>
                <w:rFonts w:ascii="宋体" w:hAnsi="宋体"/>
                <w:szCs w:val="21"/>
              </w:rPr>
              <w:t>返回用户</w:t>
            </w:r>
            <w:r>
              <w:rPr>
                <w:rFonts w:hint="eastAsia" w:ascii="宋体" w:hAnsi="宋体"/>
                <w:szCs w:val="21"/>
              </w:rPr>
              <w:t>昵称</w:t>
            </w:r>
          </w:p>
        </w:tc>
        <w:tc>
          <w:tcPr>
            <w:tcW w:w="2410" w:type="dxa"/>
          </w:tcPr>
          <w:p w14:paraId="53B500FA">
            <w:pPr>
              <w:spacing w:line="360" w:lineRule="auto"/>
              <w:jc w:val="center"/>
              <w:rPr>
                <w:rFonts w:hint="eastAsia" w:ascii="宋体" w:hAnsi="宋体"/>
                <w:szCs w:val="21"/>
              </w:rPr>
            </w:pPr>
            <w:r>
              <w:rPr>
                <w:rFonts w:ascii="宋体" w:hAnsi="宋体"/>
                <w:szCs w:val="21"/>
              </w:rPr>
              <w:t>getUserName()</w:t>
            </w:r>
          </w:p>
        </w:tc>
        <w:tc>
          <w:tcPr>
            <w:tcW w:w="1846" w:type="dxa"/>
          </w:tcPr>
          <w:p w14:paraId="32459A50">
            <w:pPr>
              <w:spacing w:line="360" w:lineRule="auto"/>
              <w:jc w:val="center"/>
              <w:rPr>
                <w:rFonts w:hint="eastAsia" w:ascii="宋体" w:hAnsi="宋体"/>
                <w:szCs w:val="21"/>
              </w:rPr>
            </w:pPr>
            <w:r>
              <w:rPr>
                <w:rFonts w:ascii="宋体" w:hAnsi="宋体"/>
                <w:szCs w:val="21"/>
              </w:rPr>
              <w:t>string</w:t>
            </w:r>
          </w:p>
        </w:tc>
      </w:tr>
      <w:tr w14:paraId="2C3E6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1A44A361">
            <w:pPr>
              <w:spacing w:line="360" w:lineRule="auto"/>
              <w:jc w:val="center"/>
              <w:rPr>
                <w:rFonts w:hint="eastAsia" w:ascii="宋体" w:hAnsi="宋体"/>
                <w:szCs w:val="21"/>
              </w:rPr>
            </w:pPr>
            <w:r>
              <w:rPr>
                <w:rFonts w:ascii="宋体" w:hAnsi="宋体"/>
                <w:szCs w:val="21"/>
              </w:rPr>
              <w:t>返回用户密码</w:t>
            </w:r>
          </w:p>
        </w:tc>
        <w:tc>
          <w:tcPr>
            <w:tcW w:w="2410" w:type="dxa"/>
          </w:tcPr>
          <w:p w14:paraId="339D3260">
            <w:pPr>
              <w:spacing w:line="360" w:lineRule="auto"/>
              <w:jc w:val="center"/>
              <w:rPr>
                <w:rFonts w:hint="eastAsia" w:ascii="宋体" w:hAnsi="宋体"/>
                <w:szCs w:val="21"/>
              </w:rPr>
            </w:pPr>
            <w:r>
              <w:rPr>
                <w:rFonts w:ascii="宋体" w:hAnsi="宋体"/>
                <w:szCs w:val="21"/>
              </w:rPr>
              <w:t>getUserPassword()</w:t>
            </w:r>
          </w:p>
        </w:tc>
        <w:tc>
          <w:tcPr>
            <w:tcW w:w="1846" w:type="dxa"/>
          </w:tcPr>
          <w:p w14:paraId="4F2C8044">
            <w:pPr>
              <w:spacing w:line="360" w:lineRule="auto"/>
              <w:jc w:val="center"/>
              <w:rPr>
                <w:rFonts w:hint="eastAsia" w:ascii="宋体" w:hAnsi="宋体"/>
                <w:szCs w:val="21"/>
              </w:rPr>
            </w:pPr>
            <w:r>
              <w:rPr>
                <w:rFonts w:ascii="宋体" w:hAnsi="宋体"/>
                <w:szCs w:val="21"/>
              </w:rPr>
              <w:t>string</w:t>
            </w:r>
          </w:p>
        </w:tc>
      </w:tr>
      <w:tr w14:paraId="75EE7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3749596B">
            <w:pPr>
              <w:spacing w:line="360" w:lineRule="auto"/>
              <w:jc w:val="center"/>
              <w:rPr>
                <w:rFonts w:hint="eastAsia" w:ascii="宋体" w:hAnsi="宋体"/>
                <w:szCs w:val="21"/>
              </w:rPr>
            </w:pPr>
            <w:r>
              <w:rPr>
                <w:rFonts w:hint="eastAsia" w:ascii="宋体" w:hAnsi="宋体"/>
                <w:szCs w:val="21"/>
              </w:rPr>
              <w:t>查询用户</w:t>
            </w:r>
          </w:p>
        </w:tc>
        <w:tc>
          <w:tcPr>
            <w:tcW w:w="2410" w:type="dxa"/>
          </w:tcPr>
          <w:p w14:paraId="6252E25D">
            <w:pPr>
              <w:spacing w:line="360" w:lineRule="auto"/>
              <w:jc w:val="center"/>
              <w:rPr>
                <w:rFonts w:hint="eastAsia" w:ascii="宋体" w:hAnsi="宋体"/>
                <w:szCs w:val="21"/>
              </w:rPr>
            </w:pPr>
            <w:r>
              <w:rPr>
                <w:rFonts w:ascii="宋体" w:hAnsi="宋体"/>
                <w:szCs w:val="21"/>
              </w:rPr>
              <w:t>searchUser()</w:t>
            </w:r>
          </w:p>
        </w:tc>
        <w:tc>
          <w:tcPr>
            <w:tcW w:w="1846" w:type="dxa"/>
          </w:tcPr>
          <w:p w14:paraId="509AD51C">
            <w:pPr>
              <w:spacing w:line="360" w:lineRule="auto"/>
              <w:jc w:val="center"/>
              <w:rPr>
                <w:rFonts w:hint="eastAsia" w:ascii="宋体" w:hAnsi="宋体"/>
                <w:szCs w:val="21"/>
              </w:rPr>
            </w:pPr>
            <w:r>
              <w:rPr>
                <w:rFonts w:hint="eastAsia" w:ascii="宋体" w:hAnsi="宋体"/>
                <w:szCs w:val="21"/>
              </w:rPr>
              <w:t>b</w:t>
            </w:r>
            <w:r>
              <w:rPr>
                <w:rFonts w:ascii="宋体" w:hAnsi="宋体"/>
                <w:szCs w:val="21"/>
              </w:rPr>
              <w:t>ool</w:t>
            </w:r>
          </w:p>
        </w:tc>
      </w:tr>
    </w:tbl>
    <w:p w14:paraId="1CD21BD4">
      <w:pPr>
        <w:spacing w:line="360" w:lineRule="auto"/>
        <w:jc w:val="center"/>
        <w:rPr>
          <w:rFonts w:hint="eastAsia" w:ascii="宋体" w:hAnsi="宋体"/>
          <w:szCs w:val="21"/>
        </w:rPr>
      </w:pPr>
    </w:p>
    <w:p w14:paraId="0D654854">
      <w:pPr>
        <w:spacing w:line="360" w:lineRule="auto"/>
        <w:jc w:val="left"/>
        <w:rPr>
          <w:rFonts w:hint="eastAsia" w:ascii="宋体" w:hAnsi="宋体"/>
          <w:b/>
          <w:bCs/>
          <w:szCs w:val="21"/>
        </w:rPr>
      </w:pPr>
      <w:r>
        <w:rPr>
          <w:rFonts w:hint="eastAsia" w:ascii="宋体" w:hAnsi="宋体"/>
          <w:b/>
          <w:bCs/>
          <w:szCs w:val="21"/>
        </w:rPr>
        <w:t>类名：Gamepublisher</w:t>
      </w:r>
      <w:r>
        <w:rPr>
          <w:rFonts w:ascii="宋体" w:hAnsi="宋体"/>
          <w:b/>
          <w:bCs/>
          <w:szCs w:val="21"/>
        </w:rPr>
        <w:t>（</w:t>
      </w:r>
      <w:r>
        <w:rPr>
          <w:rFonts w:hint="eastAsia" w:ascii="宋体" w:hAnsi="宋体"/>
          <w:b/>
          <w:bCs/>
          <w:szCs w:val="21"/>
        </w:rPr>
        <w:t>游戏发布者</w:t>
      </w:r>
      <w:r>
        <w:rPr>
          <w:rFonts w:ascii="宋体" w:hAnsi="宋体"/>
          <w:b/>
          <w:bCs/>
          <w:szCs w:val="21"/>
        </w:rPr>
        <w:t>类）</w:t>
      </w:r>
    </w:p>
    <w:p w14:paraId="1A08E394">
      <w:pPr>
        <w:spacing w:line="360" w:lineRule="auto"/>
        <w:jc w:val="left"/>
        <w:rPr>
          <w:rFonts w:hint="eastAsia" w:ascii="宋体" w:hAnsi="宋体"/>
          <w:b/>
          <w:bCs/>
          <w:szCs w:val="21"/>
        </w:rPr>
      </w:pPr>
      <w:r>
        <w:rPr>
          <w:rFonts w:ascii="宋体" w:hAnsi="宋体"/>
          <w:b/>
          <w:bCs/>
          <w:szCs w:val="21"/>
        </w:rPr>
        <w:t xml:space="preserve">  </w:t>
      </w:r>
      <w:r>
        <w:rPr>
          <w:rFonts w:ascii="宋体" w:hAnsi="宋体"/>
          <w:b/>
          <w:bCs/>
          <w:szCs w:val="21"/>
        </w:rPr>
        <w:tab/>
      </w:r>
      <w:r>
        <w:rPr>
          <w:rFonts w:ascii="宋体" w:hAnsi="宋体"/>
          <w:b/>
          <w:bCs/>
          <w:szCs w:val="21"/>
        </w:rPr>
        <w:t>操作表如表</w:t>
      </w:r>
      <w:r>
        <w:rPr>
          <w:rFonts w:hint="eastAsia" w:ascii="宋体" w:hAnsi="宋体"/>
          <w:b/>
          <w:bCs/>
          <w:szCs w:val="21"/>
        </w:rPr>
        <w:t>3</w:t>
      </w:r>
      <w:r>
        <w:rPr>
          <w:rFonts w:ascii="宋体" w:hAnsi="宋体"/>
          <w:b/>
          <w:bCs/>
          <w:szCs w:val="21"/>
        </w:rPr>
        <w:t>.2.3所示：</w:t>
      </w:r>
    </w:p>
    <w:p w14:paraId="13228CFA">
      <w:pPr>
        <w:spacing w:line="360" w:lineRule="auto"/>
        <w:jc w:val="center"/>
        <w:rPr>
          <w:rFonts w:hint="eastAsia" w:ascii="宋体" w:hAnsi="宋体"/>
          <w:szCs w:val="21"/>
        </w:rPr>
      </w:pPr>
      <w:r>
        <w:rPr>
          <w:rFonts w:ascii="宋体" w:hAnsi="宋体"/>
          <w:szCs w:val="21"/>
        </w:rPr>
        <w:t>表</w:t>
      </w:r>
      <w:r>
        <w:rPr>
          <w:rFonts w:hint="eastAsia" w:ascii="宋体" w:hAnsi="宋体"/>
          <w:szCs w:val="21"/>
        </w:rPr>
        <w:t>3</w:t>
      </w:r>
      <w:r>
        <w:rPr>
          <w:rFonts w:ascii="宋体" w:hAnsi="宋体"/>
          <w:szCs w:val="21"/>
        </w:rPr>
        <w:t>.2.3</w:t>
      </w:r>
      <w:r>
        <w:rPr>
          <w:rFonts w:hint="eastAsia" w:ascii="宋体" w:hAnsi="宋体"/>
          <w:szCs w:val="21"/>
        </w:rPr>
        <w:t>Gamepublisher</w:t>
      </w:r>
      <w:r>
        <w:rPr>
          <w:rFonts w:ascii="宋体" w:hAnsi="宋体"/>
          <w:szCs w:val="21"/>
        </w:rPr>
        <w:t>类操作表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4"/>
        <w:gridCol w:w="3000"/>
        <w:gridCol w:w="940"/>
      </w:tblGrid>
      <w:tr w14:paraId="67FA1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19CD28B">
            <w:pPr>
              <w:spacing w:line="360" w:lineRule="auto"/>
              <w:jc w:val="center"/>
              <w:rPr>
                <w:rFonts w:hint="eastAsia" w:ascii="宋体" w:hAnsi="宋体"/>
                <w:szCs w:val="21"/>
              </w:rPr>
            </w:pPr>
            <w:r>
              <w:rPr>
                <w:rFonts w:ascii="宋体" w:hAnsi="宋体"/>
                <w:szCs w:val="21"/>
              </w:rPr>
              <w:t>中文名</w:t>
            </w:r>
          </w:p>
        </w:tc>
        <w:tc>
          <w:tcPr>
            <w:tcW w:w="3000" w:type="dxa"/>
          </w:tcPr>
          <w:p w14:paraId="7316C70E">
            <w:pPr>
              <w:spacing w:line="360" w:lineRule="auto"/>
              <w:jc w:val="center"/>
              <w:rPr>
                <w:rFonts w:hint="eastAsia" w:ascii="宋体" w:hAnsi="宋体"/>
                <w:szCs w:val="21"/>
              </w:rPr>
            </w:pPr>
            <w:r>
              <w:rPr>
                <w:rFonts w:ascii="宋体" w:hAnsi="宋体"/>
                <w:szCs w:val="21"/>
              </w:rPr>
              <w:t>文名</w:t>
            </w:r>
          </w:p>
        </w:tc>
        <w:tc>
          <w:tcPr>
            <w:tcW w:w="940" w:type="dxa"/>
          </w:tcPr>
          <w:p w14:paraId="76C1ADF5">
            <w:pPr>
              <w:spacing w:line="360" w:lineRule="auto"/>
              <w:jc w:val="center"/>
              <w:rPr>
                <w:rFonts w:hint="eastAsia" w:ascii="宋体" w:hAnsi="宋体"/>
                <w:szCs w:val="21"/>
              </w:rPr>
            </w:pPr>
            <w:r>
              <w:rPr>
                <w:rFonts w:ascii="宋体" w:hAnsi="宋体"/>
                <w:szCs w:val="21"/>
              </w:rPr>
              <w:t>数据类型</w:t>
            </w:r>
          </w:p>
        </w:tc>
      </w:tr>
      <w:tr w14:paraId="4C13D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0206E84">
            <w:pPr>
              <w:spacing w:line="360" w:lineRule="auto"/>
              <w:jc w:val="center"/>
              <w:rPr>
                <w:rFonts w:hint="eastAsia" w:ascii="宋体" w:hAnsi="宋体"/>
                <w:szCs w:val="21"/>
              </w:rPr>
            </w:pPr>
            <w:r>
              <w:rPr>
                <w:rFonts w:ascii="宋体" w:hAnsi="宋体"/>
                <w:szCs w:val="21"/>
              </w:rPr>
              <w:t>添加用户</w:t>
            </w:r>
          </w:p>
        </w:tc>
        <w:tc>
          <w:tcPr>
            <w:tcW w:w="3000" w:type="dxa"/>
          </w:tcPr>
          <w:p w14:paraId="14167223">
            <w:pPr>
              <w:spacing w:line="360" w:lineRule="auto"/>
              <w:jc w:val="center"/>
              <w:rPr>
                <w:rFonts w:hint="eastAsia" w:ascii="宋体" w:hAnsi="宋体"/>
                <w:szCs w:val="21"/>
              </w:rPr>
            </w:pPr>
            <w:r>
              <w:rPr>
                <w:rFonts w:ascii="宋体" w:hAnsi="宋体"/>
                <w:szCs w:val="21"/>
              </w:rPr>
              <w:t>addUser()</w:t>
            </w:r>
          </w:p>
        </w:tc>
        <w:tc>
          <w:tcPr>
            <w:tcW w:w="940" w:type="dxa"/>
          </w:tcPr>
          <w:p w14:paraId="5EA275F2">
            <w:pPr>
              <w:spacing w:line="360" w:lineRule="auto"/>
              <w:jc w:val="center"/>
              <w:rPr>
                <w:rFonts w:hint="eastAsia" w:ascii="宋体" w:hAnsi="宋体"/>
                <w:szCs w:val="21"/>
              </w:rPr>
            </w:pPr>
            <w:r>
              <w:rPr>
                <w:rFonts w:ascii="宋体" w:hAnsi="宋体"/>
                <w:szCs w:val="21"/>
              </w:rPr>
              <w:t>bool</w:t>
            </w:r>
          </w:p>
        </w:tc>
      </w:tr>
      <w:tr w14:paraId="395B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9BE1250">
            <w:pPr>
              <w:spacing w:line="360" w:lineRule="auto"/>
              <w:jc w:val="center"/>
              <w:rPr>
                <w:rFonts w:hint="eastAsia" w:ascii="宋体" w:hAnsi="宋体"/>
                <w:szCs w:val="21"/>
              </w:rPr>
            </w:pPr>
            <w:r>
              <w:rPr>
                <w:rFonts w:hint="eastAsia" w:ascii="宋体" w:hAnsi="宋体"/>
                <w:szCs w:val="21"/>
              </w:rPr>
              <w:t>删除用户</w:t>
            </w:r>
          </w:p>
        </w:tc>
        <w:tc>
          <w:tcPr>
            <w:tcW w:w="3000" w:type="dxa"/>
          </w:tcPr>
          <w:p w14:paraId="388AC143">
            <w:pPr>
              <w:spacing w:line="360" w:lineRule="auto"/>
              <w:jc w:val="center"/>
              <w:rPr>
                <w:rFonts w:hint="eastAsia" w:ascii="宋体" w:hAnsi="宋体"/>
                <w:szCs w:val="21"/>
              </w:rPr>
            </w:pPr>
            <w:r>
              <w:rPr>
                <w:rFonts w:hint="eastAsia" w:ascii="宋体" w:hAnsi="宋体"/>
                <w:szCs w:val="21"/>
              </w:rPr>
              <w:t>dele</w:t>
            </w:r>
            <w:r>
              <w:rPr>
                <w:rFonts w:ascii="宋体" w:hAnsi="宋体"/>
                <w:szCs w:val="21"/>
              </w:rPr>
              <w:t>teUser()</w:t>
            </w:r>
          </w:p>
        </w:tc>
        <w:tc>
          <w:tcPr>
            <w:tcW w:w="940" w:type="dxa"/>
          </w:tcPr>
          <w:p w14:paraId="327E85DE">
            <w:pPr>
              <w:spacing w:line="360" w:lineRule="auto"/>
              <w:jc w:val="center"/>
              <w:rPr>
                <w:rFonts w:hint="eastAsia" w:ascii="宋体" w:hAnsi="宋体"/>
                <w:szCs w:val="21"/>
              </w:rPr>
            </w:pPr>
            <w:r>
              <w:rPr>
                <w:rFonts w:hint="eastAsia" w:ascii="宋体" w:hAnsi="宋体"/>
                <w:szCs w:val="21"/>
              </w:rPr>
              <w:t>bool</w:t>
            </w:r>
          </w:p>
        </w:tc>
      </w:tr>
      <w:tr w14:paraId="6D88F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0E861F39">
            <w:pPr>
              <w:spacing w:line="360" w:lineRule="auto"/>
              <w:jc w:val="center"/>
              <w:rPr>
                <w:rFonts w:hint="eastAsia" w:ascii="宋体" w:hAnsi="宋体"/>
                <w:szCs w:val="21"/>
              </w:rPr>
            </w:pPr>
            <w:r>
              <w:rPr>
                <w:rFonts w:ascii="宋体" w:hAnsi="宋体"/>
                <w:szCs w:val="21"/>
              </w:rPr>
              <w:t>返回用户ID</w:t>
            </w:r>
          </w:p>
        </w:tc>
        <w:tc>
          <w:tcPr>
            <w:tcW w:w="3000" w:type="dxa"/>
          </w:tcPr>
          <w:p w14:paraId="1D7087F5">
            <w:pPr>
              <w:spacing w:line="360" w:lineRule="auto"/>
              <w:jc w:val="center"/>
              <w:rPr>
                <w:rFonts w:hint="eastAsia" w:ascii="宋体" w:hAnsi="宋体"/>
                <w:szCs w:val="21"/>
              </w:rPr>
            </w:pPr>
            <w:r>
              <w:rPr>
                <w:rFonts w:ascii="宋体" w:hAnsi="宋体"/>
                <w:szCs w:val="21"/>
              </w:rPr>
              <w:t>getUserID()</w:t>
            </w:r>
          </w:p>
        </w:tc>
        <w:tc>
          <w:tcPr>
            <w:tcW w:w="940" w:type="dxa"/>
          </w:tcPr>
          <w:p w14:paraId="2C4D5CE0">
            <w:pPr>
              <w:spacing w:line="360" w:lineRule="auto"/>
              <w:jc w:val="center"/>
              <w:rPr>
                <w:rFonts w:hint="eastAsia" w:ascii="宋体" w:hAnsi="宋体"/>
                <w:szCs w:val="21"/>
              </w:rPr>
            </w:pPr>
            <w:r>
              <w:rPr>
                <w:rFonts w:ascii="宋体" w:hAnsi="宋体"/>
                <w:szCs w:val="21"/>
              </w:rPr>
              <w:t>string</w:t>
            </w:r>
          </w:p>
        </w:tc>
      </w:tr>
      <w:tr w14:paraId="49FE3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6E4DBBA2">
            <w:pPr>
              <w:spacing w:line="360" w:lineRule="auto"/>
              <w:jc w:val="center"/>
              <w:rPr>
                <w:rFonts w:hint="eastAsia" w:ascii="宋体" w:hAnsi="宋体"/>
                <w:szCs w:val="21"/>
              </w:rPr>
            </w:pPr>
            <w:r>
              <w:rPr>
                <w:rFonts w:ascii="宋体" w:hAnsi="宋体"/>
                <w:szCs w:val="21"/>
              </w:rPr>
              <w:t>设置用户ID</w:t>
            </w:r>
          </w:p>
        </w:tc>
        <w:tc>
          <w:tcPr>
            <w:tcW w:w="3000" w:type="dxa"/>
          </w:tcPr>
          <w:p w14:paraId="1AEDBABA">
            <w:pPr>
              <w:spacing w:line="360" w:lineRule="auto"/>
              <w:jc w:val="center"/>
              <w:rPr>
                <w:rFonts w:hint="eastAsia" w:ascii="宋体" w:hAnsi="宋体"/>
                <w:szCs w:val="21"/>
              </w:rPr>
            </w:pPr>
            <w:r>
              <w:rPr>
                <w:rFonts w:ascii="宋体" w:hAnsi="宋体"/>
                <w:szCs w:val="21"/>
              </w:rPr>
              <w:t>setUserId()</w:t>
            </w:r>
          </w:p>
        </w:tc>
        <w:tc>
          <w:tcPr>
            <w:tcW w:w="940" w:type="dxa"/>
          </w:tcPr>
          <w:p w14:paraId="616B8DB4">
            <w:pPr>
              <w:spacing w:line="360" w:lineRule="auto"/>
              <w:jc w:val="center"/>
              <w:rPr>
                <w:rFonts w:hint="eastAsia" w:ascii="宋体" w:hAnsi="宋体"/>
                <w:szCs w:val="21"/>
              </w:rPr>
            </w:pPr>
            <w:r>
              <w:rPr>
                <w:rFonts w:ascii="宋体" w:hAnsi="宋体"/>
                <w:szCs w:val="21"/>
              </w:rPr>
              <w:t>bool</w:t>
            </w:r>
          </w:p>
        </w:tc>
      </w:tr>
      <w:tr w14:paraId="1ACB8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AB95689">
            <w:pPr>
              <w:spacing w:line="360" w:lineRule="auto"/>
              <w:jc w:val="center"/>
              <w:rPr>
                <w:rFonts w:hint="eastAsia" w:ascii="宋体" w:hAnsi="宋体"/>
                <w:szCs w:val="21"/>
              </w:rPr>
            </w:pPr>
            <w:r>
              <w:rPr>
                <w:rFonts w:ascii="宋体" w:hAnsi="宋体"/>
                <w:szCs w:val="21"/>
              </w:rPr>
              <w:t>返回用户</w:t>
            </w:r>
            <w:r>
              <w:rPr>
                <w:rFonts w:hint="eastAsia" w:ascii="宋体" w:hAnsi="宋体"/>
                <w:szCs w:val="21"/>
              </w:rPr>
              <w:t>昵称</w:t>
            </w:r>
          </w:p>
        </w:tc>
        <w:tc>
          <w:tcPr>
            <w:tcW w:w="3000" w:type="dxa"/>
          </w:tcPr>
          <w:p w14:paraId="06DF6DD1">
            <w:pPr>
              <w:spacing w:line="360" w:lineRule="auto"/>
              <w:jc w:val="center"/>
              <w:rPr>
                <w:rFonts w:hint="eastAsia" w:ascii="宋体" w:hAnsi="宋体"/>
                <w:szCs w:val="21"/>
              </w:rPr>
            </w:pPr>
            <w:r>
              <w:rPr>
                <w:rFonts w:ascii="宋体" w:hAnsi="宋体"/>
                <w:szCs w:val="21"/>
              </w:rPr>
              <w:t>getUserName()</w:t>
            </w:r>
          </w:p>
        </w:tc>
        <w:tc>
          <w:tcPr>
            <w:tcW w:w="940" w:type="dxa"/>
          </w:tcPr>
          <w:p w14:paraId="7624EF09">
            <w:pPr>
              <w:spacing w:line="360" w:lineRule="auto"/>
              <w:jc w:val="center"/>
              <w:rPr>
                <w:rFonts w:hint="eastAsia" w:ascii="宋体" w:hAnsi="宋体"/>
                <w:szCs w:val="21"/>
              </w:rPr>
            </w:pPr>
            <w:r>
              <w:rPr>
                <w:rFonts w:ascii="宋体" w:hAnsi="宋体"/>
                <w:szCs w:val="21"/>
              </w:rPr>
              <w:t>string</w:t>
            </w:r>
          </w:p>
        </w:tc>
      </w:tr>
      <w:tr w14:paraId="5585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0B15C96F">
            <w:pPr>
              <w:spacing w:line="360" w:lineRule="auto"/>
              <w:jc w:val="center"/>
              <w:rPr>
                <w:rFonts w:hint="eastAsia" w:ascii="宋体" w:hAnsi="宋体"/>
                <w:szCs w:val="21"/>
              </w:rPr>
            </w:pPr>
            <w:r>
              <w:rPr>
                <w:rFonts w:ascii="宋体" w:hAnsi="宋体"/>
                <w:szCs w:val="21"/>
              </w:rPr>
              <w:t>设置用户</w:t>
            </w:r>
            <w:r>
              <w:rPr>
                <w:rFonts w:hint="eastAsia" w:ascii="宋体" w:hAnsi="宋体"/>
                <w:szCs w:val="21"/>
              </w:rPr>
              <w:t>昵称</w:t>
            </w:r>
          </w:p>
        </w:tc>
        <w:tc>
          <w:tcPr>
            <w:tcW w:w="3000" w:type="dxa"/>
          </w:tcPr>
          <w:p w14:paraId="38BA85C1">
            <w:pPr>
              <w:spacing w:line="360" w:lineRule="auto"/>
              <w:jc w:val="center"/>
              <w:rPr>
                <w:rFonts w:hint="eastAsia" w:ascii="宋体" w:hAnsi="宋体"/>
                <w:szCs w:val="21"/>
              </w:rPr>
            </w:pPr>
            <w:r>
              <w:rPr>
                <w:rFonts w:ascii="宋体" w:hAnsi="宋体"/>
                <w:szCs w:val="21"/>
              </w:rPr>
              <w:t>setUserName()</w:t>
            </w:r>
          </w:p>
        </w:tc>
        <w:tc>
          <w:tcPr>
            <w:tcW w:w="940" w:type="dxa"/>
          </w:tcPr>
          <w:p w14:paraId="1419D21C">
            <w:pPr>
              <w:spacing w:line="360" w:lineRule="auto"/>
              <w:jc w:val="center"/>
              <w:rPr>
                <w:rFonts w:hint="eastAsia" w:ascii="宋体" w:hAnsi="宋体"/>
                <w:szCs w:val="21"/>
              </w:rPr>
            </w:pPr>
            <w:r>
              <w:rPr>
                <w:rFonts w:ascii="宋体" w:hAnsi="宋体"/>
                <w:szCs w:val="21"/>
              </w:rPr>
              <w:t>bool</w:t>
            </w:r>
          </w:p>
        </w:tc>
      </w:tr>
      <w:tr w14:paraId="428D1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1E8F4AF">
            <w:pPr>
              <w:spacing w:line="360" w:lineRule="auto"/>
              <w:jc w:val="center"/>
              <w:rPr>
                <w:rFonts w:hint="eastAsia" w:ascii="宋体" w:hAnsi="宋体"/>
                <w:szCs w:val="21"/>
              </w:rPr>
            </w:pPr>
            <w:r>
              <w:rPr>
                <w:rFonts w:hint="eastAsia" w:ascii="宋体" w:hAnsi="宋体"/>
                <w:szCs w:val="21"/>
              </w:rPr>
              <w:t>返回用户电话</w:t>
            </w:r>
          </w:p>
        </w:tc>
        <w:tc>
          <w:tcPr>
            <w:tcW w:w="3000" w:type="dxa"/>
          </w:tcPr>
          <w:p w14:paraId="270B8666">
            <w:pPr>
              <w:spacing w:line="360" w:lineRule="auto"/>
              <w:jc w:val="center"/>
              <w:rPr>
                <w:rFonts w:hint="eastAsia" w:ascii="宋体" w:hAnsi="宋体"/>
                <w:szCs w:val="21"/>
              </w:rPr>
            </w:pPr>
            <w:r>
              <w:rPr>
                <w:rFonts w:hint="eastAsia" w:ascii="宋体" w:hAnsi="宋体"/>
                <w:szCs w:val="21"/>
              </w:rPr>
              <w:t>getUserPhone</w:t>
            </w:r>
            <w:r>
              <w:rPr>
                <w:rFonts w:ascii="宋体" w:hAnsi="宋体"/>
                <w:szCs w:val="21"/>
              </w:rPr>
              <w:t>()</w:t>
            </w:r>
          </w:p>
        </w:tc>
        <w:tc>
          <w:tcPr>
            <w:tcW w:w="940" w:type="dxa"/>
          </w:tcPr>
          <w:p w14:paraId="4DA3166D">
            <w:pPr>
              <w:spacing w:line="360" w:lineRule="auto"/>
              <w:jc w:val="center"/>
              <w:rPr>
                <w:rFonts w:hint="eastAsia" w:ascii="宋体" w:hAnsi="宋体"/>
                <w:szCs w:val="21"/>
              </w:rPr>
            </w:pPr>
            <w:r>
              <w:rPr>
                <w:rFonts w:hint="eastAsia" w:ascii="宋体" w:hAnsi="宋体"/>
                <w:szCs w:val="21"/>
              </w:rPr>
              <w:t>string</w:t>
            </w:r>
          </w:p>
        </w:tc>
      </w:tr>
      <w:tr w14:paraId="2F95A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1444B8E6">
            <w:pPr>
              <w:spacing w:line="360" w:lineRule="auto"/>
              <w:jc w:val="center"/>
              <w:rPr>
                <w:rFonts w:hint="eastAsia" w:ascii="宋体" w:hAnsi="宋体"/>
                <w:szCs w:val="21"/>
              </w:rPr>
            </w:pPr>
            <w:r>
              <w:rPr>
                <w:rFonts w:hint="eastAsia" w:ascii="宋体" w:hAnsi="宋体"/>
                <w:szCs w:val="21"/>
              </w:rPr>
              <w:t>设置用户电话</w:t>
            </w:r>
          </w:p>
        </w:tc>
        <w:tc>
          <w:tcPr>
            <w:tcW w:w="3000" w:type="dxa"/>
          </w:tcPr>
          <w:p w14:paraId="66BA8416">
            <w:pPr>
              <w:spacing w:line="360" w:lineRule="auto"/>
              <w:jc w:val="center"/>
              <w:rPr>
                <w:rFonts w:hint="eastAsia" w:ascii="宋体" w:hAnsi="宋体"/>
                <w:szCs w:val="21"/>
              </w:rPr>
            </w:pPr>
            <w:r>
              <w:rPr>
                <w:rFonts w:hint="eastAsia" w:ascii="宋体" w:hAnsi="宋体"/>
                <w:szCs w:val="21"/>
              </w:rPr>
              <w:t>setUserPhone ()</w:t>
            </w:r>
          </w:p>
        </w:tc>
        <w:tc>
          <w:tcPr>
            <w:tcW w:w="940" w:type="dxa"/>
          </w:tcPr>
          <w:p w14:paraId="4A3F9289">
            <w:pPr>
              <w:spacing w:line="360" w:lineRule="auto"/>
              <w:jc w:val="center"/>
              <w:rPr>
                <w:rFonts w:hint="eastAsia" w:ascii="宋体" w:hAnsi="宋体"/>
                <w:szCs w:val="21"/>
              </w:rPr>
            </w:pPr>
            <w:r>
              <w:rPr>
                <w:rFonts w:ascii="宋体" w:hAnsi="宋体"/>
                <w:szCs w:val="21"/>
              </w:rPr>
              <w:t>b</w:t>
            </w:r>
            <w:r>
              <w:rPr>
                <w:rFonts w:hint="eastAsia" w:ascii="宋体" w:hAnsi="宋体"/>
                <w:szCs w:val="21"/>
              </w:rPr>
              <w:t>ool</w:t>
            </w:r>
          </w:p>
        </w:tc>
      </w:tr>
      <w:tr w14:paraId="451E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7AC8FD3">
            <w:pPr>
              <w:spacing w:line="360" w:lineRule="auto"/>
              <w:jc w:val="center"/>
              <w:rPr>
                <w:rFonts w:hint="eastAsia" w:ascii="宋体" w:hAnsi="宋体"/>
                <w:szCs w:val="21"/>
              </w:rPr>
            </w:pPr>
            <w:r>
              <w:rPr>
                <w:rFonts w:hint="eastAsia" w:ascii="宋体" w:hAnsi="宋体"/>
                <w:szCs w:val="21"/>
              </w:rPr>
              <w:t>返回用户邮箱</w:t>
            </w:r>
          </w:p>
        </w:tc>
        <w:tc>
          <w:tcPr>
            <w:tcW w:w="3000" w:type="dxa"/>
          </w:tcPr>
          <w:p w14:paraId="72CC0A75">
            <w:pPr>
              <w:spacing w:line="360" w:lineRule="auto"/>
              <w:jc w:val="center"/>
              <w:rPr>
                <w:rFonts w:hint="eastAsia" w:ascii="宋体" w:hAnsi="宋体"/>
                <w:szCs w:val="21"/>
              </w:rPr>
            </w:pPr>
            <w:r>
              <w:rPr>
                <w:rFonts w:hint="eastAsia" w:ascii="宋体" w:hAnsi="宋体"/>
                <w:szCs w:val="21"/>
              </w:rPr>
              <w:t>getUser</w:t>
            </w:r>
            <w:r>
              <w:rPr>
                <w:rFonts w:ascii="宋体" w:hAnsi="宋体"/>
                <w:szCs w:val="21"/>
              </w:rPr>
              <w:t>M</w:t>
            </w:r>
            <w:r>
              <w:rPr>
                <w:rFonts w:hint="eastAsia" w:ascii="宋体" w:hAnsi="宋体"/>
                <w:szCs w:val="21"/>
              </w:rPr>
              <w:t>ailbox</w:t>
            </w:r>
            <w:r>
              <w:rPr>
                <w:rFonts w:ascii="宋体" w:hAnsi="宋体"/>
                <w:szCs w:val="21"/>
              </w:rPr>
              <w:t>()</w:t>
            </w:r>
          </w:p>
        </w:tc>
        <w:tc>
          <w:tcPr>
            <w:tcW w:w="940" w:type="dxa"/>
          </w:tcPr>
          <w:p w14:paraId="3F0B8607">
            <w:pPr>
              <w:spacing w:line="360" w:lineRule="auto"/>
              <w:jc w:val="center"/>
              <w:rPr>
                <w:rFonts w:hint="eastAsia" w:ascii="宋体" w:hAnsi="宋体"/>
                <w:szCs w:val="21"/>
              </w:rPr>
            </w:pPr>
            <w:r>
              <w:rPr>
                <w:rFonts w:hint="eastAsia" w:ascii="宋体" w:hAnsi="宋体"/>
                <w:szCs w:val="21"/>
              </w:rPr>
              <w:t>string</w:t>
            </w:r>
          </w:p>
        </w:tc>
      </w:tr>
      <w:tr w14:paraId="7F67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6FC2B018">
            <w:pPr>
              <w:spacing w:line="360" w:lineRule="auto"/>
              <w:jc w:val="center"/>
              <w:rPr>
                <w:rFonts w:hint="eastAsia" w:ascii="宋体" w:hAnsi="宋体"/>
                <w:szCs w:val="21"/>
              </w:rPr>
            </w:pPr>
            <w:r>
              <w:rPr>
                <w:rFonts w:hint="eastAsia" w:ascii="宋体" w:hAnsi="宋体"/>
                <w:szCs w:val="21"/>
              </w:rPr>
              <w:t>设置用户邮箱</w:t>
            </w:r>
          </w:p>
        </w:tc>
        <w:tc>
          <w:tcPr>
            <w:tcW w:w="3000" w:type="dxa"/>
          </w:tcPr>
          <w:p w14:paraId="0EDE933E">
            <w:pPr>
              <w:spacing w:line="360" w:lineRule="auto"/>
              <w:jc w:val="center"/>
              <w:rPr>
                <w:rFonts w:hint="eastAsia" w:ascii="宋体" w:hAnsi="宋体"/>
                <w:szCs w:val="21"/>
              </w:rPr>
            </w:pPr>
            <w:r>
              <w:rPr>
                <w:rFonts w:hint="eastAsia" w:ascii="宋体" w:hAnsi="宋体"/>
                <w:szCs w:val="21"/>
              </w:rPr>
              <w:t>setUser</w:t>
            </w:r>
            <w:r>
              <w:rPr>
                <w:rFonts w:ascii="宋体" w:hAnsi="宋体"/>
                <w:szCs w:val="21"/>
              </w:rPr>
              <w:t>M</w:t>
            </w:r>
            <w:r>
              <w:rPr>
                <w:rFonts w:hint="eastAsia" w:ascii="宋体" w:hAnsi="宋体"/>
                <w:szCs w:val="21"/>
              </w:rPr>
              <w:t>ailbox()</w:t>
            </w:r>
          </w:p>
        </w:tc>
        <w:tc>
          <w:tcPr>
            <w:tcW w:w="940" w:type="dxa"/>
          </w:tcPr>
          <w:p w14:paraId="54B45D0F">
            <w:pPr>
              <w:spacing w:line="360" w:lineRule="auto"/>
              <w:jc w:val="center"/>
              <w:rPr>
                <w:rFonts w:hint="eastAsia" w:ascii="宋体" w:hAnsi="宋体"/>
                <w:szCs w:val="21"/>
              </w:rPr>
            </w:pPr>
            <w:r>
              <w:rPr>
                <w:rFonts w:hint="eastAsia" w:ascii="宋体" w:hAnsi="宋体"/>
                <w:szCs w:val="21"/>
              </w:rPr>
              <w:t>bool</w:t>
            </w:r>
          </w:p>
        </w:tc>
      </w:tr>
      <w:tr w14:paraId="2CEA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5EC4353">
            <w:pPr>
              <w:spacing w:line="360" w:lineRule="auto"/>
              <w:jc w:val="center"/>
              <w:rPr>
                <w:rFonts w:hint="eastAsia" w:ascii="宋体" w:hAnsi="宋体"/>
                <w:szCs w:val="21"/>
              </w:rPr>
            </w:pPr>
            <w:r>
              <w:rPr>
                <w:rFonts w:ascii="宋体" w:hAnsi="宋体"/>
                <w:szCs w:val="21"/>
              </w:rPr>
              <w:t>返回用户密码</w:t>
            </w:r>
          </w:p>
        </w:tc>
        <w:tc>
          <w:tcPr>
            <w:tcW w:w="3000" w:type="dxa"/>
          </w:tcPr>
          <w:p w14:paraId="261E2BE3">
            <w:pPr>
              <w:spacing w:line="360" w:lineRule="auto"/>
              <w:jc w:val="center"/>
              <w:rPr>
                <w:rFonts w:hint="eastAsia" w:ascii="宋体" w:hAnsi="宋体"/>
                <w:szCs w:val="21"/>
              </w:rPr>
            </w:pPr>
            <w:r>
              <w:rPr>
                <w:rFonts w:ascii="宋体" w:hAnsi="宋体"/>
                <w:szCs w:val="21"/>
              </w:rPr>
              <w:t>getUserPassword()</w:t>
            </w:r>
          </w:p>
        </w:tc>
        <w:tc>
          <w:tcPr>
            <w:tcW w:w="940" w:type="dxa"/>
          </w:tcPr>
          <w:p w14:paraId="4151B8E9">
            <w:pPr>
              <w:spacing w:line="360" w:lineRule="auto"/>
              <w:jc w:val="center"/>
              <w:rPr>
                <w:rFonts w:hint="eastAsia" w:ascii="宋体" w:hAnsi="宋体"/>
                <w:szCs w:val="21"/>
              </w:rPr>
            </w:pPr>
            <w:r>
              <w:rPr>
                <w:rFonts w:ascii="宋体" w:hAnsi="宋体"/>
                <w:szCs w:val="21"/>
              </w:rPr>
              <w:t>String</w:t>
            </w:r>
          </w:p>
        </w:tc>
      </w:tr>
      <w:tr w14:paraId="5F13C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48E8739D">
            <w:pPr>
              <w:spacing w:line="360" w:lineRule="auto"/>
              <w:jc w:val="center"/>
              <w:rPr>
                <w:rFonts w:hint="eastAsia" w:ascii="宋体" w:hAnsi="宋体"/>
                <w:szCs w:val="21"/>
              </w:rPr>
            </w:pPr>
            <w:r>
              <w:rPr>
                <w:rFonts w:ascii="宋体" w:hAnsi="宋体"/>
                <w:szCs w:val="21"/>
              </w:rPr>
              <w:t>设置用户密码</w:t>
            </w:r>
          </w:p>
        </w:tc>
        <w:tc>
          <w:tcPr>
            <w:tcW w:w="3000" w:type="dxa"/>
          </w:tcPr>
          <w:p w14:paraId="098C0522">
            <w:pPr>
              <w:spacing w:line="360" w:lineRule="auto"/>
              <w:jc w:val="center"/>
              <w:rPr>
                <w:rFonts w:hint="eastAsia" w:ascii="宋体" w:hAnsi="宋体"/>
                <w:szCs w:val="21"/>
              </w:rPr>
            </w:pPr>
            <w:r>
              <w:rPr>
                <w:rFonts w:ascii="宋体" w:hAnsi="宋体"/>
                <w:szCs w:val="21"/>
              </w:rPr>
              <w:t>setUserPassword()</w:t>
            </w:r>
          </w:p>
        </w:tc>
        <w:tc>
          <w:tcPr>
            <w:tcW w:w="940" w:type="dxa"/>
          </w:tcPr>
          <w:p w14:paraId="1906F03D">
            <w:pPr>
              <w:spacing w:line="360" w:lineRule="auto"/>
              <w:jc w:val="center"/>
              <w:rPr>
                <w:rFonts w:hint="eastAsia" w:ascii="宋体" w:hAnsi="宋体"/>
                <w:szCs w:val="21"/>
              </w:rPr>
            </w:pPr>
            <w:r>
              <w:rPr>
                <w:rFonts w:ascii="宋体" w:hAnsi="宋体"/>
                <w:szCs w:val="21"/>
              </w:rPr>
              <w:t>bool</w:t>
            </w:r>
          </w:p>
        </w:tc>
      </w:tr>
      <w:tr w14:paraId="64CC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554B38BF">
            <w:pPr>
              <w:spacing w:line="360" w:lineRule="auto"/>
              <w:jc w:val="center"/>
              <w:rPr>
                <w:rFonts w:hint="eastAsia" w:ascii="宋体" w:hAnsi="宋体"/>
                <w:szCs w:val="21"/>
              </w:rPr>
            </w:pPr>
            <w:r>
              <w:rPr>
                <w:rFonts w:hint="eastAsia" w:ascii="宋体" w:hAnsi="宋体"/>
                <w:szCs w:val="21"/>
              </w:rPr>
              <w:t>返回用户所在单位</w:t>
            </w:r>
          </w:p>
        </w:tc>
        <w:tc>
          <w:tcPr>
            <w:tcW w:w="3000" w:type="dxa"/>
          </w:tcPr>
          <w:p w14:paraId="6FCC0A78">
            <w:pPr>
              <w:spacing w:line="360" w:lineRule="auto"/>
              <w:jc w:val="center"/>
              <w:rPr>
                <w:rFonts w:hint="eastAsia" w:ascii="宋体" w:hAnsi="宋体"/>
                <w:szCs w:val="21"/>
              </w:rPr>
            </w:pPr>
            <w:r>
              <w:rPr>
                <w:rFonts w:ascii="宋体" w:hAnsi="宋体"/>
                <w:szCs w:val="21"/>
              </w:rPr>
              <w:t>Get</w:t>
            </w:r>
            <w:r>
              <w:rPr>
                <w:rFonts w:hint="eastAsia" w:ascii="宋体" w:hAnsi="宋体"/>
                <w:szCs w:val="21"/>
              </w:rPr>
              <w:t>company</w:t>
            </w:r>
            <w:r>
              <w:rPr>
                <w:rFonts w:ascii="宋体" w:hAnsi="宋体"/>
                <w:szCs w:val="21"/>
              </w:rPr>
              <w:t>()</w:t>
            </w:r>
          </w:p>
        </w:tc>
        <w:tc>
          <w:tcPr>
            <w:tcW w:w="940" w:type="dxa"/>
          </w:tcPr>
          <w:p w14:paraId="0177C3E0">
            <w:pPr>
              <w:spacing w:line="360" w:lineRule="auto"/>
              <w:jc w:val="center"/>
              <w:rPr>
                <w:rFonts w:hint="eastAsia" w:ascii="宋体" w:hAnsi="宋体"/>
                <w:szCs w:val="21"/>
              </w:rPr>
            </w:pPr>
            <w:r>
              <w:rPr>
                <w:rFonts w:ascii="宋体" w:hAnsi="宋体"/>
                <w:szCs w:val="21"/>
              </w:rPr>
              <w:t>s</w:t>
            </w:r>
            <w:r>
              <w:rPr>
                <w:rFonts w:hint="eastAsia" w:ascii="宋体" w:hAnsi="宋体"/>
                <w:szCs w:val="21"/>
              </w:rPr>
              <w:t>tring</w:t>
            </w:r>
          </w:p>
        </w:tc>
      </w:tr>
      <w:tr w14:paraId="6BC58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FDE4840">
            <w:pPr>
              <w:spacing w:line="360" w:lineRule="auto"/>
              <w:jc w:val="center"/>
              <w:rPr>
                <w:rFonts w:hint="eastAsia" w:ascii="宋体" w:hAnsi="宋体"/>
                <w:szCs w:val="21"/>
              </w:rPr>
            </w:pPr>
            <w:r>
              <w:rPr>
                <w:rFonts w:hint="eastAsia" w:ascii="宋体" w:hAnsi="宋体"/>
                <w:szCs w:val="21"/>
              </w:rPr>
              <w:t>设置用户所在单位</w:t>
            </w:r>
          </w:p>
        </w:tc>
        <w:tc>
          <w:tcPr>
            <w:tcW w:w="3000" w:type="dxa"/>
          </w:tcPr>
          <w:p w14:paraId="42BCBA92">
            <w:pPr>
              <w:spacing w:line="360" w:lineRule="auto"/>
              <w:jc w:val="center"/>
              <w:rPr>
                <w:rFonts w:hint="eastAsia" w:ascii="宋体" w:hAnsi="宋体"/>
                <w:szCs w:val="21"/>
              </w:rPr>
            </w:pPr>
            <w:r>
              <w:rPr>
                <w:rFonts w:ascii="宋体" w:hAnsi="宋体"/>
                <w:szCs w:val="21"/>
              </w:rPr>
              <w:t>Set</w:t>
            </w:r>
            <w:r>
              <w:rPr>
                <w:rFonts w:hint="eastAsia" w:ascii="宋体" w:hAnsi="宋体"/>
                <w:szCs w:val="21"/>
              </w:rPr>
              <w:t>company</w:t>
            </w:r>
            <w:r>
              <w:rPr>
                <w:rFonts w:ascii="宋体" w:hAnsi="宋体"/>
                <w:szCs w:val="21"/>
              </w:rPr>
              <w:t>()</w:t>
            </w:r>
          </w:p>
        </w:tc>
        <w:tc>
          <w:tcPr>
            <w:tcW w:w="940" w:type="dxa"/>
          </w:tcPr>
          <w:p w14:paraId="68C4CE01">
            <w:pPr>
              <w:spacing w:line="360" w:lineRule="auto"/>
              <w:jc w:val="center"/>
              <w:rPr>
                <w:rFonts w:hint="eastAsia" w:ascii="宋体" w:hAnsi="宋体"/>
                <w:szCs w:val="21"/>
              </w:rPr>
            </w:pPr>
            <w:r>
              <w:rPr>
                <w:rFonts w:ascii="宋体" w:hAnsi="宋体"/>
                <w:szCs w:val="21"/>
              </w:rPr>
              <w:t>b</w:t>
            </w:r>
            <w:r>
              <w:rPr>
                <w:rFonts w:hint="eastAsia" w:ascii="宋体" w:hAnsi="宋体"/>
                <w:szCs w:val="21"/>
              </w:rPr>
              <w:t>ool</w:t>
            </w:r>
          </w:p>
        </w:tc>
      </w:tr>
      <w:tr w14:paraId="46ABD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071BBA3">
            <w:pPr>
              <w:spacing w:line="360" w:lineRule="auto"/>
              <w:jc w:val="center"/>
              <w:rPr>
                <w:rFonts w:hint="eastAsia" w:ascii="宋体" w:hAnsi="宋体"/>
                <w:szCs w:val="21"/>
              </w:rPr>
            </w:pPr>
            <w:r>
              <w:rPr>
                <w:rFonts w:hint="eastAsia" w:ascii="宋体" w:hAnsi="宋体"/>
                <w:szCs w:val="21"/>
              </w:rPr>
              <w:t>返回账号注册时间</w:t>
            </w:r>
          </w:p>
        </w:tc>
        <w:tc>
          <w:tcPr>
            <w:tcW w:w="3000" w:type="dxa"/>
          </w:tcPr>
          <w:p w14:paraId="21204483">
            <w:pPr>
              <w:spacing w:line="360" w:lineRule="auto"/>
              <w:jc w:val="center"/>
              <w:rPr>
                <w:rFonts w:hint="eastAsia" w:ascii="宋体" w:hAnsi="宋体"/>
                <w:szCs w:val="21"/>
              </w:rPr>
            </w:pPr>
            <w:r>
              <w:rPr>
                <w:rFonts w:hint="eastAsia" w:ascii="宋体" w:hAnsi="宋体"/>
                <w:szCs w:val="21"/>
              </w:rPr>
              <w:t>Getregistertime（）</w:t>
            </w:r>
          </w:p>
        </w:tc>
        <w:tc>
          <w:tcPr>
            <w:tcW w:w="940" w:type="dxa"/>
          </w:tcPr>
          <w:p w14:paraId="03026A3E">
            <w:pPr>
              <w:spacing w:line="360" w:lineRule="auto"/>
              <w:jc w:val="center"/>
              <w:rPr>
                <w:rFonts w:hint="eastAsia" w:ascii="宋体" w:hAnsi="宋体"/>
                <w:szCs w:val="21"/>
              </w:rPr>
            </w:pPr>
            <w:r>
              <w:rPr>
                <w:rFonts w:hint="eastAsia" w:ascii="宋体" w:hAnsi="宋体"/>
                <w:szCs w:val="21"/>
              </w:rPr>
              <w:t>string</w:t>
            </w:r>
          </w:p>
        </w:tc>
      </w:tr>
    </w:tbl>
    <w:p w14:paraId="506C4522">
      <w:pPr>
        <w:spacing w:line="360" w:lineRule="auto"/>
        <w:jc w:val="center"/>
        <w:rPr>
          <w:rFonts w:hint="eastAsia" w:ascii="宋体" w:hAnsi="宋体"/>
          <w:szCs w:val="21"/>
        </w:rPr>
      </w:pPr>
    </w:p>
    <w:p w14:paraId="56359115">
      <w:pPr>
        <w:spacing w:line="360" w:lineRule="auto"/>
        <w:jc w:val="left"/>
        <w:rPr>
          <w:rFonts w:hint="eastAsia" w:ascii="宋体" w:hAnsi="宋体"/>
          <w:b/>
          <w:bCs/>
          <w:szCs w:val="21"/>
        </w:rPr>
      </w:pPr>
      <w:r>
        <w:rPr>
          <w:rFonts w:hint="eastAsia" w:ascii="宋体" w:hAnsi="宋体"/>
          <w:b/>
          <w:bCs/>
          <w:szCs w:val="21"/>
        </w:rPr>
        <w:t>类名：Gameplayer</w:t>
      </w:r>
      <w:r>
        <w:rPr>
          <w:rFonts w:ascii="宋体" w:hAnsi="宋体"/>
          <w:b/>
          <w:bCs/>
          <w:szCs w:val="21"/>
        </w:rPr>
        <w:t>（</w:t>
      </w:r>
      <w:r>
        <w:rPr>
          <w:rFonts w:hint="eastAsia" w:ascii="宋体" w:hAnsi="宋体"/>
          <w:b/>
          <w:bCs/>
          <w:szCs w:val="21"/>
        </w:rPr>
        <w:t>游戏玩家</w:t>
      </w:r>
      <w:r>
        <w:rPr>
          <w:rFonts w:ascii="宋体" w:hAnsi="宋体"/>
          <w:b/>
          <w:bCs/>
          <w:szCs w:val="21"/>
        </w:rPr>
        <w:t>类）</w:t>
      </w:r>
    </w:p>
    <w:p w14:paraId="683F0789">
      <w:pPr>
        <w:spacing w:line="360" w:lineRule="auto"/>
        <w:jc w:val="left"/>
        <w:rPr>
          <w:rFonts w:hint="eastAsia" w:ascii="宋体" w:hAnsi="宋体"/>
          <w:b/>
          <w:bCs/>
          <w:szCs w:val="21"/>
        </w:rPr>
      </w:pPr>
      <w:r>
        <w:rPr>
          <w:rFonts w:ascii="宋体" w:hAnsi="宋体"/>
          <w:b/>
          <w:bCs/>
          <w:szCs w:val="21"/>
        </w:rPr>
        <w:t xml:space="preserve">  </w:t>
      </w:r>
      <w:r>
        <w:rPr>
          <w:rFonts w:ascii="宋体" w:hAnsi="宋体"/>
          <w:b/>
          <w:bCs/>
          <w:szCs w:val="21"/>
        </w:rPr>
        <w:tab/>
      </w:r>
      <w:r>
        <w:rPr>
          <w:rFonts w:ascii="宋体" w:hAnsi="宋体"/>
          <w:b/>
          <w:bCs/>
          <w:szCs w:val="21"/>
        </w:rPr>
        <w:t>操作表如表</w:t>
      </w:r>
      <w:r>
        <w:rPr>
          <w:rFonts w:hint="eastAsia" w:ascii="宋体" w:hAnsi="宋体"/>
          <w:b/>
          <w:bCs/>
          <w:szCs w:val="21"/>
        </w:rPr>
        <w:t>3</w:t>
      </w:r>
      <w:r>
        <w:rPr>
          <w:rFonts w:ascii="宋体" w:hAnsi="宋体"/>
          <w:b/>
          <w:bCs/>
          <w:szCs w:val="21"/>
        </w:rPr>
        <w:t>.2.4所示：</w:t>
      </w:r>
    </w:p>
    <w:p w14:paraId="7B9AB776">
      <w:pPr>
        <w:spacing w:line="360" w:lineRule="auto"/>
        <w:jc w:val="center"/>
        <w:rPr>
          <w:rFonts w:hint="eastAsia" w:ascii="宋体" w:hAnsi="宋体"/>
          <w:szCs w:val="21"/>
        </w:rPr>
      </w:pPr>
      <w:r>
        <w:rPr>
          <w:rFonts w:ascii="宋体" w:hAnsi="宋体"/>
          <w:szCs w:val="21"/>
        </w:rPr>
        <w:t>表</w:t>
      </w:r>
      <w:r>
        <w:rPr>
          <w:rFonts w:hint="eastAsia" w:ascii="宋体" w:hAnsi="宋体"/>
          <w:szCs w:val="21"/>
        </w:rPr>
        <w:t>3</w:t>
      </w:r>
      <w:r>
        <w:rPr>
          <w:rFonts w:ascii="宋体" w:hAnsi="宋体"/>
          <w:szCs w:val="21"/>
        </w:rPr>
        <w:t xml:space="preserve">.2.3 </w:t>
      </w:r>
      <w:r>
        <w:rPr>
          <w:rFonts w:hint="eastAsia" w:ascii="宋体" w:hAnsi="宋体"/>
          <w:szCs w:val="21"/>
        </w:rPr>
        <w:t>Gameplayer</w:t>
      </w:r>
      <w:r>
        <w:rPr>
          <w:rFonts w:ascii="宋体" w:hAnsi="宋体"/>
          <w:szCs w:val="21"/>
        </w:rPr>
        <w:t>类操作表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4"/>
        <w:gridCol w:w="3000"/>
        <w:gridCol w:w="940"/>
      </w:tblGrid>
      <w:tr w14:paraId="1CF7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4BCDA71A">
            <w:pPr>
              <w:spacing w:line="360" w:lineRule="auto"/>
              <w:jc w:val="center"/>
              <w:rPr>
                <w:rFonts w:hint="eastAsia" w:ascii="宋体" w:hAnsi="宋体"/>
                <w:szCs w:val="21"/>
              </w:rPr>
            </w:pPr>
            <w:r>
              <w:rPr>
                <w:rFonts w:ascii="宋体" w:hAnsi="宋体"/>
                <w:szCs w:val="21"/>
              </w:rPr>
              <w:t>中文名</w:t>
            </w:r>
          </w:p>
        </w:tc>
        <w:tc>
          <w:tcPr>
            <w:tcW w:w="3000" w:type="dxa"/>
          </w:tcPr>
          <w:p w14:paraId="5D6B3F9D">
            <w:pPr>
              <w:spacing w:line="360" w:lineRule="auto"/>
              <w:jc w:val="center"/>
              <w:rPr>
                <w:rFonts w:hint="eastAsia" w:ascii="宋体" w:hAnsi="宋体"/>
                <w:szCs w:val="21"/>
              </w:rPr>
            </w:pPr>
            <w:r>
              <w:rPr>
                <w:rFonts w:ascii="宋体" w:hAnsi="宋体"/>
                <w:szCs w:val="21"/>
              </w:rPr>
              <w:t>文名</w:t>
            </w:r>
          </w:p>
        </w:tc>
        <w:tc>
          <w:tcPr>
            <w:tcW w:w="940" w:type="dxa"/>
          </w:tcPr>
          <w:p w14:paraId="0A81E505">
            <w:pPr>
              <w:spacing w:line="360" w:lineRule="auto"/>
              <w:jc w:val="center"/>
              <w:rPr>
                <w:rFonts w:hint="eastAsia" w:ascii="宋体" w:hAnsi="宋体"/>
                <w:szCs w:val="21"/>
              </w:rPr>
            </w:pPr>
            <w:r>
              <w:rPr>
                <w:rFonts w:ascii="宋体" w:hAnsi="宋体"/>
                <w:szCs w:val="21"/>
              </w:rPr>
              <w:t>数据类型</w:t>
            </w:r>
          </w:p>
        </w:tc>
      </w:tr>
      <w:tr w14:paraId="0F35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442C5566">
            <w:pPr>
              <w:spacing w:line="360" w:lineRule="auto"/>
              <w:jc w:val="center"/>
              <w:rPr>
                <w:rFonts w:hint="eastAsia" w:ascii="宋体" w:hAnsi="宋体"/>
                <w:szCs w:val="21"/>
              </w:rPr>
            </w:pPr>
            <w:r>
              <w:rPr>
                <w:rFonts w:ascii="宋体" w:hAnsi="宋体"/>
                <w:szCs w:val="21"/>
              </w:rPr>
              <w:t>添加用户</w:t>
            </w:r>
          </w:p>
        </w:tc>
        <w:tc>
          <w:tcPr>
            <w:tcW w:w="3000" w:type="dxa"/>
          </w:tcPr>
          <w:p w14:paraId="6296EB5A">
            <w:pPr>
              <w:spacing w:line="360" w:lineRule="auto"/>
              <w:jc w:val="center"/>
              <w:rPr>
                <w:rFonts w:hint="eastAsia" w:ascii="宋体" w:hAnsi="宋体"/>
                <w:szCs w:val="21"/>
              </w:rPr>
            </w:pPr>
            <w:r>
              <w:rPr>
                <w:rFonts w:ascii="宋体" w:hAnsi="宋体"/>
                <w:szCs w:val="21"/>
              </w:rPr>
              <w:t>addUser()</w:t>
            </w:r>
          </w:p>
        </w:tc>
        <w:tc>
          <w:tcPr>
            <w:tcW w:w="940" w:type="dxa"/>
          </w:tcPr>
          <w:p w14:paraId="6F29F238">
            <w:pPr>
              <w:spacing w:line="360" w:lineRule="auto"/>
              <w:jc w:val="center"/>
              <w:rPr>
                <w:rFonts w:hint="eastAsia" w:ascii="宋体" w:hAnsi="宋体"/>
                <w:szCs w:val="21"/>
              </w:rPr>
            </w:pPr>
            <w:r>
              <w:rPr>
                <w:rFonts w:ascii="宋体" w:hAnsi="宋体"/>
                <w:szCs w:val="21"/>
              </w:rPr>
              <w:t>bool</w:t>
            </w:r>
          </w:p>
        </w:tc>
      </w:tr>
      <w:tr w14:paraId="7B703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2ED0E6F">
            <w:pPr>
              <w:spacing w:line="360" w:lineRule="auto"/>
              <w:jc w:val="center"/>
              <w:rPr>
                <w:rFonts w:hint="eastAsia" w:ascii="宋体" w:hAnsi="宋体"/>
                <w:szCs w:val="21"/>
              </w:rPr>
            </w:pPr>
            <w:r>
              <w:rPr>
                <w:rFonts w:hint="eastAsia" w:ascii="宋体" w:hAnsi="宋体"/>
                <w:szCs w:val="21"/>
              </w:rPr>
              <w:t>删除用户</w:t>
            </w:r>
          </w:p>
        </w:tc>
        <w:tc>
          <w:tcPr>
            <w:tcW w:w="3000" w:type="dxa"/>
          </w:tcPr>
          <w:p w14:paraId="06BC6986">
            <w:pPr>
              <w:spacing w:line="360" w:lineRule="auto"/>
              <w:jc w:val="center"/>
              <w:rPr>
                <w:rFonts w:hint="eastAsia" w:ascii="宋体" w:hAnsi="宋体"/>
                <w:szCs w:val="21"/>
              </w:rPr>
            </w:pPr>
            <w:r>
              <w:rPr>
                <w:rFonts w:hint="eastAsia" w:ascii="宋体" w:hAnsi="宋体"/>
                <w:szCs w:val="21"/>
              </w:rPr>
              <w:t>dele</w:t>
            </w:r>
            <w:r>
              <w:rPr>
                <w:rFonts w:ascii="宋体" w:hAnsi="宋体"/>
                <w:szCs w:val="21"/>
              </w:rPr>
              <w:t>teUser()</w:t>
            </w:r>
          </w:p>
        </w:tc>
        <w:tc>
          <w:tcPr>
            <w:tcW w:w="940" w:type="dxa"/>
          </w:tcPr>
          <w:p w14:paraId="6B5EDF89">
            <w:pPr>
              <w:spacing w:line="360" w:lineRule="auto"/>
              <w:jc w:val="center"/>
              <w:rPr>
                <w:rFonts w:hint="eastAsia" w:ascii="宋体" w:hAnsi="宋体"/>
                <w:szCs w:val="21"/>
              </w:rPr>
            </w:pPr>
            <w:r>
              <w:rPr>
                <w:rFonts w:hint="eastAsia" w:ascii="宋体" w:hAnsi="宋体"/>
                <w:szCs w:val="21"/>
              </w:rPr>
              <w:t>bool</w:t>
            </w:r>
          </w:p>
        </w:tc>
      </w:tr>
      <w:tr w14:paraId="54FA5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07A342C">
            <w:pPr>
              <w:spacing w:line="360" w:lineRule="auto"/>
              <w:jc w:val="center"/>
              <w:rPr>
                <w:rFonts w:hint="eastAsia" w:ascii="宋体" w:hAnsi="宋体"/>
                <w:szCs w:val="21"/>
              </w:rPr>
            </w:pPr>
            <w:r>
              <w:rPr>
                <w:rFonts w:ascii="宋体" w:hAnsi="宋体"/>
                <w:szCs w:val="21"/>
              </w:rPr>
              <w:t>返回用户ID</w:t>
            </w:r>
          </w:p>
        </w:tc>
        <w:tc>
          <w:tcPr>
            <w:tcW w:w="3000" w:type="dxa"/>
          </w:tcPr>
          <w:p w14:paraId="55C16E63">
            <w:pPr>
              <w:spacing w:line="360" w:lineRule="auto"/>
              <w:jc w:val="center"/>
              <w:rPr>
                <w:rFonts w:hint="eastAsia" w:ascii="宋体" w:hAnsi="宋体"/>
                <w:szCs w:val="21"/>
              </w:rPr>
            </w:pPr>
            <w:r>
              <w:rPr>
                <w:rFonts w:ascii="宋体" w:hAnsi="宋体"/>
                <w:szCs w:val="21"/>
              </w:rPr>
              <w:t>getUserID()</w:t>
            </w:r>
          </w:p>
        </w:tc>
        <w:tc>
          <w:tcPr>
            <w:tcW w:w="940" w:type="dxa"/>
          </w:tcPr>
          <w:p w14:paraId="3F2F4059">
            <w:pPr>
              <w:spacing w:line="360" w:lineRule="auto"/>
              <w:jc w:val="center"/>
              <w:rPr>
                <w:rFonts w:hint="eastAsia" w:ascii="宋体" w:hAnsi="宋体"/>
                <w:szCs w:val="21"/>
              </w:rPr>
            </w:pPr>
            <w:r>
              <w:rPr>
                <w:rFonts w:ascii="宋体" w:hAnsi="宋体"/>
                <w:szCs w:val="21"/>
              </w:rPr>
              <w:t>string</w:t>
            </w:r>
          </w:p>
        </w:tc>
      </w:tr>
      <w:tr w14:paraId="7422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5A92A428">
            <w:pPr>
              <w:spacing w:line="360" w:lineRule="auto"/>
              <w:jc w:val="center"/>
              <w:rPr>
                <w:rFonts w:hint="eastAsia" w:ascii="宋体" w:hAnsi="宋体"/>
                <w:szCs w:val="21"/>
              </w:rPr>
            </w:pPr>
            <w:r>
              <w:rPr>
                <w:rFonts w:ascii="宋体" w:hAnsi="宋体"/>
                <w:szCs w:val="21"/>
              </w:rPr>
              <w:t>设置用户ID</w:t>
            </w:r>
          </w:p>
        </w:tc>
        <w:tc>
          <w:tcPr>
            <w:tcW w:w="3000" w:type="dxa"/>
          </w:tcPr>
          <w:p w14:paraId="75EA32C6">
            <w:pPr>
              <w:spacing w:line="360" w:lineRule="auto"/>
              <w:jc w:val="center"/>
              <w:rPr>
                <w:rFonts w:hint="eastAsia" w:ascii="宋体" w:hAnsi="宋体"/>
                <w:szCs w:val="21"/>
              </w:rPr>
            </w:pPr>
            <w:r>
              <w:rPr>
                <w:rFonts w:ascii="宋体" w:hAnsi="宋体"/>
                <w:szCs w:val="21"/>
              </w:rPr>
              <w:t>setUserId()</w:t>
            </w:r>
          </w:p>
        </w:tc>
        <w:tc>
          <w:tcPr>
            <w:tcW w:w="940" w:type="dxa"/>
          </w:tcPr>
          <w:p w14:paraId="02BDB90E">
            <w:pPr>
              <w:spacing w:line="360" w:lineRule="auto"/>
              <w:jc w:val="center"/>
              <w:rPr>
                <w:rFonts w:hint="eastAsia" w:ascii="宋体" w:hAnsi="宋体"/>
                <w:szCs w:val="21"/>
              </w:rPr>
            </w:pPr>
            <w:r>
              <w:rPr>
                <w:rFonts w:ascii="宋体" w:hAnsi="宋体"/>
                <w:szCs w:val="21"/>
              </w:rPr>
              <w:t>bool</w:t>
            </w:r>
          </w:p>
        </w:tc>
      </w:tr>
      <w:tr w14:paraId="230C7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550967C0">
            <w:pPr>
              <w:spacing w:line="360" w:lineRule="auto"/>
              <w:jc w:val="center"/>
              <w:rPr>
                <w:rFonts w:hint="eastAsia" w:ascii="宋体" w:hAnsi="宋体"/>
                <w:szCs w:val="21"/>
              </w:rPr>
            </w:pPr>
            <w:r>
              <w:rPr>
                <w:rFonts w:ascii="宋体" w:hAnsi="宋体"/>
                <w:szCs w:val="21"/>
              </w:rPr>
              <w:t>返回用户</w:t>
            </w:r>
            <w:r>
              <w:rPr>
                <w:rFonts w:hint="eastAsia" w:ascii="宋体" w:hAnsi="宋体"/>
                <w:szCs w:val="21"/>
              </w:rPr>
              <w:t>昵称</w:t>
            </w:r>
          </w:p>
        </w:tc>
        <w:tc>
          <w:tcPr>
            <w:tcW w:w="3000" w:type="dxa"/>
          </w:tcPr>
          <w:p w14:paraId="6976BC86">
            <w:pPr>
              <w:spacing w:line="360" w:lineRule="auto"/>
              <w:jc w:val="center"/>
              <w:rPr>
                <w:rFonts w:hint="eastAsia" w:ascii="宋体" w:hAnsi="宋体"/>
                <w:szCs w:val="21"/>
              </w:rPr>
            </w:pPr>
            <w:r>
              <w:rPr>
                <w:rFonts w:ascii="宋体" w:hAnsi="宋体"/>
                <w:szCs w:val="21"/>
              </w:rPr>
              <w:t>getUserName()</w:t>
            </w:r>
          </w:p>
        </w:tc>
        <w:tc>
          <w:tcPr>
            <w:tcW w:w="940" w:type="dxa"/>
          </w:tcPr>
          <w:p w14:paraId="50644E19">
            <w:pPr>
              <w:spacing w:line="360" w:lineRule="auto"/>
              <w:jc w:val="center"/>
              <w:rPr>
                <w:rFonts w:hint="eastAsia" w:ascii="宋体" w:hAnsi="宋体"/>
                <w:szCs w:val="21"/>
              </w:rPr>
            </w:pPr>
            <w:r>
              <w:rPr>
                <w:rFonts w:ascii="宋体" w:hAnsi="宋体"/>
                <w:szCs w:val="21"/>
              </w:rPr>
              <w:t>string</w:t>
            </w:r>
          </w:p>
        </w:tc>
      </w:tr>
      <w:tr w14:paraId="66F46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74E8D74">
            <w:pPr>
              <w:spacing w:line="360" w:lineRule="auto"/>
              <w:jc w:val="center"/>
              <w:rPr>
                <w:rFonts w:hint="eastAsia" w:ascii="宋体" w:hAnsi="宋体"/>
                <w:szCs w:val="21"/>
              </w:rPr>
            </w:pPr>
            <w:r>
              <w:rPr>
                <w:rFonts w:ascii="宋体" w:hAnsi="宋体"/>
                <w:szCs w:val="21"/>
              </w:rPr>
              <w:t>设置用户</w:t>
            </w:r>
            <w:r>
              <w:rPr>
                <w:rFonts w:hint="eastAsia" w:ascii="宋体" w:hAnsi="宋体"/>
                <w:szCs w:val="21"/>
              </w:rPr>
              <w:t>昵称</w:t>
            </w:r>
          </w:p>
        </w:tc>
        <w:tc>
          <w:tcPr>
            <w:tcW w:w="3000" w:type="dxa"/>
          </w:tcPr>
          <w:p w14:paraId="143135FD">
            <w:pPr>
              <w:spacing w:line="360" w:lineRule="auto"/>
              <w:jc w:val="center"/>
              <w:rPr>
                <w:rFonts w:hint="eastAsia" w:ascii="宋体" w:hAnsi="宋体"/>
                <w:szCs w:val="21"/>
              </w:rPr>
            </w:pPr>
            <w:r>
              <w:rPr>
                <w:rFonts w:ascii="宋体" w:hAnsi="宋体"/>
                <w:szCs w:val="21"/>
              </w:rPr>
              <w:t>setUserName()</w:t>
            </w:r>
          </w:p>
        </w:tc>
        <w:tc>
          <w:tcPr>
            <w:tcW w:w="940" w:type="dxa"/>
          </w:tcPr>
          <w:p w14:paraId="39FD6844">
            <w:pPr>
              <w:spacing w:line="360" w:lineRule="auto"/>
              <w:jc w:val="center"/>
              <w:rPr>
                <w:rFonts w:hint="eastAsia" w:ascii="宋体" w:hAnsi="宋体"/>
                <w:szCs w:val="21"/>
              </w:rPr>
            </w:pPr>
            <w:r>
              <w:rPr>
                <w:rFonts w:ascii="宋体" w:hAnsi="宋体"/>
                <w:szCs w:val="21"/>
              </w:rPr>
              <w:t>bool</w:t>
            </w:r>
          </w:p>
        </w:tc>
      </w:tr>
      <w:tr w14:paraId="329AC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2FDC9369">
            <w:pPr>
              <w:spacing w:line="360" w:lineRule="auto"/>
              <w:jc w:val="center"/>
              <w:rPr>
                <w:rFonts w:hint="eastAsia" w:ascii="宋体" w:hAnsi="宋体"/>
                <w:szCs w:val="21"/>
              </w:rPr>
            </w:pPr>
            <w:r>
              <w:rPr>
                <w:rFonts w:hint="eastAsia" w:ascii="宋体" w:hAnsi="宋体"/>
                <w:szCs w:val="21"/>
              </w:rPr>
              <w:t>返回用户电话</w:t>
            </w:r>
          </w:p>
        </w:tc>
        <w:tc>
          <w:tcPr>
            <w:tcW w:w="3000" w:type="dxa"/>
          </w:tcPr>
          <w:p w14:paraId="7FCF7843">
            <w:pPr>
              <w:spacing w:line="360" w:lineRule="auto"/>
              <w:jc w:val="center"/>
              <w:rPr>
                <w:rFonts w:hint="eastAsia" w:ascii="宋体" w:hAnsi="宋体"/>
                <w:szCs w:val="21"/>
              </w:rPr>
            </w:pPr>
            <w:r>
              <w:rPr>
                <w:rFonts w:hint="eastAsia" w:ascii="宋体" w:hAnsi="宋体"/>
                <w:szCs w:val="21"/>
              </w:rPr>
              <w:t>getUserPhone</w:t>
            </w:r>
            <w:r>
              <w:rPr>
                <w:rFonts w:ascii="宋体" w:hAnsi="宋体"/>
                <w:szCs w:val="21"/>
              </w:rPr>
              <w:t>()</w:t>
            </w:r>
          </w:p>
        </w:tc>
        <w:tc>
          <w:tcPr>
            <w:tcW w:w="940" w:type="dxa"/>
          </w:tcPr>
          <w:p w14:paraId="118421EB">
            <w:pPr>
              <w:spacing w:line="360" w:lineRule="auto"/>
              <w:jc w:val="center"/>
              <w:rPr>
                <w:rFonts w:hint="eastAsia" w:ascii="宋体" w:hAnsi="宋体"/>
                <w:szCs w:val="21"/>
              </w:rPr>
            </w:pPr>
            <w:r>
              <w:rPr>
                <w:rFonts w:hint="eastAsia" w:ascii="宋体" w:hAnsi="宋体"/>
                <w:szCs w:val="21"/>
              </w:rPr>
              <w:t>string</w:t>
            </w:r>
          </w:p>
        </w:tc>
      </w:tr>
      <w:tr w14:paraId="46B75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0E8F9FB0">
            <w:pPr>
              <w:spacing w:line="360" w:lineRule="auto"/>
              <w:jc w:val="center"/>
              <w:rPr>
                <w:rFonts w:hint="eastAsia" w:ascii="宋体" w:hAnsi="宋体"/>
                <w:szCs w:val="21"/>
              </w:rPr>
            </w:pPr>
            <w:r>
              <w:rPr>
                <w:rFonts w:hint="eastAsia" w:ascii="宋体" w:hAnsi="宋体"/>
                <w:szCs w:val="21"/>
              </w:rPr>
              <w:t>设置用户电话</w:t>
            </w:r>
          </w:p>
        </w:tc>
        <w:tc>
          <w:tcPr>
            <w:tcW w:w="3000" w:type="dxa"/>
          </w:tcPr>
          <w:p w14:paraId="3DDB7F34">
            <w:pPr>
              <w:spacing w:line="360" w:lineRule="auto"/>
              <w:jc w:val="center"/>
              <w:rPr>
                <w:rFonts w:hint="eastAsia" w:ascii="宋体" w:hAnsi="宋体"/>
                <w:szCs w:val="21"/>
              </w:rPr>
            </w:pPr>
            <w:r>
              <w:rPr>
                <w:rFonts w:hint="eastAsia" w:ascii="宋体" w:hAnsi="宋体"/>
                <w:szCs w:val="21"/>
              </w:rPr>
              <w:t>setUserPhone ()</w:t>
            </w:r>
          </w:p>
        </w:tc>
        <w:tc>
          <w:tcPr>
            <w:tcW w:w="940" w:type="dxa"/>
          </w:tcPr>
          <w:p w14:paraId="6641ED5C">
            <w:pPr>
              <w:spacing w:line="360" w:lineRule="auto"/>
              <w:jc w:val="center"/>
              <w:rPr>
                <w:rFonts w:hint="eastAsia" w:ascii="宋体" w:hAnsi="宋体"/>
                <w:szCs w:val="21"/>
              </w:rPr>
            </w:pPr>
            <w:r>
              <w:rPr>
                <w:rFonts w:ascii="宋体" w:hAnsi="宋体"/>
                <w:szCs w:val="21"/>
              </w:rPr>
              <w:t>b</w:t>
            </w:r>
            <w:r>
              <w:rPr>
                <w:rFonts w:hint="eastAsia" w:ascii="宋体" w:hAnsi="宋体"/>
                <w:szCs w:val="21"/>
              </w:rPr>
              <w:t>ool</w:t>
            </w:r>
          </w:p>
        </w:tc>
      </w:tr>
      <w:tr w14:paraId="7D862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FE2C1DB">
            <w:pPr>
              <w:spacing w:line="360" w:lineRule="auto"/>
              <w:jc w:val="center"/>
              <w:rPr>
                <w:rFonts w:hint="eastAsia" w:ascii="宋体" w:hAnsi="宋体"/>
                <w:szCs w:val="21"/>
              </w:rPr>
            </w:pPr>
            <w:r>
              <w:rPr>
                <w:rFonts w:hint="eastAsia" w:ascii="宋体" w:hAnsi="宋体"/>
                <w:szCs w:val="21"/>
              </w:rPr>
              <w:t>返回用户邮箱</w:t>
            </w:r>
          </w:p>
        </w:tc>
        <w:tc>
          <w:tcPr>
            <w:tcW w:w="3000" w:type="dxa"/>
          </w:tcPr>
          <w:p w14:paraId="63C207F4">
            <w:pPr>
              <w:spacing w:line="360" w:lineRule="auto"/>
              <w:jc w:val="center"/>
              <w:rPr>
                <w:rFonts w:hint="eastAsia" w:ascii="宋体" w:hAnsi="宋体"/>
                <w:szCs w:val="21"/>
              </w:rPr>
            </w:pPr>
            <w:r>
              <w:rPr>
                <w:rFonts w:hint="eastAsia" w:ascii="宋体" w:hAnsi="宋体"/>
                <w:szCs w:val="21"/>
              </w:rPr>
              <w:t>getUser</w:t>
            </w:r>
            <w:r>
              <w:rPr>
                <w:rFonts w:ascii="宋体" w:hAnsi="宋体"/>
                <w:szCs w:val="21"/>
              </w:rPr>
              <w:t>M</w:t>
            </w:r>
            <w:r>
              <w:rPr>
                <w:rFonts w:hint="eastAsia" w:ascii="宋体" w:hAnsi="宋体"/>
                <w:szCs w:val="21"/>
              </w:rPr>
              <w:t>ailbox</w:t>
            </w:r>
            <w:r>
              <w:rPr>
                <w:rFonts w:ascii="宋体" w:hAnsi="宋体"/>
                <w:szCs w:val="21"/>
              </w:rPr>
              <w:t>()</w:t>
            </w:r>
          </w:p>
        </w:tc>
        <w:tc>
          <w:tcPr>
            <w:tcW w:w="940" w:type="dxa"/>
          </w:tcPr>
          <w:p w14:paraId="21589614">
            <w:pPr>
              <w:spacing w:line="360" w:lineRule="auto"/>
              <w:jc w:val="center"/>
              <w:rPr>
                <w:rFonts w:hint="eastAsia" w:ascii="宋体" w:hAnsi="宋体"/>
                <w:szCs w:val="21"/>
              </w:rPr>
            </w:pPr>
            <w:r>
              <w:rPr>
                <w:rFonts w:hint="eastAsia" w:ascii="宋体" w:hAnsi="宋体"/>
                <w:szCs w:val="21"/>
              </w:rPr>
              <w:t>string</w:t>
            </w:r>
          </w:p>
        </w:tc>
      </w:tr>
      <w:tr w14:paraId="1C56F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07764732">
            <w:pPr>
              <w:spacing w:line="360" w:lineRule="auto"/>
              <w:jc w:val="center"/>
              <w:rPr>
                <w:rFonts w:hint="eastAsia" w:ascii="宋体" w:hAnsi="宋体"/>
                <w:szCs w:val="21"/>
              </w:rPr>
            </w:pPr>
            <w:r>
              <w:rPr>
                <w:rFonts w:hint="eastAsia" w:ascii="宋体" w:hAnsi="宋体"/>
                <w:szCs w:val="21"/>
              </w:rPr>
              <w:t>设置用户邮箱</w:t>
            </w:r>
          </w:p>
        </w:tc>
        <w:tc>
          <w:tcPr>
            <w:tcW w:w="3000" w:type="dxa"/>
          </w:tcPr>
          <w:p w14:paraId="15B29A10">
            <w:pPr>
              <w:spacing w:line="360" w:lineRule="auto"/>
              <w:jc w:val="center"/>
              <w:rPr>
                <w:rFonts w:hint="eastAsia" w:ascii="宋体" w:hAnsi="宋体"/>
                <w:szCs w:val="21"/>
              </w:rPr>
            </w:pPr>
            <w:r>
              <w:rPr>
                <w:rFonts w:hint="eastAsia" w:ascii="宋体" w:hAnsi="宋体"/>
                <w:szCs w:val="21"/>
              </w:rPr>
              <w:t>setUser</w:t>
            </w:r>
            <w:r>
              <w:rPr>
                <w:rFonts w:ascii="宋体" w:hAnsi="宋体"/>
                <w:szCs w:val="21"/>
              </w:rPr>
              <w:t>M</w:t>
            </w:r>
            <w:r>
              <w:rPr>
                <w:rFonts w:hint="eastAsia" w:ascii="宋体" w:hAnsi="宋体"/>
                <w:szCs w:val="21"/>
              </w:rPr>
              <w:t>ailbox()</w:t>
            </w:r>
          </w:p>
        </w:tc>
        <w:tc>
          <w:tcPr>
            <w:tcW w:w="940" w:type="dxa"/>
          </w:tcPr>
          <w:p w14:paraId="4F3EDB63">
            <w:pPr>
              <w:spacing w:line="360" w:lineRule="auto"/>
              <w:jc w:val="center"/>
              <w:rPr>
                <w:rFonts w:hint="eastAsia" w:ascii="宋体" w:hAnsi="宋体"/>
                <w:szCs w:val="21"/>
              </w:rPr>
            </w:pPr>
            <w:r>
              <w:rPr>
                <w:rFonts w:hint="eastAsia" w:ascii="宋体" w:hAnsi="宋体"/>
                <w:szCs w:val="21"/>
              </w:rPr>
              <w:t>bool</w:t>
            </w:r>
          </w:p>
        </w:tc>
      </w:tr>
      <w:tr w14:paraId="553C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8FCA6BD">
            <w:pPr>
              <w:spacing w:line="360" w:lineRule="auto"/>
              <w:jc w:val="center"/>
              <w:rPr>
                <w:rFonts w:hint="eastAsia" w:ascii="宋体" w:hAnsi="宋体"/>
                <w:szCs w:val="21"/>
              </w:rPr>
            </w:pPr>
            <w:r>
              <w:rPr>
                <w:rFonts w:ascii="宋体" w:hAnsi="宋体"/>
                <w:szCs w:val="21"/>
              </w:rPr>
              <w:t>返回用户密码</w:t>
            </w:r>
          </w:p>
        </w:tc>
        <w:tc>
          <w:tcPr>
            <w:tcW w:w="3000" w:type="dxa"/>
          </w:tcPr>
          <w:p w14:paraId="24C28F8A">
            <w:pPr>
              <w:spacing w:line="360" w:lineRule="auto"/>
              <w:jc w:val="center"/>
              <w:rPr>
                <w:rFonts w:hint="eastAsia" w:ascii="宋体" w:hAnsi="宋体"/>
                <w:szCs w:val="21"/>
              </w:rPr>
            </w:pPr>
            <w:r>
              <w:rPr>
                <w:rFonts w:ascii="宋体" w:hAnsi="宋体"/>
                <w:szCs w:val="21"/>
              </w:rPr>
              <w:t>getUserPassword()</w:t>
            </w:r>
          </w:p>
        </w:tc>
        <w:tc>
          <w:tcPr>
            <w:tcW w:w="940" w:type="dxa"/>
          </w:tcPr>
          <w:p w14:paraId="797737F0">
            <w:pPr>
              <w:spacing w:line="360" w:lineRule="auto"/>
              <w:jc w:val="center"/>
              <w:rPr>
                <w:rFonts w:hint="eastAsia" w:ascii="宋体" w:hAnsi="宋体"/>
                <w:szCs w:val="21"/>
              </w:rPr>
            </w:pPr>
            <w:r>
              <w:rPr>
                <w:rFonts w:ascii="宋体" w:hAnsi="宋体"/>
                <w:szCs w:val="21"/>
              </w:rPr>
              <w:t>String</w:t>
            </w:r>
          </w:p>
        </w:tc>
      </w:tr>
      <w:tr w14:paraId="577B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5755BCC2">
            <w:pPr>
              <w:spacing w:line="360" w:lineRule="auto"/>
              <w:jc w:val="center"/>
              <w:rPr>
                <w:rFonts w:hint="eastAsia" w:ascii="宋体" w:hAnsi="宋体"/>
                <w:szCs w:val="21"/>
              </w:rPr>
            </w:pPr>
            <w:r>
              <w:rPr>
                <w:rFonts w:ascii="宋体" w:hAnsi="宋体"/>
                <w:szCs w:val="21"/>
              </w:rPr>
              <w:t>设置用户密码</w:t>
            </w:r>
          </w:p>
        </w:tc>
        <w:tc>
          <w:tcPr>
            <w:tcW w:w="3000" w:type="dxa"/>
          </w:tcPr>
          <w:p w14:paraId="449E01F1">
            <w:pPr>
              <w:spacing w:line="360" w:lineRule="auto"/>
              <w:jc w:val="center"/>
              <w:rPr>
                <w:rFonts w:hint="eastAsia" w:ascii="宋体" w:hAnsi="宋体"/>
                <w:szCs w:val="21"/>
              </w:rPr>
            </w:pPr>
            <w:r>
              <w:rPr>
                <w:rFonts w:ascii="宋体" w:hAnsi="宋体"/>
                <w:szCs w:val="21"/>
              </w:rPr>
              <w:t>setUserPassword()</w:t>
            </w:r>
          </w:p>
        </w:tc>
        <w:tc>
          <w:tcPr>
            <w:tcW w:w="940" w:type="dxa"/>
          </w:tcPr>
          <w:p w14:paraId="4A9AA463">
            <w:pPr>
              <w:spacing w:line="360" w:lineRule="auto"/>
              <w:jc w:val="center"/>
              <w:rPr>
                <w:rFonts w:hint="eastAsia" w:ascii="宋体" w:hAnsi="宋体"/>
                <w:szCs w:val="21"/>
              </w:rPr>
            </w:pPr>
            <w:r>
              <w:rPr>
                <w:rFonts w:ascii="宋体" w:hAnsi="宋体"/>
                <w:szCs w:val="21"/>
              </w:rPr>
              <w:t>bool</w:t>
            </w:r>
          </w:p>
        </w:tc>
      </w:tr>
      <w:tr w14:paraId="7D0F6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23471DF9">
            <w:pPr>
              <w:spacing w:line="360" w:lineRule="auto"/>
              <w:jc w:val="center"/>
              <w:rPr>
                <w:rFonts w:hint="eastAsia" w:ascii="宋体" w:hAnsi="宋体"/>
                <w:szCs w:val="21"/>
              </w:rPr>
            </w:pPr>
            <w:r>
              <w:rPr>
                <w:rFonts w:hint="eastAsia" w:ascii="宋体" w:hAnsi="宋体"/>
                <w:szCs w:val="21"/>
              </w:rPr>
              <w:t>返回用户性别</w:t>
            </w:r>
          </w:p>
        </w:tc>
        <w:tc>
          <w:tcPr>
            <w:tcW w:w="3000" w:type="dxa"/>
          </w:tcPr>
          <w:p w14:paraId="060C345F">
            <w:pPr>
              <w:spacing w:line="360" w:lineRule="auto"/>
              <w:jc w:val="center"/>
              <w:rPr>
                <w:rFonts w:hint="eastAsia" w:ascii="宋体" w:hAnsi="宋体"/>
                <w:szCs w:val="21"/>
              </w:rPr>
            </w:pPr>
            <w:r>
              <w:rPr>
                <w:rFonts w:ascii="宋体" w:hAnsi="宋体"/>
                <w:szCs w:val="21"/>
              </w:rPr>
              <w:t>get</w:t>
            </w:r>
            <w:r>
              <w:rPr>
                <w:rFonts w:hint="eastAsia" w:ascii="宋体" w:hAnsi="宋体"/>
                <w:szCs w:val="21"/>
              </w:rPr>
              <w:t>G</w:t>
            </w:r>
            <w:r>
              <w:rPr>
                <w:rFonts w:ascii="宋体" w:hAnsi="宋体"/>
                <w:szCs w:val="21"/>
              </w:rPr>
              <w:t>ender()</w:t>
            </w:r>
          </w:p>
        </w:tc>
        <w:tc>
          <w:tcPr>
            <w:tcW w:w="940" w:type="dxa"/>
          </w:tcPr>
          <w:p w14:paraId="363C8779">
            <w:pPr>
              <w:spacing w:line="360" w:lineRule="auto"/>
              <w:jc w:val="center"/>
              <w:rPr>
                <w:rFonts w:hint="eastAsia" w:ascii="宋体" w:hAnsi="宋体"/>
                <w:szCs w:val="21"/>
              </w:rPr>
            </w:pPr>
            <w:r>
              <w:rPr>
                <w:rFonts w:ascii="宋体" w:hAnsi="宋体"/>
                <w:szCs w:val="21"/>
              </w:rPr>
              <w:t>s</w:t>
            </w:r>
            <w:r>
              <w:rPr>
                <w:rFonts w:hint="eastAsia" w:ascii="宋体" w:hAnsi="宋体"/>
                <w:szCs w:val="21"/>
              </w:rPr>
              <w:t>tring</w:t>
            </w:r>
          </w:p>
        </w:tc>
      </w:tr>
      <w:tr w14:paraId="46B90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D30F188">
            <w:pPr>
              <w:spacing w:line="360" w:lineRule="auto"/>
              <w:jc w:val="center"/>
              <w:rPr>
                <w:rFonts w:hint="eastAsia" w:ascii="宋体" w:hAnsi="宋体"/>
                <w:szCs w:val="21"/>
              </w:rPr>
            </w:pPr>
            <w:r>
              <w:rPr>
                <w:rFonts w:hint="eastAsia" w:ascii="宋体" w:hAnsi="宋体"/>
                <w:szCs w:val="21"/>
              </w:rPr>
              <w:t>设置用户性别</w:t>
            </w:r>
          </w:p>
        </w:tc>
        <w:tc>
          <w:tcPr>
            <w:tcW w:w="3000" w:type="dxa"/>
          </w:tcPr>
          <w:p w14:paraId="66F219B3">
            <w:pPr>
              <w:spacing w:line="360" w:lineRule="auto"/>
              <w:jc w:val="center"/>
              <w:rPr>
                <w:rFonts w:hint="eastAsia" w:ascii="宋体" w:hAnsi="宋体"/>
                <w:szCs w:val="21"/>
              </w:rPr>
            </w:pPr>
            <w:r>
              <w:rPr>
                <w:rFonts w:ascii="宋体" w:hAnsi="宋体"/>
                <w:szCs w:val="21"/>
              </w:rPr>
              <w:t>set</w:t>
            </w:r>
            <w:r>
              <w:rPr>
                <w:rFonts w:hint="eastAsia" w:ascii="宋体" w:hAnsi="宋体"/>
                <w:szCs w:val="21"/>
              </w:rPr>
              <w:t>G</w:t>
            </w:r>
            <w:r>
              <w:rPr>
                <w:rFonts w:ascii="宋体" w:hAnsi="宋体"/>
                <w:szCs w:val="21"/>
              </w:rPr>
              <w:t>ender()</w:t>
            </w:r>
          </w:p>
        </w:tc>
        <w:tc>
          <w:tcPr>
            <w:tcW w:w="940" w:type="dxa"/>
          </w:tcPr>
          <w:p w14:paraId="7DF28BF8">
            <w:pPr>
              <w:spacing w:line="360" w:lineRule="auto"/>
              <w:jc w:val="center"/>
              <w:rPr>
                <w:rFonts w:hint="eastAsia" w:ascii="宋体" w:hAnsi="宋体"/>
                <w:szCs w:val="21"/>
              </w:rPr>
            </w:pPr>
            <w:r>
              <w:rPr>
                <w:rFonts w:ascii="宋体" w:hAnsi="宋体"/>
                <w:szCs w:val="21"/>
              </w:rPr>
              <w:t>b</w:t>
            </w:r>
            <w:r>
              <w:rPr>
                <w:rFonts w:hint="eastAsia" w:ascii="宋体" w:hAnsi="宋体"/>
                <w:szCs w:val="21"/>
              </w:rPr>
              <w:t>ool</w:t>
            </w:r>
          </w:p>
        </w:tc>
      </w:tr>
      <w:tr w14:paraId="4DD94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6F13F562">
            <w:pPr>
              <w:spacing w:line="360" w:lineRule="auto"/>
              <w:jc w:val="center"/>
              <w:rPr>
                <w:rFonts w:hint="eastAsia" w:ascii="宋体" w:hAnsi="宋体"/>
                <w:szCs w:val="21"/>
              </w:rPr>
            </w:pPr>
            <w:r>
              <w:rPr>
                <w:rFonts w:hint="eastAsia" w:ascii="宋体" w:hAnsi="宋体"/>
                <w:szCs w:val="21"/>
              </w:rPr>
              <w:t>返回用户生日</w:t>
            </w:r>
          </w:p>
        </w:tc>
        <w:tc>
          <w:tcPr>
            <w:tcW w:w="3000" w:type="dxa"/>
          </w:tcPr>
          <w:p w14:paraId="0E280751">
            <w:pPr>
              <w:spacing w:line="360" w:lineRule="auto"/>
              <w:jc w:val="center"/>
              <w:rPr>
                <w:rFonts w:hint="eastAsia" w:ascii="宋体" w:hAnsi="宋体"/>
                <w:szCs w:val="21"/>
              </w:rPr>
            </w:pPr>
            <w:r>
              <w:rPr>
                <w:rFonts w:ascii="宋体" w:hAnsi="宋体"/>
                <w:szCs w:val="21"/>
              </w:rPr>
              <w:t>getBirthday()</w:t>
            </w:r>
          </w:p>
        </w:tc>
        <w:tc>
          <w:tcPr>
            <w:tcW w:w="940" w:type="dxa"/>
          </w:tcPr>
          <w:p w14:paraId="6308487D">
            <w:pPr>
              <w:spacing w:line="360" w:lineRule="auto"/>
              <w:jc w:val="center"/>
              <w:rPr>
                <w:rFonts w:hint="eastAsia" w:ascii="宋体" w:hAnsi="宋体"/>
                <w:szCs w:val="21"/>
              </w:rPr>
            </w:pPr>
            <w:r>
              <w:rPr>
                <w:rFonts w:ascii="宋体" w:hAnsi="宋体"/>
                <w:szCs w:val="21"/>
              </w:rPr>
              <w:t>s</w:t>
            </w:r>
            <w:r>
              <w:rPr>
                <w:rFonts w:hint="eastAsia" w:ascii="宋体" w:hAnsi="宋体"/>
                <w:szCs w:val="21"/>
              </w:rPr>
              <w:t>tring</w:t>
            </w:r>
          </w:p>
        </w:tc>
      </w:tr>
      <w:tr w14:paraId="6069A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464CD851">
            <w:pPr>
              <w:spacing w:line="360" w:lineRule="auto"/>
              <w:jc w:val="center"/>
              <w:rPr>
                <w:rFonts w:hint="eastAsia" w:ascii="宋体" w:hAnsi="宋体"/>
                <w:szCs w:val="21"/>
              </w:rPr>
            </w:pPr>
            <w:r>
              <w:rPr>
                <w:rFonts w:hint="eastAsia" w:ascii="宋体" w:hAnsi="宋体"/>
                <w:szCs w:val="21"/>
              </w:rPr>
              <w:t>设置用户生日</w:t>
            </w:r>
          </w:p>
        </w:tc>
        <w:tc>
          <w:tcPr>
            <w:tcW w:w="3000" w:type="dxa"/>
          </w:tcPr>
          <w:p w14:paraId="67C03496">
            <w:pPr>
              <w:spacing w:line="360" w:lineRule="auto"/>
              <w:jc w:val="center"/>
              <w:rPr>
                <w:rFonts w:hint="eastAsia" w:ascii="宋体" w:hAnsi="宋体"/>
                <w:szCs w:val="21"/>
              </w:rPr>
            </w:pPr>
            <w:r>
              <w:rPr>
                <w:rFonts w:ascii="宋体" w:hAnsi="宋体"/>
                <w:szCs w:val="21"/>
              </w:rPr>
              <w:t>setBirthday()</w:t>
            </w:r>
          </w:p>
        </w:tc>
        <w:tc>
          <w:tcPr>
            <w:tcW w:w="940" w:type="dxa"/>
          </w:tcPr>
          <w:p w14:paraId="2D352EDE">
            <w:pPr>
              <w:spacing w:line="360" w:lineRule="auto"/>
              <w:jc w:val="center"/>
              <w:rPr>
                <w:rFonts w:hint="eastAsia" w:ascii="宋体" w:hAnsi="宋体"/>
                <w:szCs w:val="21"/>
              </w:rPr>
            </w:pPr>
            <w:r>
              <w:rPr>
                <w:rFonts w:ascii="宋体" w:hAnsi="宋体"/>
                <w:szCs w:val="21"/>
              </w:rPr>
              <w:t>b</w:t>
            </w:r>
            <w:r>
              <w:rPr>
                <w:rFonts w:hint="eastAsia" w:ascii="宋体" w:hAnsi="宋体"/>
                <w:szCs w:val="21"/>
              </w:rPr>
              <w:t>ool</w:t>
            </w:r>
          </w:p>
        </w:tc>
      </w:tr>
      <w:tr w14:paraId="708F2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21BFA0D5">
            <w:pPr>
              <w:spacing w:line="360" w:lineRule="auto"/>
              <w:jc w:val="center"/>
              <w:rPr>
                <w:rFonts w:hint="eastAsia" w:ascii="宋体" w:hAnsi="宋体"/>
                <w:szCs w:val="21"/>
              </w:rPr>
            </w:pPr>
            <w:r>
              <w:rPr>
                <w:rFonts w:hint="eastAsia" w:ascii="宋体" w:hAnsi="宋体"/>
                <w:szCs w:val="21"/>
              </w:rPr>
              <w:t>返回注册时间</w:t>
            </w:r>
          </w:p>
        </w:tc>
        <w:tc>
          <w:tcPr>
            <w:tcW w:w="3000" w:type="dxa"/>
          </w:tcPr>
          <w:p w14:paraId="6F2C1DA3">
            <w:pPr>
              <w:spacing w:line="360" w:lineRule="auto"/>
              <w:jc w:val="center"/>
              <w:rPr>
                <w:rFonts w:hint="eastAsia" w:ascii="宋体" w:hAnsi="宋体"/>
                <w:szCs w:val="21"/>
              </w:rPr>
            </w:pPr>
            <w:r>
              <w:rPr>
                <w:rFonts w:hint="eastAsia" w:ascii="宋体" w:hAnsi="宋体"/>
                <w:szCs w:val="21"/>
              </w:rPr>
              <w:t>Getregistertime（）</w:t>
            </w:r>
          </w:p>
        </w:tc>
        <w:tc>
          <w:tcPr>
            <w:tcW w:w="940" w:type="dxa"/>
          </w:tcPr>
          <w:p w14:paraId="26B5F39A">
            <w:pPr>
              <w:spacing w:line="360" w:lineRule="auto"/>
              <w:jc w:val="center"/>
              <w:rPr>
                <w:rFonts w:hint="eastAsia" w:ascii="宋体" w:hAnsi="宋体"/>
                <w:szCs w:val="21"/>
              </w:rPr>
            </w:pPr>
            <w:r>
              <w:rPr>
                <w:rFonts w:hint="eastAsia" w:ascii="宋体" w:hAnsi="宋体"/>
                <w:szCs w:val="21"/>
              </w:rPr>
              <w:t>string</w:t>
            </w:r>
          </w:p>
        </w:tc>
      </w:tr>
    </w:tbl>
    <w:p w14:paraId="4A318233">
      <w:pPr>
        <w:spacing w:line="360" w:lineRule="auto"/>
        <w:jc w:val="center"/>
        <w:rPr>
          <w:rFonts w:hint="eastAsia" w:ascii="宋体" w:hAnsi="宋体"/>
          <w:szCs w:val="21"/>
        </w:rPr>
      </w:pPr>
    </w:p>
    <w:p w14:paraId="5553E495">
      <w:pPr>
        <w:spacing w:line="360" w:lineRule="auto"/>
        <w:jc w:val="left"/>
        <w:rPr>
          <w:rFonts w:hint="eastAsia" w:ascii="宋体" w:hAnsi="宋体"/>
          <w:b/>
          <w:bCs/>
          <w:szCs w:val="21"/>
        </w:rPr>
      </w:pPr>
    </w:p>
    <w:p w14:paraId="70464CBF">
      <w:pPr>
        <w:spacing w:line="360" w:lineRule="auto"/>
        <w:jc w:val="left"/>
        <w:rPr>
          <w:rFonts w:hint="eastAsia" w:ascii="宋体" w:hAnsi="宋体"/>
          <w:b/>
          <w:bCs/>
          <w:szCs w:val="21"/>
        </w:rPr>
      </w:pPr>
      <w:r>
        <w:rPr>
          <w:rFonts w:hint="eastAsia" w:ascii="宋体" w:hAnsi="宋体"/>
          <w:b/>
          <w:bCs/>
          <w:szCs w:val="21"/>
        </w:rPr>
        <w:t>类名：Gameinformation（游戏信息类）</w:t>
      </w:r>
    </w:p>
    <w:p w14:paraId="6B369845">
      <w:pPr>
        <w:spacing w:line="360" w:lineRule="auto"/>
        <w:jc w:val="left"/>
        <w:rPr>
          <w:rFonts w:hint="eastAsia" w:ascii="宋体" w:hAnsi="宋体"/>
          <w:b/>
          <w:bCs/>
          <w:szCs w:val="21"/>
        </w:rPr>
      </w:pPr>
      <w:r>
        <w:rPr>
          <w:rFonts w:hint="eastAsia" w:ascii="宋体" w:hAnsi="宋体"/>
          <w:b/>
          <w:bCs/>
          <w:szCs w:val="21"/>
        </w:rPr>
        <w:t>属性表如表</w:t>
      </w:r>
      <w:r>
        <w:rPr>
          <w:rFonts w:ascii="宋体" w:hAnsi="宋体"/>
          <w:b/>
          <w:bCs/>
          <w:szCs w:val="21"/>
        </w:rPr>
        <w:t>3.2.5</w:t>
      </w:r>
      <w:r>
        <w:rPr>
          <w:rFonts w:hint="eastAsia" w:ascii="宋体" w:hAnsi="宋体"/>
          <w:b/>
          <w:bCs/>
          <w:szCs w:val="21"/>
        </w:rPr>
        <w:t>所示：</w:t>
      </w:r>
    </w:p>
    <w:p w14:paraId="213B47DE">
      <w:pPr>
        <w:spacing w:line="360" w:lineRule="auto"/>
        <w:jc w:val="center"/>
        <w:rPr>
          <w:rFonts w:hint="eastAsia" w:ascii="宋体" w:hAnsi="宋体"/>
          <w:szCs w:val="21"/>
        </w:rPr>
      </w:pPr>
      <w:r>
        <w:rPr>
          <w:rFonts w:ascii="宋体" w:hAnsi="宋体"/>
          <w:szCs w:val="21"/>
        </w:rPr>
        <w:t xml:space="preserve">表3.2.5 </w:t>
      </w:r>
      <w:r>
        <w:rPr>
          <w:rFonts w:hint="eastAsia" w:ascii="宋体" w:hAnsi="宋体"/>
          <w:szCs w:val="21"/>
        </w:rPr>
        <w:t>Gameinformation</w:t>
      </w:r>
      <w:r>
        <w:rPr>
          <w:rFonts w:ascii="宋体" w:hAnsi="宋体"/>
          <w:szCs w:val="21"/>
        </w:rPr>
        <w:t>类操作表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3102"/>
        <w:gridCol w:w="1438"/>
      </w:tblGrid>
      <w:tr w14:paraId="65DB8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35FE6D89">
            <w:pPr>
              <w:spacing w:line="360" w:lineRule="auto"/>
              <w:jc w:val="center"/>
              <w:rPr>
                <w:rFonts w:hint="eastAsia" w:ascii="宋体" w:hAnsi="宋体"/>
                <w:szCs w:val="21"/>
              </w:rPr>
            </w:pPr>
            <w:r>
              <w:rPr>
                <w:rFonts w:ascii="宋体" w:hAnsi="宋体"/>
                <w:szCs w:val="21"/>
              </w:rPr>
              <w:t>中文名</w:t>
            </w:r>
          </w:p>
        </w:tc>
        <w:tc>
          <w:tcPr>
            <w:tcW w:w="3102" w:type="dxa"/>
            <w:tcBorders>
              <w:top w:val="single" w:color="auto" w:sz="4" w:space="0"/>
              <w:left w:val="single" w:color="auto" w:sz="4" w:space="0"/>
              <w:bottom w:val="single" w:color="auto" w:sz="4" w:space="0"/>
              <w:right w:val="single" w:color="auto" w:sz="4" w:space="0"/>
            </w:tcBorders>
          </w:tcPr>
          <w:p w14:paraId="6E998870">
            <w:pPr>
              <w:spacing w:line="360" w:lineRule="auto"/>
              <w:jc w:val="center"/>
              <w:rPr>
                <w:rFonts w:hint="eastAsia" w:ascii="宋体" w:hAnsi="宋体"/>
                <w:szCs w:val="21"/>
              </w:rPr>
            </w:pPr>
            <w:r>
              <w:rPr>
                <w:rFonts w:ascii="宋体" w:hAnsi="宋体"/>
                <w:szCs w:val="21"/>
              </w:rPr>
              <w:t>英文名</w:t>
            </w:r>
          </w:p>
        </w:tc>
        <w:tc>
          <w:tcPr>
            <w:tcW w:w="1438" w:type="dxa"/>
            <w:tcBorders>
              <w:top w:val="single" w:color="auto" w:sz="4" w:space="0"/>
              <w:left w:val="single" w:color="auto" w:sz="4" w:space="0"/>
              <w:bottom w:val="single" w:color="auto" w:sz="4" w:space="0"/>
              <w:right w:val="single" w:color="auto" w:sz="4" w:space="0"/>
            </w:tcBorders>
          </w:tcPr>
          <w:p w14:paraId="395D4D85">
            <w:pPr>
              <w:spacing w:line="360" w:lineRule="auto"/>
              <w:jc w:val="center"/>
              <w:rPr>
                <w:rFonts w:hint="eastAsia" w:ascii="宋体" w:hAnsi="宋体"/>
                <w:szCs w:val="21"/>
              </w:rPr>
            </w:pPr>
            <w:r>
              <w:rPr>
                <w:rFonts w:ascii="宋体" w:hAnsi="宋体"/>
                <w:szCs w:val="21"/>
              </w:rPr>
              <w:t>返回值类型</w:t>
            </w:r>
          </w:p>
        </w:tc>
      </w:tr>
      <w:tr w14:paraId="30744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62603B97">
            <w:pPr>
              <w:spacing w:line="360" w:lineRule="auto"/>
              <w:jc w:val="center"/>
              <w:rPr>
                <w:rFonts w:hint="eastAsia" w:ascii="宋体" w:hAnsi="宋体"/>
                <w:szCs w:val="21"/>
              </w:rPr>
            </w:pPr>
            <w:r>
              <w:rPr>
                <w:rFonts w:hint="eastAsia" w:ascii="宋体" w:hAnsi="宋体"/>
                <w:szCs w:val="21"/>
              </w:rPr>
              <w:t>发布游戏信息</w:t>
            </w:r>
          </w:p>
        </w:tc>
        <w:tc>
          <w:tcPr>
            <w:tcW w:w="3102" w:type="dxa"/>
            <w:tcBorders>
              <w:top w:val="single" w:color="auto" w:sz="4" w:space="0"/>
              <w:left w:val="single" w:color="auto" w:sz="4" w:space="0"/>
              <w:bottom w:val="single" w:color="auto" w:sz="4" w:space="0"/>
              <w:right w:val="single" w:color="auto" w:sz="4" w:space="0"/>
            </w:tcBorders>
          </w:tcPr>
          <w:p w14:paraId="16C5A47E">
            <w:pPr>
              <w:spacing w:line="360" w:lineRule="auto"/>
              <w:jc w:val="center"/>
              <w:rPr>
                <w:rFonts w:hint="eastAsia" w:ascii="宋体" w:hAnsi="宋体"/>
                <w:szCs w:val="21"/>
              </w:rPr>
            </w:pPr>
            <w:r>
              <w:rPr>
                <w:rFonts w:ascii="宋体" w:hAnsi="宋体"/>
                <w:szCs w:val="21"/>
              </w:rPr>
              <w:t>add</w:t>
            </w:r>
            <w:r>
              <w:rPr>
                <w:rFonts w:hint="eastAsia" w:ascii="宋体" w:hAnsi="宋体"/>
                <w:szCs w:val="21"/>
              </w:rPr>
              <w:t>Game</w:t>
            </w:r>
            <w:r>
              <w:rPr>
                <w:rFonts w:ascii="宋体" w:hAnsi="宋体"/>
                <w:szCs w:val="21"/>
              </w:rPr>
              <w:t>()</w:t>
            </w:r>
          </w:p>
        </w:tc>
        <w:tc>
          <w:tcPr>
            <w:tcW w:w="1438" w:type="dxa"/>
            <w:tcBorders>
              <w:top w:val="single" w:color="auto" w:sz="4" w:space="0"/>
              <w:left w:val="single" w:color="auto" w:sz="4" w:space="0"/>
              <w:bottom w:val="single" w:color="auto" w:sz="4" w:space="0"/>
              <w:right w:val="single" w:color="auto" w:sz="4" w:space="0"/>
            </w:tcBorders>
          </w:tcPr>
          <w:p w14:paraId="32F2B7DD">
            <w:pPr>
              <w:spacing w:line="360" w:lineRule="auto"/>
              <w:jc w:val="center"/>
              <w:rPr>
                <w:rFonts w:hint="eastAsia" w:ascii="宋体" w:hAnsi="宋体"/>
                <w:szCs w:val="21"/>
              </w:rPr>
            </w:pPr>
            <w:r>
              <w:rPr>
                <w:rFonts w:ascii="宋体" w:hAnsi="宋体"/>
                <w:szCs w:val="21"/>
              </w:rPr>
              <w:t>bool</w:t>
            </w:r>
          </w:p>
        </w:tc>
      </w:tr>
      <w:tr w14:paraId="6340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76EA564B">
            <w:pPr>
              <w:spacing w:line="360" w:lineRule="auto"/>
              <w:jc w:val="center"/>
              <w:rPr>
                <w:rFonts w:hint="eastAsia" w:ascii="宋体" w:hAnsi="宋体"/>
                <w:szCs w:val="21"/>
              </w:rPr>
            </w:pPr>
            <w:r>
              <w:rPr>
                <w:rFonts w:hint="eastAsia" w:ascii="宋体" w:hAnsi="宋体"/>
                <w:szCs w:val="21"/>
              </w:rPr>
              <w:t>删除游戏信息</w:t>
            </w:r>
          </w:p>
        </w:tc>
        <w:tc>
          <w:tcPr>
            <w:tcW w:w="3102" w:type="dxa"/>
            <w:tcBorders>
              <w:top w:val="single" w:color="auto" w:sz="4" w:space="0"/>
              <w:left w:val="single" w:color="auto" w:sz="4" w:space="0"/>
              <w:bottom w:val="single" w:color="auto" w:sz="4" w:space="0"/>
              <w:right w:val="single" w:color="auto" w:sz="4" w:space="0"/>
            </w:tcBorders>
          </w:tcPr>
          <w:p w14:paraId="4DE2B5C4">
            <w:pPr>
              <w:spacing w:line="360" w:lineRule="auto"/>
              <w:jc w:val="center"/>
              <w:rPr>
                <w:rFonts w:hint="eastAsia" w:ascii="宋体" w:hAnsi="宋体"/>
                <w:szCs w:val="21"/>
              </w:rPr>
            </w:pPr>
            <w:r>
              <w:rPr>
                <w:rFonts w:hint="eastAsia" w:ascii="宋体" w:hAnsi="宋体"/>
                <w:szCs w:val="21"/>
              </w:rPr>
              <w:t>dele</w:t>
            </w:r>
            <w:r>
              <w:rPr>
                <w:rFonts w:ascii="宋体" w:hAnsi="宋体"/>
                <w:szCs w:val="21"/>
              </w:rPr>
              <w:t>te</w:t>
            </w:r>
            <w:r>
              <w:rPr>
                <w:rFonts w:hint="eastAsia" w:ascii="宋体" w:hAnsi="宋体"/>
                <w:szCs w:val="21"/>
              </w:rPr>
              <w:t>Game</w:t>
            </w:r>
            <w:r>
              <w:rPr>
                <w:rFonts w:ascii="宋体" w:hAnsi="宋体"/>
                <w:szCs w:val="21"/>
              </w:rPr>
              <w:t>()</w:t>
            </w:r>
          </w:p>
        </w:tc>
        <w:tc>
          <w:tcPr>
            <w:tcW w:w="1438" w:type="dxa"/>
            <w:tcBorders>
              <w:top w:val="single" w:color="auto" w:sz="4" w:space="0"/>
              <w:left w:val="single" w:color="auto" w:sz="4" w:space="0"/>
              <w:bottom w:val="single" w:color="auto" w:sz="4" w:space="0"/>
              <w:right w:val="single" w:color="auto" w:sz="4" w:space="0"/>
            </w:tcBorders>
          </w:tcPr>
          <w:p w14:paraId="04BE2773">
            <w:pPr>
              <w:spacing w:line="360" w:lineRule="auto"/>
              <w:jc w:val="center"/>
              <w:rPr>
                <w:rFonts w:hint="eastAsia" w:ascii="宋体" w:hAnsi="宋体"/>
                <w:szCs w:val="21"/>
              </w:rPr>
            </w:pPr>
            <w:r>
              <w:rPr>
                <w:rFonts w:hint="eastAsia" w:ascii="宋体" w:hAnsi="宋体"/>
                <w:szCs w:val="21"/>
              </w:rPr>
              <w:t>bool</w:t>
            </w:r>
          </w:p>
        </w:tc>
      </w:tr>
      <w:tr w14:paraId="2A860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43AE06C3">
            <w:pPr>
              <w:spacing w:line="360" w:lineRule="auto"/>
              <w:jc w:val="center"/>
              <w:rPr>
                <w:rFonts w:hint="eastAsia" w:ascii="宋体" w:hAnsi="宋体"/>
                <w:szCs w:val="21"/>
              </w:rPr>
            </w:pPr>
            <w:r>
              <w:rPr>
                <w:rFonts w:ascii="宋体" w:hAnsi="宋体"/>
                <w:szCs w:val="21"/>
              </w:rPr>
              <w:t>返回</w:t>
            </w:r>
            <w:r>
              <w:rPr>
                <w:rFonts w:hint="eastAsia" w:ascii="宋体" w:hAnsi="宋体"/>
                <w:szCs w:val="21"/>
              </w:rPr>
              <w:t>游戏</w:t>
            </w:r>
            <w:r>
              <w:rPr>
                <w:rFonts w:ascii="宋体" w:hAnsi="宋体"/>
                <w:szCs w:val="21"/>
              </w:rPr>
              <w:t>ID</w:t>
            </w:r>
          </w:p>
        </w:tc>
        <w:tc>
          <w:tcPr>
            <w:tcW w:w="3102" w:type="dxa"/>
            <w:tcBorders>
              <w:top w:val="single" w:color="auto" w:sz="4" w:space="0"/>
              <w:left w:val="single" w:color="auto" w:sz="4" w:space="0"/>
              <w:bottom w:val="single" w:color="auto" w:sz="4" w:space="0"/>
              <w:right w:val="single" w:color="auto" w:sz="4" w:space="0"/>
            </w:tcBorders>
          </w:tcPr>
          <w:p w14:paraId="057416C9">
            <w:pPr>
              <w:spacing w:line="360" w:lineRule="auto"/>
              <w:jc w:val="center"/>
              <w:rPr>
                <w:rFonts w:hint="eastAsia" w:ascii="宋体" w:hAnsi="宋体"/>
                <w:szCs w:val="21"/>
              </w:rPr>
            </w:pPr>
            <w:r>
              <w:rPr>
                <w:rFonts w:ascii="宋体" w:hAnsi="宋体"/>
                <w:szCs w:val="21"/>
              </w:rPr>
              <w:t>get</w:t>
            </w:r>
            <w:r>
              <w:rPr>
                <w:rFonts w:hint="eastAsia" w:ascii="宋体" w:hAnsi="宋体"/>
                <w:szCs w:val="21"/>
              </w:rPr>
              <w:t>Game</w:t>
            </w:r>
            <w:r>
              <w:rPr>
                <w:rFonts w:ascii="宋体" w:hAnsi="宋体"/>
                <w:szCs w:val="21"/>
              </w:rPr>
              <w:t>ID()</w:t>
            </w:r>
          </w:p>
        </w:tc>
        <w:tc>
          <w:tcPr>
            <w:tcW w:w="1438" w:type="dxa"/>
            <w:tcBorders>
              <w:top w:val="single" w:color="auto" w:sz="4" w:space="0"/>
              <w:left w:val="single" w:color="auto" w:sz="4" w:space="0"/>
              <w:bottom w:val="single" w:color="auto" w:sz="4" w:space="0"/>
              <w:right w:val="single" w:color="auto" w:sz="4" w:space="0"/>
            </w:tcBorders>
          </w:tcPr>
          <w:p w14:paraId="6FE77904">
            <w:pPr>
              <w:spacing w:line="360" w:lineRule="auto"/>
              <w:jc w:val="center"/>
              <w:rPr>
                <w:rFonts w:hint="eastAsia" w:ascii="宋体" w:hAnsi="宋体"/>
                <w:szCs w:val="21"/>
              </w:rPr>
            </w:pPr>
            <w:r>
              <w:rPr>
                <w:rFonts w:ascii="宋体" w:hAnsi="宋体"/>
                <w:szCs w:val="21"/>
              </w:rPr>
              <w:t>string</w:t>
            </w:r>
          </w:p>
        </w:tc>
      </w:tr>
      <w:tr w14:paraId="34438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4D957D72">
            <w:pPr>
              <w:spacing w:line="360" w:lineRule="auto"/>
              <w:jc w:val="center"/>
              <w:rPr>
                <w:rFonts w:hint="eastAsia" w:ascii="宋体" w:hAnsi="宋体"/>
                <w:szCs w:val="21"/>
              </w:rPr>
            </w:pPr>
            <w:r>
              <w:rPr>
                <w:rFonts w:hint="eastAsia" w:ascii="宋体" w:hAnsi="宋体"/>
                <w:szCs w:val="21"/>
              </w:rPr>
              <w:t>设置游戏ID</w:t>
            </w:r>
          </w:p>
        </w:tc>
        <w:tc>
          <w:tcPr>
            <w:tcW w:w="3102" w:type="dxa"/>
            <w:tcBorders>
              <w:top w:val="single" w:color="auto" w:sz="4" w:space="0"/>
              <w:left w:val="single" w:color="auto" w:sz="4" w:space="0"/>
              <w:bottom w:val="single" w:color="auto" w:sz="4" w:space="0"/>
              <w:right w:val="single" w:color="auto" w:sz="4" w:space="0"/>
            </w:tcBorders>
          </w:tcPr>
          <w:p w14:paraId="6E2E93AF">
            <w:pPr>
              <w:spacing w:line="360" w:lineRule="auto"/>
              <w:jc w:val="center"/>
              <w:rPr>
                <w:rFonts w:hint="eastAsia" w:ascii="宋体" w:hAnsi="宋体"/>
                <w:szCs w:val="21"/>
              </w:rPr>
            </w:pPr>
            <w:r>
              <w:rPr>
                <w:rFonts w:ascii="宋体" w:hAnsi="宋体"/>
                <w:szCs w:val="21"/>
              </w:rPr>
              <w:t>S</w:t>
            </w:r>
            <w:r>
              <w:rPr>
                <w:rFonts w:hint="eastAsia" w:ascii="宋体" w:hAnsi="宋体"/>
                <w:szCs w:val="21"/>
              </w:rPr>
              <w:t>etGameID(</w:t>
            </w:r>
            <w:r>
              <w:rPr>
                <w:rFonts w:ascii="宋体" w:hAnsi="宋体"/>
                <w:szCs w:val="21"/>
              </w:rPr>
              <w:t>)</w:t>
            </w:r>
          </w:p>
        </w:tc>
        <w:tc>
          <w:tcPr>
            <w:tcW w:w="1438" w:type="dxa"/>
            <w:tcBorders>
              <w:top w:val="single" w:color="auto" w:sz="4" w:space="0"/>
              <w:left w:val="single" w:color="auto" w:sz="4" w:space="0"/>
              <w:bottom w:val="single" w:color="auto" w:sz="4" w:space="0"/>
              <w:right w:val="single" w:color="auto" w:sz="4" w:space="0"/>
            </w:tcBorders>
          </w:tcPr>
          <w:p w14:paraId="36DD7D6C">
            <w:pPr>
              <w:spacing w:line="360" w:lineRule="auto"/>
              <w:jc w:val="center"/>
              <w:rPr>
                <w:rFonts w:hint="eastAsia" w:ascii="宋体" w:hAnsi="宋体"/>
                <w:szCs w:val="21"/>
              </w:rPr>
            </w:pPr>
            <w:r>
              <w:rPr>
                <w:rFonts w:hint="eastAsia" w:ascii="宋体" w:hAnsi="宋体"/>
                <w:szCs w:val="21"/>
              </w:rPr>
              <w:t>b</w:t>
            </w:r>
            <w:r>
              <w:rPr>
                <w:rFonts w:ascii="宋体" w:hAnsi="宋体"/>
                <w:szCs w:val="21"/>
              </w:rPr>
              <w:t>ool</w:t>
            </w:r>
          </w:p>
        </w:tc>
      </w:tr>
      <w:tr w14:paraId="27E54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189BFA02">
            <w:pPr>
              <w:spacing w:line="360" w:lineRule="auto"/>
              <w:jc w:val="center"/>
              <w:rPr>
                <w:rFonts w:hint="eastAsia" w:ascii="宋体" w:hAnsi="宋体"/>
                <w:szCs w:val="21"/>
              </w:rPr>
            </w:pPr>
            <w:r>
              <w:rPr>
                <w:rFonts w:hint="eastAsia" w:ascii="宋体" w:hAnsi="宋体"/>
                <w:szCs w:val="21"/>
              </w:rPr>
              <w:t>返回游戏发布者ID</w:t>
            </w:r>
          </w:p>
        </w:tc>
        <w:tc>
          <w:tcPr>
            <w:tcW w:w="3102" w:type="dxa"/>
            <w:tcBorders>
              <w:top w:val="single" w:color="auto" w:sz="4" w:space="0"/>
              <w:left w:val="single" w:color="auto" w:sz="4" w:space="0"/>
              <w:bottom w:val="single" w:color="auto" w:sz="4" w:space="0"/>
              <w:right w:val="single" w:color="auto" w:sz="4" w:space="0"/>
            </w:tcBorders>
          </w:tcPr>
          <w:p w14:paraId="112FA13F">
            <w:pPr>
              <w:spacing w:line="360" w:lineRule="auto"/>
              <w:jc w:val="center"/>
              <w:rPr>
                <w:rFonts w:hint="eastAsia" w:ascii="宋体" w:hAnsi="宋体"/>
                <w:szCs w:val="21"/>
              </w:rPr>
            </w:pPr>
            <w:r>
              <w:rPr>
                <w:rFonts w:ascii="宋体" w:hAnsi="宋体"/>
                <w:szCs w:val="21"/>
              </w:rPr>
              <w:t>get</w:t>
            </w:r>
            <w:r>
              <w:rPr>
                <w:rFonts w:hint="eastAsia" w:ascii="宋体" w:hAnsi="宋体"/>
                <w:szCs w:val="21"/>
              </w:rPr>
              <w:t>Gamepublisher</w:t>
            </w:r>
            <w:r>
              <w:rPr>
                <w:rFonts w:ascii="宋体" w:hAnsi="宋体"/>
                <w:szCs w:val="21"/>
              </w:rPr>
              <w:t>Id()</w:t>
            </w:r>
          </w:p>
        </w:tc>
        <w:tc>
          <w:tcPr>
            <w:tcW w:w="1438" w:type="dxa"/>
            <w:tcBorders>
              <w:top w:val="single" w:color="auto" w:sz="4" w:space="0"/>
              <w:left w:val="single" w:color="auto" w:sz="4" w:space="0"/>
              <w:bottom w:val="single" w:color="auto" w:sz="4" w:space="0"/>
              <w:right w:val="single" w:color="auto" w:sz="4" w:space="0"/>
            </w:tcBorders>
          </w:tcPr>
          <w:p w14:paraId="34BEC497">
            <w:pPr>
              <w:spacing w:line="360" w:lineRule="auto"/>
              <w:jc w:val="center"/>
              <w:rPr>
                <w:rFonts w:hint="eastAsia" w:ascii="宋体" w:hAnsi="宋体"/>
                <w:szCs w:val="21"/>
              </w:rPr>
            </w:pPr>
            <w:r>
              <w:rPr>
                <w:rFonts w:hint="eastAsia" w:ascii="宋体" w:hAnsi="宋体"/>
                <w:szCs w:val="21"/>
              </w:rPr>
              <w:t>s</w:t>
            </w:r>
            <w:r>
              <w:rPr>
                <w:rFonts w:ascii="宋体" w:hAnsi="宋体"/>
                <w:szCs w:val="21"/>
              </w:rPr>
              <w:t>tring</w:t>
            </w:r>
          </w:p>
        </w:tc>
      </w:tr>
      <w:tr w14:paraId="6F5A9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1D6E5FB7">
            <w:pPr>
              <w:spacing w:line="360" w:lineRule="auto"/>
              <w:jc w:val="center"/>
              <w:rPr>
                <w:rFonts w:hint="eastAsia" w:ascii="宋体" w:hAnsi="宋体"/>
                <w:szCs w:val="21"/>
              </w:rPr>
            </w:pPr>
            <w:r>
              <w:rPr>
                <w:rFonts w:hint="eastAsia" w:ascii="宋体" w:hAnsi="宋体"/>
                <w:szCs w:val="21"/>
              </w:rPr>
              <w:t>设置游戏发布者ID</w:t>
            </w:r>
          </w:p>
        </w:tc>
        <w:tc>
          <w:tcPr>
            <w:tcW w:w="3102" w:type="dxa"/>
            <w:tcBorders>
              <w:top w:val="single" w:color="auto" w:sz="4" w:space="0"/>
              <w:left w:val="single" w:color="auto" w:sz="4" w:space="0"/>
              <w:bottom w:val="single" w:color="auto" w:sz="4" w:space="0"/>
              <w:right w:val="single" w:color="auto" w:sz="4" w:space="0"/>
            </w:tcBorders>
          </w:tcPr>
          <w:p w14:paraId="613795BB">
            <w:pPr>
              <w:spacing w:line="360" w:lineRule="auto"/>
              <w:jc w:val="center"/>
              <w:rPr>
                <w:rFonts w:hint="eastAsia" w:ascii="宋体" w:hAnsi="宋体"/>
                <w:szCs w:val="21"/>
              </w:rPr>
            </w:pPr>
            <w:r>
              <w:rPr>
                <w:rFonts w:hint="eastAsia" w:ascii="宋体" w:hAnsi="宋体"/>
                <w:szCs w:val="21"/>
              </w:rPr>
              <w:t>s</w:t>
            </w:r>
            <w:r>
              <w:rPr>
                <w:rFonts w:ascii="宋体" w:hAnsi="宋体"/>
                <w:szCs w:val="21"/>
              </w:rPr>
              <w:t>et</w:t>
            </w:r>
            <w:r>
              <w:rPr>
                <w:rFonts w:hint="eastAsia" w:ascii="宋体" w:hAnsi="宋体"/>
                <w:szCs w:val="21"/>
              </w:rPr>
              <w:t>Gamepublisher</w:t>
            </w:r>
            <w:r>
              <w:rPr>
                <w:rFonts w:ascii="宋体" w:hAnsi="宋体"/>
                <w:szCs w:val="21"/>
              </w:rPr>
              <w:t>ID()</w:t>
            </w:r>
          </w:p>
        </w:tc>
        <w:tc>
          <w:tcPr>
            <w:tcW w:w="1438" w:type="dxa"/>
            <w:tcBorders>
              <w:top w:val="single" w:color="auto" w:sz="4" w:space="0"/>
              <w:left w:val="single" w:color="auto" w:sz="4" w:space="0"/>
              <w:bottom w:val="single" w:color="auto" w:sz="4" w:space="0"/>
              <w:right w:val="single" w:color="auto" w:sz="4" w:space="0"/>
            </w:tcBorders>
          </w:tcPr>
          <w:p w14:paraId="07A57E98">
            <w:pPr>
              <w:spacing w:line="360" w:lineRule="auto"/>
              <w:jc w:val="center"/>
              <w:rPr>
                <w:rFonts w:hint="eastAsia" w:ascii="宋体" w:hAnsi="宋体"/>
                <w:szCs w:val="21"/>
              </w:rPr>
            </w:pPr>
            <w:r>
              <w:rPr>
                <w:rFonts w:hint="eastAsia" w:ascii="宋体" w:hAnsi="宋体"/>
                <w:szCs w:val="21"/>
              </w:rPr>
              <w:t>b</w:t>
            </w:r>
            <w:r>
              <w:rPr>
                <w:rFonts w:ascii="宋体" w:hAnsi="宋体"/>
                <w:szCs w:val="21"/>
              </w:rPr>
              <w:t>ool</w:t>
            </w:r>
          </w:p>
        </w:tc>
      </w:tr>
      <w:tr w14:paraId="0F52D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52DB45A9">
            <w:pPr>
              <w:spacing w:line="360" w:lineRule="auto"/>
              <w:jc w:val="center"/>
              <w:rPr>
                <w:rFonts w:hint="eastAsia" w:ascii="宋体" w:hAnsi="宋体"/>
                <w:szCs w:val="21"/>
              </w:rPr>
            </w:pPr>
            <w:r>
              <w:rPr>
                <w:rFonts w:hint="eastAsia" w:ascii="宋体" w:hAnsi="宋体"/>
                <w:szCs w:val="21"/>
              </w:rPr>
              <w:t>返回游戏名称</w:t>
            </w:r>
          </w:p>
        </w:tc>
        <w:tc>
          <w:tcPr>
            <w:tcW w:w="3102" w:type="dxa"/>
            <w:tcBorders>
              <w:top w:val="single" w:color="auto" w:sz="4" w:space="0"/>
              <w:left w:val="single" w:color="auto" w:sz="4" w:space="0"/>
              <w:bottom w:val="single" w:color="auto" w:sz="4" w:space="0"/>
              <w:right w:val="single" w:color="auto" w:sz="4" w:space="0"/>
            </w:tcBorders>
          </w:tcPr>
          <w:p w14:paraId="654307D6">
            <w:pPr>
              <w:spacing w:line="360" w:lineRule="auto"/>
              <w:jc w:val="center"/>
              <w:rPr>
                <w:rFonts w:hint="eastAsia" w:ascii="宋体" w:hAnsi="宋体"/>
                <w:szCs w:val="21"/>
              </w:rPr>
            </w:pPr>
            <w:r>
              <w:rPr>
                <w:rFonts w:hint="eastAsia" w:ascii="宋体" w:hAnsi="宋体"/>
                <w:szCs w:val="21"/>
              </w:rPr>
              <w:t>ge</w:t>
            </w:r>
            <w:r>
              <w:rPr>
                <w:rFonts w:ascii="宋体" w:hAnsi="宋体"/>
                <w:szCs w:val="21"/>
              </w:rPr>
              <w:t>t</w:t>
            </w:r>
            <w:r>
              <w:rPr>
                <w:rFonts w:hint="eastAsia" w:ascii="宋体" w:hAnsi="宋体"/>
                <w:szCs w:val="21"/>
              </w:rPr>
              <w:t>Gamename</w:t>
            </w:r>
            <w:r>
              <w:rPr>
                <w:rFonts w:ascii="宋体" w:hAnsi="宋体"/>
                <w:szCs w:val="21"/>
              </w:rPr>
              <w:t>()</w:t>
            </w:r>
          </w:p>
        </w:tc>
        <w:tc>
          <w:tcPr>
            <w:tcW w:w="1438" w:type="dxa"/>
            <w:tcBorders>
              <w:top w:val="single" w:color="auto" w:sz="4" w:space="0"/>
              <w:left w:val="single" w:color="auto" w:sz="4" w:space="0"/>
              <w:bottom w:val="single" w:color="auto" w:sz="4" w:space="0"/>
              <w:right w:val="single" w:color="auto" w:sz="4" w:space="0"/>
            </w:tcBorders>
          </w:tcPr>
          <w:p w14:paraId="7411DDF5">
            <w:pPr>
              <w:spacing w:line="360" w:lineRule="auto"/>
              <w:jc w:val="center"/>
              <w:rPr>
                <w:rFonts w:hint="eastAsia" w:ascii="宋体" w:hAnsi="宋体"/>
                <w:szCs w:val="21"/>
              </w:rPr>
            </w:pPr>
            <w:r>
              <w:rPr>
                <w:rFonts w:hint="eastAsia" w:ascii="宋体" w:hAnsi="宋体"/>
                <w:szCs w:val="21"/>
              </w:rPr>
              <w:t>string</w:t>
            </w:r>
          </w:p>
        </w:tc>
      </w:tr>
      <w:tr w14:paraId="583FD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0E26A0D7">
            <w:pPr>
              <w:spacing w:line="360" w:lineRule="auto"/>
              <w:jc w:val="center"/>
              <w:rPr>
                <w:rFonts w:hint="eastAsia" w:ascii="宋体" w:hAnsi="宋体"/>
                <w:szCs w:val="21"/>
              </w:rPr>
            </w:pPr>
            <w:r>
              <w:rPr>
                <w:rFonts w:hint="eastAsia" w:ascii="宋体" w:hAnsi="宋体"/>
                <w:szCs w:val="21"/>
              </w:rPr>
              <w:t>设置游戏名称</w:t>
            </w:r>
          </w:p>
        </w:tc>
        <w:tc>
          <w:tcPr>
            <w:tcW w:w="3102" w:type="dxa"/>
            <w:tcBorders>
              <w:top w:val="single" w:color="auto" w:sz="4" w:space="0"/>
              <w:left w:val="single" w:color="auto" w:sz="4" w:space="0"/>
              <w:bottom w:val="single" w:color="auto" w:sz="4" w:space="0"/>
              <w:right w:val="single" w:color="auto" w:sz="4" w:space="0"/>
            </w:tcBorders>
          </w:tcPr>
          <w:p w14:paraId="104050E1">
            <w:pPr>
              <w:spacing w:line="360" w:lineRule="auto"/>
              <w:jc w:val="center"/>
              <w:rPr>
                <w:rFonts w:hint="eastAsia" w:ascii="宋体" w:hAnsi="宋体"/>
                <w:szCs w:val="21"/>
              </w:rPr>
            </w:pPr>
            <w:r>
              <w:rPr>
                <w:rFonts w:hint="eastAsia" w:ascii="宋体" w:hAnsi="宋体"/>
                <w:szCs w:val="21"/>
              </w:rPr>
              <w:t>s</w:t>
            </w:r>
            <w:r>
              <w:rPr>
                <w:rFonts w:ascii="宋体" w:hAnsi="宋体"/>
                <w:szCs w:val="21"/>
              </w:rPr>
              <w:t>et</w:t>
            </w:r>
            <w:r>
              <w:rPr>
                <w:rFonts w:hint="eastAsia" w:ascii="宋体" w:hAnsi="宋体"/>
                <w:szCs w:val="21"/>
              </w:rPr>
              <w:t>Gamename</w:t>
            </w:r>
            <w:r>
              <w:rPr>
                <w:rFonts w:ascii="宋体" w:hAnsi="宋体"/>
                <w:szCs w:val="21"/>
              </w:rPr>
              <w:t>()</w:t>
            </w:r>
          </w:p>
        </w:tc>
        <w:tc>
          <w:tcPr>
            <w:tcW w:w="1438" w:type="dxa"/>
            <w:tcBorders>
              <w:top w:val="single" w:color="auto" w:sz="4" w:space="0"/>
              <w:left w:val="single" w:color="auto" w:sz="4" w:space="0"/>
              <w:bottom w:val="single" w:color="auto" w:sz="4" w:space="0"/>
              <w:right w:val="single" w:color="auto" w:sz="4" w:space="0"/>
            </w:tcBorders>
          </w:tcPr>
          <w:p w14:paraId="743ACD2E">
            <w:pPr>
              <w:spacing w:line="360" w:lineRule="auto"/>
              <w:jc w:val="center"/>
              <w:rPr>
                <w:rFonts w:hint="eastAsia" w:ascii="宋体" w:hAnsi="宋体"/>
                <w:szCs w:val="21"/>
              </w:rPr>
            </w:pPr>
            <w:r>
              <w:rPr>
                <w:rFonts w:ascii="宋体" w:hAnsi="宋体"/>
                <w:szCs w:val="21"/>
              </w:rPr>
              <w:t>bool</w:t>
            </w:r>
          </w:p>
        </w:tc>
      </w:tr>
      <w:tr w14:paraId="3FFF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40A5FEA7">
            <w:pPr>
              <w:spacing w:line="360" w:lineRule="auto"/>
              <w:jc w:val="center"/>
              <w:rPr>
                <w:rFonts w:hint="eastAsia" w:ascii="宋体" w:hAnsi="宋体"/>
                <w:szCs w:val="21"/>
              </w:rPr>
            </w:pPr>
            <w:r>
              <w:rPr>
                <w:rFonts w:hint="eastAsia" w:ascii="宋体" w:hAnsi="宋体"/>
                <w:szCs w:val="21"/>
              </w:rPr>
              <w:t>修改游戏名称</w:t>
            </w:r>
          </w:p>
        </w:tc>
        <w:tc>
          <w:tcPr>
            <w:tcW w:w="3102" w:type="dxa"/>
            <w:tcBorders>
              <w:top w:val="single" w:color="auto" w:sz="4" w:space="0"/>
              <w:left w:val="single" w:color="auto" w:sz="4" w:space="0"/>
              <w:bottom w:val="single" w:color="auto" w:sz="4" w:space="0"/>
              <w:right w:val="single" w:color="auto" w:sz="4" w:space="0"/>
            </w:tcBorders>
          </w:tcPr>
          <w:p w14:paraId="71EB2949">
            <w:pPr>
              <w:spacing w:line="360" w:lineRule="auto"/>
              <w:jc w:val="center"/>
              <w:rPr>
                <w:rFonts w:hint="eastAsia" w:ascii="宋体" w:hAnsi="宋体"/>
                <w:szCs w:val="21"/>
              </w:rPr>
            </w:pPr>
            <w:r>
              <w:rPr>
                <w:rFonts w:ascii="宋体" w:hAnsi="宋体"/>
                <w:szCs w:val="21"/>
              </w:rPr>
              <w:t>modify</w:t>
            </w:r>
            <w:r>
              <w:rPr>
                <w:rFonts w:hint="eastAsia" w:ascii="宋体" w:hAnsi="宋体"/>
                <w:szCs w:val="21"/>
              </w:rPr>
              <w:t>Gamename</w:t>
            </w:r>
            <w:r>
              <w:rPr>
                <w:rFonts w:ascii="宋体" w:hAnsi="宋体"/>
                <w:szCs w:val="21"/>
              </w:rPr>
              <w:t>()</w:t>
            </w:r>
          </w:p>
        </w:tc>
        <w:tc>
          <w:tcPr>
            <w:tcW w:w="1438" w:type="dxa"/>
            <w:tcBorders>
              <w:top w:val="single" w:color="auto" w:sz="4" w:space="0"/>
              <w:left w:val="single" w:color="auto" w:sz="4" w:space="0"/>
              <w:bottom w:val="single" w:color="auto" w:sz="4" w:space="0"/>
              <w:right w:val="single" w:color="auto" w:sz="4" w:space="0"/>
            </w:tcBorders>
          </w:tcPr>
          <w:p w14:paraId="46D60FA2">
            <w:pPr>
              <w:spacing w:line="360" w:lineRule="auto"/>
              <w:jc w:val="center"/>
              <w:rPr>
                <w:rFonts w:hint="eastAsia" w:ascii="宋体" w:hAnsi="宋体"/>
                <w:szCs w:val="21"/>
              </w:rPr>
            </w:pPr>
            <w:r>
              <w:rPr>
                <w:rFonts w:ascii="宋体" w:hAnsi="宋体"/>
                <w:szCs w:val="21"/>
              </w:rPr>
              <w:t>bool</w:t>
            </w:r>
          </w:p>
        </w:tc>
      </w:tr>
      <w:tr w14:paraId="70D0F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33A6FEF0">
            <w:pPr>
              <w:spacing w:line="360" w:lineRule="auto"/>
              <w:jc w:val="center"/>
              <w:rPr>
                <w:rFonts w:hint="eastAsia" w:ascii="宋体" w:hAnsi="宋体"/>
                <w:szCs w:val="21"/>
              </w:rPr>
            </w:pPr>
            <w:r>
              <w:rPr>
                <w:rFonts w:hint="eastAsia" w:ascii="宋体" w:hAnsi="宋体"/>
                <w:szCs w:val="21"/>
              </w:rPr>
              <w:t>返回游戏简介</w:t>
            </w:r>
          </w:p>
        </w:tc>
        <w:tc>
          <w:tcPr>
            <w:tcW w:w="3102" w:type="dxa"/>
            <w:tcBorders>
              <w:top w:val="single" w:color="auto" w:sz="4" w:space="0"/>
              <w:left w:val="single" w:color="auto" w:sz="4" w:space="0"/>
              <w:bottom w:val="single" w:color="auto" w:sz="4" w:space="0"/>
              <w:right w:val="single" w:color="auto" w:sz="4" w:space="0"/>
            </w:tcBorders>
          </w:tcPr>
          <w:p w14:paraId="21C321CD">
            <w:pPr>
              <w:spacing w:line="360" w:lineRule="auto"/>
              <w:jc w:val="center"/>
              <w:rPr>
                <w:rFonts w:hint="eastAsia" w:ascii="宋体" w:hAnsi="宋体"/>
                <w:szCs w:val="21"/>
              </w:rPr>
            </w:pPr>
            <w:r>
              <w:rPr>
                <w:rFonts w:ascii="宋体" w:hAnsi="宋体"/>
                <w:szCs w:val="21"/>
              </w:rPr>
              <w:t>get</w:t>
            </w:r>
            <w:r>
              <w:rPr>
                <w:rFonts w:hint="eastAsia" w:ascii="宋体" w:hAnsi="宋体"/>
                <w:szCs w:val="21"/>
              </w:rPr>
              <w:t>GameIntroduction</w:t>
            </w:r>
            <w:r>
              <w:rPr>
                <w:rFonts w:ascii="宋体" w:hAnsi="宋体"/>
                <w:szCs w:val="21"/>
              </w:rPr>
              <w:t>()</w:t>
            </w:r>
          </w:p>
        </w:tc>
        <w:tc>
          <w:tcPr>
            <w:tcW w:w="1438" w:type="dxa"/>
            <w:tcBorders>
              <w:top w:val="single" w:color="auto" w:sz="4" w:space="0"/>
              <w:left w:val="single" w:color="auto" w:sz="4" w:space="0"/>
              <w:bottom w:val="single" w:color="auto" w:sz="4" w:space="0"/>
              <w:right w:val="single" w:color="auto" w:sz="4" w:space="0"/>
            </w:tcBorders>
          </w:tcPr>
          <w:p w14:paraId="462A82EF">
            <w:pPr>
              <w:spacing w:line="360" w:lineRule="auto"/>
              <w:jc w:val="center"/>
              <w:rPr>
                <w:rFonts w:hint="eastAsia" w:ascii="宋体" w:hAnsi="宋体"/>
                <w:szCs w:val="21"/>
              </w:rPr>
            </w:pPr>
            <w:r>
              <w:rPr>
                <w:rFonts w:ascii="宋体" w:hAnsi="宋体"/>
                <w:szCs w:val="21"/>
              </w:rPr>
              <w:t>string</w:t>
            </w:r>
          </w:p>
        </w:tc>
      </w:tr>
      <w:tr w14:paraId="4390F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750B6655">
            <w:pPr>
              <w:spacing w:line="360" w:lineRule="auto"/>
              <w:jc w:val="center"/>
              <w:rPr>
                <w:rFonts w:hint="eastAsia" w:ascii="宋体" w:hAnsi="宋体"/>
                <w:szCs w:val="21"/>
              </w:rPr>
            </w:pPr>
            <w:r>
              <w:rPr>
                <w:rFonts w:hint="eastAsia" w:ascii="宋体" w:hAnsi="宋体"/>
                <w:szCs w:val="21"/>
              </w:rPr>
              <w:t>编写游戏简介</w:t>
            </w:r>
          </w:p>
        </w:tc>
        <w:tc>
          <w:tcPr>
            <w:tcW w:w="3102" w:type="dxa"/>
            <w:tcBorders>
              <w:top w:val="single" w:color="auto" w:sz="4" w:space="0"/>
              <w:left w:val="single" w:color="auto" w:sz="4" w:space="0"/>
              <w:bottom w:val="single" w:color="auto" w:sz="4" w:space="0"/>
              <w:right w:val="single" w:color="auto" w:sz="4" w:space="0"/>
            </w:tcBorders>
          </w:tcPr>
          <w:p w14:paraId="490D7899">
            <w:pPr>
              <w:spacing w:line="360" w:lineRule="auto"/>
              <w:jc w:val="center"/>
              <w:rPr>
                <w:rFonts w:hint="eastAsia" w:ascii="宋体" w:hAnsi="宋体"/>
                <w:szCs w:val="21"/>
              </w:rPr>
            </w:pPr>
            <w:r>
              <w:rPr>
                <w:rFonts w:ascii="宋体" w:hAnsi="宋体"/>
                <w:szCs w:val="21"/>
              </w:rPr>
              <w:t>set</w:t>
            </w:r>
            <w:r>
              <w:rPr>
                <w:rFonts w:hint="eastAsia" w:ascii="宋体" w:hAnsi="宋体"/>
                <w:szCs w:val="21"/>
              </w:rPr>
              <w:t>GameIntroduction</w:t>
            </w:r>
            <w:r>
              <w:rPr>
                <w:rFonts w:ascii="宋体" w:hAnsi="宋体"/>
                <w:szCs w:val="21"/>
              </w:rPr>
              <w:t>()</w:t>
            </w:r>
          </w:p>
        </w:tc>
        <w:tc>
          <w:tcPr>
            <w:tcW w:w="1438" w:type="dxa"/>
            <w:tcBorders>
              <w:top w:val="single" w:color="auto" w:sz="4" w:space="0"/>
              <w:left w:val="single" w:color="auto" w:sz="4" w:space="0"/>
              <w:bottom w:val="single" w:color="auto" w:sz="4" w:space="0"/>
              <w:right w:val="single" w:color="auto" w:sz="4" w:space="0"/>
            </w:tcBorders>
          </w:tcPr>
          <w:p w14:paraId="416FCC50">
            <w:pPr>
              <w:spacing w:line="360" w:lineRule="auto"/>
              <w:jc w:val="center"/>
              <w:rPr>
                <w:rFonts w:hint="eastAsia" w:ascii="宋体" w:hAnsi="宋体"/>
                <w:szCs w:val="21"/>
              </w:rPr>
            </w:pPr>
            <w:r>
              <w:rPr>
                <w:rFonts w:ascii="宋体" w:hAnsi="宋体"/>
                <w:szCs w:val="21"/>
              </w:rPr>
              <w:t>bool</w:t>
            </w:r>
          </w:p>
        </w:tc>
      </w:tr>
      <w:tr w14:paraId="46201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15F9DEE3">
            <w:pPr>
              <w:spacing w:line="360" w:lineRule="auto"/>
              <w:jc w:val="center"/>
              <w:rPr>
                <w:rFonts w:hint="eastAsia" w:ascii="宋体" w:hAnsi="宋体"/>
                <w:szCs w:val="21"/>
              </w:rPr>
            </w:pPr>
            <w:r>
              <w:rPr>
                <w:rFonts w:hint="eastAsia" w:ascii="宋体" w:hAnsi="宋体"/>
                <w:szCs w:val="21"/>
              </w:rPr>
              <w:t>修改游戏简介</w:t>
            </w:r>
          </w:p>
        </w:tc>
        <w:tc>
          <w:tcPr>
            <w:tcW w:w="3102" w:type="dxa"/>
            <w:tcBorders>
              <w:top w:val="single" w:color="auto" w:sz="4" w:space="0"/>
              <w:left w:val="single" w:color="auto" w:sz="4" w:space="0"/>
              <w:bottom w:val="single" w:color="auto" w:sz="4" w:space="0"/>
              <w:right w:val="single" w:color="auto" w:sz="4" w:space="0"/>
            </w:tcBorders>
          </w:tcPr>
          <w:p w14:paraId="28CD88C9">
            <w:pPr>
              <w:spacing w:line="360" w:lineRule="auto"/>
              <w:jc w:val="center"/>
              <w:rPr>
                <w:rFonts w:hint="eastAsia" w:ascii="宋体" w:hAnsi="宋体"/>
                <w:szCs w:val="21"/>
              </w:rPr>
            </w:pPr>
            <w:r>
              <w:rPr>
                <w:rFonts w:ascii="宋体" w:hAnsi="宋体"/>
                <w:szCs w:val="21"/>
              </w:rPr>
              <w:t>modify</w:t>
            </w:r>
            <w:r>
              <w:rPr>
                <w:rFonts w:hint="eastAsia" w:ascii="宋体" w:hAnsi="宋体"/>
                <w:szCs w:val="21"/>
              </w:rPr>
              <w:t>GameIntroduction</w:t>
            </w:r>
            <w:r>
              <w:rPr>
                <w:rFonts w:ascii="宋体" w:hAnsi="宋体"/>
                <w:szCs w:val="21"/>
              </w:rPr>
              <w:t>()</w:t>
            </w:r>
          </w:p>
        </w:tc>
        <w:tc>
          <w:tcPr>
            <w:tcW w:w="1438" w:type="dxa"/>
            <w:tcBorders>
              <w:top w:val="single" w:color="auto" w:sz="4" w:space="0"/>
              <w:left w:val="single" w:color="auto" w:sz="4" w:space="0"/>
              <w:bottom w:val="single" w:color="auto" w:sz="4" w:space="0"/>
              <w:right w:val="single" w:color="auto" w:sz="4" w:space="0"/>
            </w:tcBorders>
          </w:tcPr>
          <w:p w14:paraId="7F6DE490">
            <w:pPr>
              <w:spacing w:line="360" w:lineRule="auto"/>
              <w:jc w:val="center"/>
              <w:rPr>
                <w:rFonts w:hint="eastAsia" w:ascii="宋体" w:hAnsi="宋体"/>
                <w:szCs w:val="21"/>
              </w:rPr>
            </w:pPr>
            <w:r>
              <w:rPr>
                <w:rFonts w:ascii="宋体" w:hAnsi="宋体"/>
                <w:szCs w:val="21"/>
              </w:rPr>
              <w:t>bool</w:t>
            </w:r>
          </w:p>
        </w:tc>
      </w:tr>
      <w:tr w14:paraId="1D2F6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29F297A4">
            <w:pPr>
              <w:spacing w:line="360" w:lineRule="auto"/>
              <w:jc w:val="center"/>
              <w:rPr>
                <w:rFonts w:hint="eastAsia" w:ascii="宋体" w:hAnsi="宋体"/>
                <w:szCs w:val="21"/>
              </w:rPr>
            </w:pPr>
            <w:r>
              <w:rPr>
                <w:rFonts w:hint="eastAsia" w:ascii="宋体" w:hAnsi="宋体"/>
                <w:szCs w:val="21"/>
              </w:rPr>
              <w:t>返回游戏审核状态</w:t>
            </w:r>
          </w:p>
        </w:tc>
        <w:tc>
          <w:tcPr>
            <w:tcW w:w="3102" w:type="dxa"/>
            <w:tcBorders>
              <w:top w:val="single" w:color="auto" w:sz="4" w:space="0"/>
              <w:left w:val="single" w:color="auto" w:sz="4" w:space="0"/>
              <w:bottom w:val="single" w:color="auto" w:sz="4" w:space="0"/>
              <w:right w:val="single" w:color="auto" w:sz="4" w:space="0"/>
            </w:tcBorders>
          </w:tcPr>
          <w:p w14:paraId="56EE5FB7">
            <w:pPr>
              <w:spacing w:line="360" w:lineRule="auto"/>
              <w:jc w:val="center"/>
              <w:rPr>
                <w:rFonts w:hint="eastAsia" w:ascii="宋体" w:hAnsi="宋体"/>
                <w:szCs w:val="21"/>
              </w:rPr>
            </w:pPr>
            <w:r>
              <w:rPr>
                <w:rFonts w:ascii="宋体" w:hAnsi="宋体"/>
                <w:szCs w:val="21"/>
              </w:rPr>
              <w:t>g</w:t>
            </w:r>
            <w:r>
              <w:rPr>
                <w:rFonts w:hint="eastAsia" w:ascii="宋体" w:hAnsi="宋体"/>
                <w:szCs w:val="21"/>
              </w:rPr>
              <w:t>et</w:t>
            </w:r>
            <w:r>
              <w:rPr>
                <w:rFonts w:ascii="宋体" w:hAnsi="宋体"/>
                <w:szCs w:val="21"/>
              </w:rPr>
              <w:t>AuditState()</w:t>
            </w:r>
          </w:p>
        </w:tc>
        <w:tc>
          <w:tcPr>
            <w:tcW w:w="1438" w:type="dxa"/>
            <w:tcBorders>
              <w:top w:val="single" w:color="auto" w:sz="4" w:space="0"/>
              <w:left w:val="single" w:color="auto" w:sz="4" w:space="0"/>
              <w:bottom w:val="single" w:color="auto" w:sz="4" w:space="0"/>
              <w:right w:val="single" w:color="auto" w:sz="4" w:space="0"/>
            </w:tcBorders>
          </w:tcPr>
          <w:p w14:paraId="62105B89">
            <w:pPr>
              <w:spacing w:line="360" w:lineRule="auto"/>
              <w:jc w:val="center"/>
              <w:rPr>
                <w:rFonts w:hint="eastAsia" w:ascii="宋体" w:hAnsi="宋体"/>
                <w:szCs w:val="21"/>
              </w:rPr>
            </w:pPr>
            <w:r>
              <w:rPr>
                <w:rFonts w:ascii="宋体" w:hAnsi="宋体"/>
                <w:szCs w:val="21"/>
              </w:rPr>
              <w:t>string</w:t>
            </w:r>
          </w:p>
        </w:tc>
      </w:tr>
      <w:tr w14:paraId="505D3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521FCEC9">
            <w:pPr>
              <w:spacing w:line="360" w:lineRule="auto"/>
              <w:jc w:val="center"/>
              <w:rPr>
                <w:rFonts w:hint="eastAsia" w:ascii="宋体" w:hAnsi="宋体"/>
                <w:szCs w:val="21"/>
              </w:rPr>
            </w:pPr>
            <w:r>
              <w:rPr>
                <w:rFonts w:hint="eastAsia" w:ascii="宋体" w:hAnsi="宋体"/>
                <w:szCs w:val="21"/>
              </w:rPr>
              <w:t>设置游戏审核状态</w:t>
            </w:r>
          </w:p>
        </w:tc>
        <w:tc>
          <w:tcPr>
            <w:tcW w:w="3102" w:type="dxa"/>
            <w:tcBorders>
              <w:top w:val="single" w:color="auto" w:sz="4" w:space="0"/>
              <w:left w:val="single" w:color="auto" w:sz="4" w:space="0"/>
              <w:bottom w:val="single" w:color="auto" w:sz="4" w:space="0"/>
              <w:right w:val="single" w:color="auto" w:sz="4" w:space="0"/>
            </w:tcBorders>
          </w:tcPr>
          <w:p w14:paraId="2C7320D2">
            <w:pPr>
              <w:spacing w:line="360" w:lineRule="auto"/>
              <w:jc w:val="center"/>
              <w:rPr>
                <w:rFonts w:hint="eastAsia" w:ascii="宋体" w:hAnsi="宋体"/>
                <w:szCs w:val="21"/>
              </w:rPr>
            </w:pPr>
            <w:r>
              <w:rPr>
                <w:rFonts w:hint="eastAsia" w:ascii="宋体" w:hAnsi="宋体"/>
                <w:szCs w:val="21"/>
              </w:rPr>
              <w:t>s</w:t>
            </w:r>
            <w:r>
              <w:rPr>
                <w:rFonts w:ascii="宋体" w:hAnsi="宋体"/>
                <w:szCs w:val="21"/>
              </w:rPr>
              <w:t>etAuditState()</w:t>
            </w:r>
          </w:p>
        </w:tc>
        <w:tc>
          <w:tcPr>
            <w:tcW w:w="1438" w:type="dxa"/>
            <w:tcBorders>
              <w:top w:val="single" w:color="auto" w:sz="4" w:space="0"/>
              <w:left w:val="single" w:color="auto" w:sz="4" w:space="0"/>
              <w:bottom w:val="single" w:color="auto" w:sz="4" w:space="0"/>
              <w:right w:val="single" w:color="auto" w:sz="4" w:space="0"/>
            </w:tcBorders>
          </w:tcPr>
          <w:p w14:paraId="6B3C55B6">
            <w:pPr>
              <w:spacing w:line="360" w:lineRule="auto"/>
              <w:jc w:val="center"/>
              <w:rPr>
                <w:rFonts w:hint="eastAsia" w:ascii="宋体" w:hAnsi="宋体"/>
                <w:szCs w:val="21"/>
              </w:rPr>
            </w:pPr>
            <w:r>
              <w:rPr>
                <w:rFonts w:hint="eastAsia" w:ascii="宋体" w:hAnsi="宋体"/>
                <w:szCs w:val="21"/>
              </w:rPr>
              <w:t>b</w:t>
            </w:r>
            <w:r>
              <w:rPr>
                <w:rFonts w:ascii="宋体" w:hAnsi="宋体"/>
                <w:szCs w:val="21"/>
              </w:rPr>
              <w:t>ool</w:t>
            </w:r>
          </w:p>
        </w:tc>
      </w:tr>
      <w:tr w14:paraId="1F858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073D2CA3">
            <w:pPr>
              <w:spacing w:line="360" w:lineRule="auto"/>
              <w:jc w:val="center"/>
              <w:rPr>
                <w:rFonts w:hint="eastAsia" w:ascii="宋体" w:hAnsi="宋体"/>
                <w:szCs w:val="21"/>
              </w:rPr>
            </w:pPr>
            <w:r>
              <w:rPr>
                <w:rFonts w:hint="eastAsia" w:ascii="宋体" w:hAnsi="宋体"/>
                <w:szCs w:val="21"/>
              </w:rPr>
              <w:t>返回发布时间</w:t>
            </w:r>
          </w:p>
        </w:tc>
        <w:tc>
          <w:tcPr>
            <w:tcW w:w="3102" w:type="dxa"/>
            <w:tcBorders>
              <w:top w:val="single" w:color="auto" w:sz="4" w:space="0"/>
              <w:left w:val="single" w:color="auto" w:sz="4" w:space="0"/>
              <w:bottom w:val="single" w:color="auto" w:sz="4" w:space="0"/>
              <w:right w:val="single" w:color="auto" w:sz="4" w:space="0"/>
            </w:tcBorders>
          </w:tcPr>
          <w:p w14:paraId="097FF888">
            <w:pPr>
              <w:spacing w:line="360" w:lineRule="auto"/>
              <w:jc w:val="center"/>
              <w:rPr>
                <w:rFonts w:hint="eastAsia" w:ascii="宋体" w:hAnsi="宋体"/>
                <w:szCs w:val="21"/>
              </w:rPr>
            </w:pPr>
            <w:r>
              <w:rPr>
                <w:rFonts w:ascii="宋体" w:hAnsi="宋体"/>
                <w:szCs w:val="21"/>
              </w:rPr>
              <w:t>getPublishTime()</w:t>
            </w:r>
          </w:p>
        </w:tc>
        <w:tc>
          <w:tcPr>
            <w:tcW w:w="1438" w:type="dxa"/>
            <w:tcBorders>
              <w:top w:val="single" w:color="auto" w:sz="4" w:space="0"/>
              <w:left w:val="single" w:color="auto" w:sz="4" w:space="0"/>
              <w:bottom w:val="single" w:color="auto" w:sz="4" w:space="0"/>
              <w:right w:val="single" w:color="auto" w:sz="4" w:space="0"/>
            </w:tcBorders>
          </w:tcPr>
          <w:p w14:paraId="52216453">
            <w:pPr>
              <w:spacing w:line="360" w:lineRule="auto"/>
              <w:jc w:val="center"/>
              <w:rPr>
                <w:rFonts w:hint="eastAsia" w:ascii="宋体" w:hAnsi="宋体"/>
                <w:szCs w:val="21"/>
              </w:rPr>
            </w:pPr>
            <w:r>
              <w:rPr>
                <w:rFonts w:ascii="宋体" w:hAnsi="宋体"/>
                <w:szCs w:val="21"/>
              </w:rPr>
              <w:t>datetime</w:t>
            </w:r>
          </w:p>
        </w:tc>
      </w:tr>
      <w:tr w14:paraId="42A0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7649FA9A">
            <w:pPr>
              <w:spacing w:line="360" w:lineRule="auto"/>
              <w:jc w:val="center"/>
              <w:rPr>
                <w:rFonts w:hint="eastAsia" w:ascii="宋体" w:hAnsi="宋体"/>
                <w:szCs w:val="21"/>
              </w:rPr>
            </w:pPr>
            <w:r>
              <w:rPr>
                <w:rFonts w:hint="eastAsia" w:ascii="宋体" w:hAnsi="宋体"/>
                <w:szCs w:val="21"/>
              </w:rPr>
              <w:t>设置发布时间</w:t>
            </w:r>
          </w:p>
        </w:tc>
        <w:tc>
          <w:tcPr>
            <w:tcW w:w="3102" w:type="dxa"/>
            <w:tcBorders>
              <w:top w:val="single" w:color="auto" w:sz="4" w:space="0"/>
              <w:left w:val="single" w:color="auto" w:sz="4" w:space="0"/>
              <w:bottom w:val="single" w:color="auto" w:sz="4" w:space="0"/>
              <w:right w:val="single" w:color="auto" w:sz="4" w:space="0"/>
            </w:tcBorders>
          </w:tcPr>
          <w:p w14:paraId="68D2C2C9">
            <w:pPr>
              <w:spacing w:line="360" w:lineRule="auto"/>
              <w:jc w:val="center"/>
              <w:rPr>
                <w:rFonts w:hint="eastAsia" w:ascii="宋体" w:hAnsi="宋体"/>
                <w:szCs w:val="21"/>
              </w:rPr>
            </w:pPr>
            <w:r>
              <w:rPr>
                <w:rFonts w:ascii="宋体" w:hAnsi="宋体"/>
                <w:szCs w:val="21"/>
              </w:rPr>
              <w:t>setPublishTime()</w:t>
            </w:r>
          </w:p>
        </w:tc>
        <w:tc>
          <w:tcPr>
            <w:tcW w:w="1438" w:type="dxa"/>
            <w:tcBorders>
              <w:top w:val="single" w:color="auto" w:sz="4" w:space="0"/>
              <w:left w:val="single" w:color="auto" w:sz="4" w:space="0"/>
              <w:bottom w:val="single" w:color="auto" w:sz="4" w:space="0"/>
              <w:right w:val="single" w:color="auto" w:sz="4" w:space="0"/>
            </w:tcBorders>
          </w:tcPr>
          <w:p w14:paraId="5786FDEB">
            <w:pPr>
              <w:spacing w:line="360" w:lineRule="auto"/>
              <w:jc w:val="center"/>
              <w:rPr>
                <w:rFonts w:hint="eastAsia" w:ascii="宋体" w:hAnsi="宋体"/>
                <w:szCs w:val="21"/>
              </w:rPr>
            </w:pPr>
            <w:r>
              <w:rPr>
                <w:rFonts w:ascii="宋体" w:hAnsi="宋体"/>
                <w:szCs w:val="21"/>
              </w:rPr>
              <w:t>bool</w:t>
            </w:r>
          </w:p>
        </w:tc>
      </w:tr>
      <w:tr w14:paraId="4D9B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66270CCE">
            <w:pPr>
              <w:spacing w:line="360" w:lineRule="auto"/>
              <w:jc w:val="center"/>
              <w:rPr>
                <w:rFonts w:hint="eastAsia" w:ascii="宋体" w:hAnsi="宋体"/>
                <w:szCs w:val="21"/>
              </w:rPr>
            </w:pPr>
            <w:r>
              <w:rPr>
                <w:rFonts w:ascii="宋体" w:hAnsi="宋体"/>
                <w:szCs w:val="21"/>
              </w:rPr>
              <w:t>返回</w:t>
            </w:r>
            <w:r>
              <w:rPr>
                <w:rFonts w:hint="eastAsia" w:ascii="宋体" w:hAnsi="宋体"/>
                <w:szCs w:val="21"/>
              </w:rPr>
              <w:t>审核时间</w:t>
            </w:r>
          </w:p>
        </w:tc>
        <w:tc>
          <w:tcPr>
            <w:tcW w:w="3102" w:type="dxa"/>
            <w:tcBorders>
              <w:top w:val="single" w:color="auto" w:sz="4" w:space="0"/>
              <w:left w:val="single" w:color="auto" w:sz="4" w:space="0"/>
              <w:bottom w:val="single" w:color="auto" w:sz="4" w:space="0"/>
              <w:right w:val="single" w:color="auto" w:sz="4" w:space="0"/>
            </w:tcBorders>
          </w:tcPr>
          <w:p w14:paraId="374E597A">
            <w:pPr>
              <w:spacing w:line="360" w:lineRule="auto"/>
              <w:jc w:val="center"/>
              <w:rPr>
                <w:rFonts w:hint="eastAsia" w:ascii="宋体" w:hAnsi="宋体"/>
                <w:szCs w:val="21"/>
              </w:rPr>
            </w:pPr>
            <w:r>
              <w:rPr>
                <w:rFonts w:ascii="宋体" w:hAnsi="宋体"/>
                <w:szCs w:val="21"/>
              </w:rPr>
              <w:t>getAuditTime()</w:t>
            </w:r>
          </w:p>
        </w:tc>
        <w:tc>
          <w:tcPr>
            <w:tcW w:w="1438" w:type="dxa"/>
            <w:tcBorders>
              <w:top w:val="single" w:color="auto" w:sz="4" w:space="0"/>
              <w:left w:val="single" w:color="auto" w:sz="4" w:space="0"/>
              <w:bottom w:val="single" w:color="auto" w:sz="4" w:space="0"/>
              <w:right w:val="single" w:color="auto" w:sz="4" w:space="0"/>
            </w:tcBorders>
          </w:tcPr>
          <w:p w14:paraId="0AE16E75">
            <w:pPr>
              <w:spacing w:line="360" w:lineRule="auto"/>
              <w:jc w:val="center"/>
              <w:rPr>
                <w:rFonts w:hint="eastAsia" w:ascii="宋体" w:hAnsi="宋体"/>
                <w:szCs w:val="21"/>
              </w:rPr>
            </w:pPr>
            <w:r>
              <w:rPr>
                <w:rFonts w:ascii="宋体" w:hAnsi="宋体"/>
                <w:szCs w:val="21"/>
              </w:rPr>
              <w:t>datetime</w:t>
            </w:r>
          </w:p>
        </w:tc>
      </w:tr>
      <w:tr w14:paraId="1CAD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5E5D0C41">
            <w:pPr>
              <w:spacing w:line="360" w:lineRule="auto"/>
              <w:jc w:val="center"/>
              <w:rPr>
                <w:rFonts w:hint="eastAsia" w:ascii="宋体" w:hAnsi="宋体"/>
                <w:szCs w:val="21"/>
              </w:rPr>
            </w:pPr>
            <w:r>
              <w:rPr>
                <w:rFonts w:hint="eastAsia" w:ascii="宋体" w:hAnsi="宋体"/>
                <w:szCs w:val="21"/>
              </w:rPr>
              <w:t>设置审核时间</w:t>
            </w:r>
          </w:p>
        </w:tc>
        <w:tc>
          <w:tcPr>
            <w:tcW w:w="3102" w:type="dxa"/>
            <w:tcBorders>
              <w:top w:val="single" w:color="auto" w:sz="4" w:space="0"/>
              <w:left w:val="single" w:color="auto" w:sz="4" w:space="0"/>
              <w:bottom w:val="single" w:color="auto" w:sz="4" w:space="0"/>
              <w:right w:val="single" w:color="auto" w:sz="4" w:space="0"/>
            </w:tcBorders>
          </w:tcPr>
          <w:p w14:paraId="53FB6270">
            <w:pPr>
              <w:spacing w:line="360" w:lineRule="auto"/>
              <w:jc w:val="center"/>
              <w:rPr>
                <w:rFonts w:hint="eastAsia" w:ascii="宋体" w:hAnsi="宋体"/>
                <w:szCs w:val="21"/>
              </w:rPr>
            </w:pPr>
            <w:r>
              <w:rPr>
                <w:rFonts w:ascii="宋体" w:hAnsi="宋体"/>
                <w:szCs w:val="21"/>
              </w:rPr>
              <w:t>setAuditTime()</w:t>
            </w:r>
          </w:p>
        </w:tc>
        <w:tc>
          <w:tcPr>
            <w:tcW w:w="1438" w:type="dxa"/>
            <w:tcBorders>
              <w:top w:val="single" w:color="auto" w:sz="4" w:space="0"/>
              <w:left w:val="single" w:color="auto" w:sz="4" w:space="0"/>
              <w:bottom w:val="single" w:color="auto" w:sz="4" w:space="0"/>
              <w:right w:val="single" w:color="auto" w:sz="4" w:space="0"/>
            </w:tcBorders>
          </w:tcPr>
          <w:p w14:paraId="31EB7047">
            <w:pPr>
              <w:spacing w:line="360" w:lineRule="auto"/>
              <w:jc w:val="center"/>
              <w:rPr>
                <w:rFonts w:hint="eastAsia" w:ascii="宋体" w:hAnsi="宋体"/>
                <w:szCs w:val="21"/>
              </w:rPr>
            </w:pPr>
            <w:r>
              <w:rPr>
                <w:rFonts w:ascii="宋体" w:hAnsi="宋体"/>
                <w:szCs w:val="21"/>
              </w:rPr>
              <w:t>bool</w:t>
            </w:r>
          </w:p>
        </w:tc>
      </w:tr>
      <w:tr w14:paraId="2133F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320412B2">
            <w:pPr>
              <w:spacing w:line="360" w:lineRule="auto"/>
              <w:jc w:val="center"/>
              <w:rPr>
                <w:rFonts w:hint="eastAsia" w:ascii="宋体" w:hAnsi="宋体"/>
                <w:szCs w:val="21"/>
              </w:rPr>
            </w:pPr>
            <w:r>
              <w:rPr>
                <w:rFonts w:hint="eastAsia" w:ascii="宋体" w:hAnsi="宋体"/>
                <w:szCs w:val="21"/>
              </w:rPr>
              <w:t>返回下载链接</w:t>
            </w:r>
          </w:p>
        </w:tc>
        <w:tc>
          <w:tcPr>
            <w:tcW w:w="3102" w:type="dxa"/>
            <w:tcBorders>
              <w:top w:val="single" w:color="auto" w:sz="4" w:space="0"/>
              <w:left w:val="single" w:color="auto" w:sz="4" w:space="0"/>
              <w:bottom w:val="single" w:color="auto" w:sz="4" w:space="0"/>
              <w:right w:val="single" w:color="auto" w:sz="4" w:space="0"/>
            </w:tcBorders>
          </w:tcPr>
          <w:p w14:paraId="41D5E594">
            <w:pPr>
              <w:spacing w:line="360" w:lineRule="auto"/>
              <w:jc w:val="center"/>
              <w:rPr>
                <w:rFonts w:hint="eastAsia" w:ascii="宋体" w:hAnsi="宋体"/>
                <w:szCs w:val="21"/>
              </w:rPr>
            </w:pPr>
            <w:r>
              <w:rPr>
                <w:rFonts w:ascii="宋体" w:hAnsi="宋体"/>
                <w:szCs w:val="21"/>
              </w:rPr>
              <w:t>g</w:t>
            </w:r>
            <w:r>
              <w:rPr>
                <w:rFonts w:hint="eastAsia" w:ascii="宋体" w:hAnsi="宋体"/>
                <w:szCs w:val="21"/>
              </w:rPr>
              <w:t>etdownloadlink</w:t>
            </w:r>
            <w:r>
              <w:rPr>
                <w:rFonts w:ascii="宋体" w:hAnsi="宋体"/>
                <w:szCs w:val="21"/>
              </w:rPr>
              <w:t>()</w:t>
            </w:r>
          </w:p>
        </w:tc>
        <w:tc>
          <w:tcPr>
            <w:tcW w:w="1438" w:type="dxa"/>
            <w:tcBorders>
              <w:top w:val="single" w:color="auto" w:sz="4" w:space="0"/>
              <w:left w:val="single" w:color="auto" w:sz="4" w:space="0"/>
              <w:bottom w:val="single" w:color="auto" w:sz="4" w:space="0"/>
              <w:right w:val="single" w:color="auto" w:sz="4" w:space="0"/>
            </w:tcBorders>
          </w:tcPr>
          <w:p w14:paraId="4EB819B3">
            <w:pPr>
              <w:spacing w:line="360" w:lineRule="auto"/>
              <w:jc w:val="center"/>
              <w:rPr>
                <w:rFonts w:hint="eastAsia" w:ascii="宋体" w:hAnsi="宋体"/>
                <w:szCs w:val="21"/>
              </w:rPr>
            </w:pPr>
            <w:r>
              <w:rPr>
                <w:rFonts w:ascii="宋体" w:hAnsi="宋体"/>
                <w:szCs w:val="21"/>
              </w:rPr>
              <w:t>string</w:t>
            </w:r>
          </w:p>
        </w:tc>
      </w:tr>
      <w:tr w14:paraId="6CA90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4C4F76D3">
            <w:pPr>
              <w:spacing w:line="360" w:lineRule="auto"/>
              <w:jc w:val="center"/>
              <w:rPr>
                <w:rFonts w:hint="eastAsia" w:ascii="宋体" w:hAnsi="宋体"/>
                <w:szCs w:val="21"/>
              </w:rPr>
            </w:pPr>
            <w:r>
              <w:rPr>
                <w:rFonts w:hint="eastAsia" w:ascii="宋体" w:hAnsi="宋体"/>
                <w:szCs w:val="21"/>
              </w:rPr>
              <w:t>设置下载链接</w:t>
            </w:r>
          </w:p>
        </w:tc>
        <w:tc>
          <w:tcPr>
            <w:tcW w:w="3102" w:type="dxa"/>
          </w:tcPr>
          <w:p w14:paraId="55C419FA">
            <w:pPr>
              <w:spacing w:line="360" w:lineRule="auto"/>
              <w:jc w:val="center"/>
              <w:rPr>
                <w:rFonts w:hint="eastAsia" w:ascii="宋体" w:hAnsi="宋体"/>
                <w:szCs w:val="21"/>
              </w:rPr>
            </w:pPr>
            <w:r>
              <w:rPr>
                <w:rFonts w:hint="eastAsia" w:ascii="宋体" w:hAnsi="宋体"/>
                <w:szCs w:val="21"/>
              </w:rPr>
              <w:t>s</w:t>
            </w:r>
            <w:r>
              <w:rPr>
                <w:rFonts w:ascii="宋体" w:hAnsi="宋体"/>
                <w:szCs w:val="21"/>
              </w:rPr>
              <w:t>et</w:t>
            </w:r>
            <w:r>
              <w:rPr>
                <w:rFonts w:hint="eastAsia" w:ascii="宋体" w:hAnsi="宋体"/>
                <w:szCs w:val="21"/>
              </w:rPr>
              <w:t>downloadlink</w:t>
            </w:r>
            <w:r>
              <w:rPr>
                <w:rFonts w:ascii="宋体" w:hAnsi="宋体"/>
                <w:szCs w:val="21"/>
              </w:rPr>
              <w:t>()</w:t>
            </w:r>
          </w:p>
        </w:tc>
        <w:tc>
          <w:tcPr>
            <w:tcW w:w="1438" w:type="dxa"/>
          </w:tcPr>
          <w:p w14:paraId="63586A2C">
            <w:pPr>
              <w:spacing w:line="360" w:lineRule="auto"/>
              <w:jc w:val="center"/>
              <w:rPr>
                <w:rFonts w:hint="eastAsia" w:ascii="宋体" w:hAnsi="宋体"/>
                <w:szCs w:val="21"/>
              </w:rPr>
            </w:pPr>
            <w:r>
              <w:rPr>
                <w:rFonts w:hint="eastAsia" w:ascii="宋体" w:hAnsi="宋体"/>
                <w:szCs w:val="21"/>
              </w:rPr>
              <w:t>b</w:t>
            </w:r>
            <w:r>
              <w:rPr>
                <w:rFonts w:ascii="宋体" w:hAnsi="宋体"/>
                <w:szCs w:val="21"/>
              </w:rPr>
              <w:t>ool</w:t>
            </w:r>
          </w:p>
        </w:tc>
      </w:tr>
      <w:tr w14:paraId="452A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30C12CDD">
            <w:pPr>
              <w:spacing w:line="360" w:lineRule="auto"/>
              <w:jc w:val="center"/>
              <w:rPr>
                <w:rFonts w:hint="eastAsia" w:ascii="宋体" w:hAnsi="宋体"/>
                <w:szCs w:val="21"/>
              </w:rPr>
            </w:pPr>
            <w:r>
              <w:rPr>
                <w:rFonts w:hint="eastAsia" w:ascii="宋体" w:hAnsi="宋体"/>
                <w:szCs w:val="21"/>
              </w:rPr>
              <w:t>返回游戏内存</w:t>
            </w:r>
          </w:p>
        </w:tc>
        <w:tc>
          <w:tcPr>
            <w:tcW w:w="3102" w:type="dxa"/>
          </w:tcPr>
          <w:p w14:paraId="7DEA8A82">
            <w:pPr>
              <w:spacing w:line="360" w:lineRule="auto"/>
              <w:jc w:val="center"/>
              <w:rPr>
                <w:rFonts w:hint="eastAsia" w:ascii="宋体" w:hAnsi="宋体"/>
                <w:szCs w:val="21"/>
              </w:rPr>
            </w:pPr>
            <w:r>
              <w:rPr>
                <w:rFonts w:ascii="宋体" w:hAnsi="宋体"/>
                <w:szCs w:val="21"/>
              </w:rPr>
              <w:t>g</w:t>
            </w:r>
            <w:r>
              <w:rPr>
                <w:rFonts w:hint="eastAsia" w:ascii="宋体" w:hAnsi="宋体"/>
                <w:szCs w:val="21"/>
              </w:rPr>
              <w:t>etmemorysize</w:t>
            </w:r>
            <w:r>
              <w:rPr>
                <w:rFonts w:ascii="宋体" w:hAnsi="宋体"/>
                <w:szCs w:val="21"/>
              </w:rPr>
              <w:t>()</w:t>
            </w:r>
          </w:p>
        </w:tc>
        <w:tc>
          <w:tcPr>
            <w:tcW w:w="1438" w:type="dxa"/>
          </w:tcPr>
          <w:p w14:paraId="38199CBC">
            <w:pPr>
              <w:spacing w:line="360" w:lineRule="auto"/>
              <w:jc w:val="center"/>
              <w:rPr>
                <w:rFonts w:hint="eastAsia" w:ascii="宋体" w:hAnsi="宋体"/>
                <w:szCs w:val="21"/>
              </w:rPr>
            </w:pPr>
            <w:r>
              <w:rPr>
                <w:rFonts w:ascii="宋体" w:hAnsi="宋体"/>
                <w:szCs w:val="21"/>
              </w:rPr>
              <w:t>string</w:t>
            </w:r>
          </w:p>
        </w:tc>
      </w:tr>
      <w:tr w14:paraId="383BE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6BDCB975">
            <w:pPr>
              <w:spacing w:line="360" w:lineRule="auto"/>
              <w:jc w:val="center"/>
              <w:rPr>
                <w:rFonts w:hint="eastAsia" w:ascii="宋体" w:hAnsi="宋体"/>
                <w:szCs w:val="21"/>
              </w:rPr>
            </w:pPr>
            <w:r>
              <w:rPr>
                <w:rFonts w:hint="eastAsia" w:ascii="宋体" w:hAnsi="宋体"/>
                <w:szCs w:val="21"/>
              </w:rPr>
              <w:t>设置游戏内存</w:t>
            </w:r>
          </w:p>
        </w:tc>
        <w:tc>
          <w:tcPr>
            <w:tcW w:w="3102" w:type="dxa"/>
          </w:tcPr>
          <w:p w14:paraId="3F0FE9EA">
            <w:pPr>
              <w:spacing w:line="360" w:lineRule="auto"/>
              <w:jc w:val="center"/>
              <w:rPr>
                <w:rFonts w:hint="eastAsia" w:ascii="宋体" w:hAnsi="宋体"/>
                <w:szCs w:val="21"/>
              </w:rPr>
            </w:pPr>
            <w:r>
              <w:rPr>
                <w:rFonts w:hint="eastAsia" w:ascii="宋体" w:hAnsi="宋体"/>
                <w:szCs w:val="21"/>
              </w:rPr>
              <w:t>s</w:t>
            </w:r>
            <w:r>
              <w:rPr>
                <w:rFonts w:ascii="宋体" w:hAnsi="宋体"/>
                <w:szCs w:val="21"/>
              </w:rPr>
              <w:t>et</w:t>
            </w:r>
            <w:r>
              <w:rPr>
                <w:rFonts w:hint="eastAsia" w:ascii="宋体" w:hAnsi="宋体"/>
                <w:szCs w:val="21"/>
              </w:rPr>
              <w:t>memorysize</w:t>
            </w:r>
            <w:r>
              <w:rPr>
                <w:rFonts w:ascii="宋体" w:hAnsi="宋体"/>
                <w:szCs w:val="21"/>
              </w:rPr>
              <w:t>()</w:t>
            </w:r>
          </w:p>
        </w:tc>
        <w:tc>
          <w:tcPr>
            <w:tcW w:w="1438" w:type="dxa"/>
          </w:tcPr>
          <w:p w14:paraId="55C39861">
            <w:pPr>
              <w:spacing w:line="360" w:lineRule="auto"/>
              <w:jc w:val="center"/>
              <w:rPr>
                <w:rFonts w:hint="eastAsia" w:ascii="宋体" w:hAnsi="宋体"/>
                <w:szCs w:val="21"/>
              </w:rPr>
            </w:pPr>
            <w:r>
              <w:rPr>
                <w:rFonts w:hint="eastAsia" w:ascii="宋体" w:hAnsi="宋体"/>
                <w:szCs w:val="21"/>
              </w:rPr>
              <w:t>b</w:t>
            </w:r>
            <w:r>
              <w:rPr>
                <w:rFonts w:ascii="宋体" w:hAnsi="宋体"/>
                <w:szCs w:val="21"/>
              </w:rPr>
              <w:t>ool</w:t>
            </w:r>
          </w:p>
        </w:tc>
      </w:tr>
      <w:tr w14:paraId="188D9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43CFD21A">
            <w:pPr>
              <w:spacing w:line="360" w:lineRule="auto"/>
              <w:jc w:val="center"/>
              <w:rPr>
                <w:rFonts w:hint="eastAsia" w:ascii="宋体" w:hAnsi="宋体"/>
                <w:szCs w:val="21"/>
              </w:rPr>
            </w:pPr>
            <w:r>
              <w:rPr>
                <w:rFonts w:hint="eastAsia" w:ascii="宋体" w:hAnsi="宋体"/>
                <w:szCs w:val="21"/>
              </w:rPr>
              <w:t>返回游戏</w:t>
            </w:r>
            <w:ins w:id="176" w:author="快乐的小丸子" w:date="2024-11-06T23:01:32Z">
              <w:r>
                <w:rPr>
                  <w:rFonts w:hint="eastAsia" w:ascii="宋体" w:hAnsi="宋体"/>
                  <w:szCs w:val="21"/>
                  <w:lang w:val="en-US" w:eastAsia="zh-CN"/>
                </w:rPr>
                <w:t>类型</w:t>
              </w:r>
            </w:ins>
            <w:del w:id="177" w:author="快乐的小丸子" w:date="2024-11-06T23:01:30Z">
              <w:r>
                <w:rPr>
                  <w:rFonts w:hint="eastAsia" w:ascii="宋体" w:hAnsi="宋体"/>
                  <w:szCs w:val="21"/>
                </w:rPr>
                <w:delText>属性</w:delText>
              </w:r>
            </w:del>
          </w:p>
        </w:tc>
        <w:tc>
          <w:tcPr>
            <w:tcW w:w="3102" w:type="dxa"/>
          </w:tcPr>
          <w:p w14:paraId="73EA3DA8">
            <w:pPr>
              <w:spacing w:line="360" w:lineRule="auto"/>
              <w:jc w:val="center"/>
              <w:rPr>
                <w:rFonts w:hint="eastAsia" w:ascii="宋体" w:hAnsi="宋体"/>
                <w:szCs w:val="21"/>
              </w:rPr>
            </w:pPr>
            <w:r>
              <w:rPr>
                <w:rFonts w:ascii="宋体" w:hAnsi="宋体"/>
                <w:szCs w:val="21"/>
              </w:rPr>
              <w:t>G</w:t>
            </w:r>
            <w:r>
              <w:rPr>
                <w:rFonts w:hint="eastAsia" w:ascii="宋体" w:hAnsi="宋体"/>
                <w:szCs w:val="21"/>
              </w:rPr>
              <w:t>et</w:t>
            </w:r>
            <w:ins w:id="178" w:author="快乐的小丸子" w:date="2024-11-06T23:10:53Z">
              <w:r>
                <w:rPr>
                  <w:rFonts w:hint="eastAsia" w:ascii="宋体" w:hAnsi="宋体"/>
                  <w:szCs w:val="21"/>
                  <w:lang w:val="en-US" w:eastAsia="zh-CN"/>
                </w:rPr>
                <w:t>game</w:t>
              </w:r>
            </w:ins>
            <w:ins w:id="179" w:author="快乐的小丸子" w:date="2024-11-06T23:10:56Z">
              <w:r>
                <w:rPr>
                  <w:rFonts w:hint="eastAsia" w:ascii="宋体" w:hAnsi="宋体"/>
                  <w:szCs w:val="21"/>
                  <w:lang w:val="en-US" w:eastAsia="zh-CN"/>
                </w:rPr>
                <w:t>kin</w:t>
              </w:r>
            </w:ins>
            <w:ins w:id="180" w:author="快乐的小丸子" w:date="2024-11-06T23:10:57Z">
              <w:r>
                <w:rPr>
                  <w:rFonts w:hint="eastAsia" w:ascii="宋体" w:hAnsi="宋体"/>
                  <w:szCs w:val="21"/>
                  <w:lang w:val="en-US" w:eastAsia="zh-CN"/>
                </w:rPr>
                <w:t>d</w:t>
              </w:r>
            </w:ins>
            <w:del w:id="181" w:author="快乐的小丸子" w:date="2024-11-06T23:10:50Z">
              <w:r>
                <w:rPr>
                  <w:rFonts w:hint="eastAsia" w:ascii="宋体" w:hAnsi="宋体"/>
                  <w:szCs w:val="21"/>
                </w:rPr>
                <w:delText>as</w:delText>
              </w:r>
            </w:del>
            <w:del w:id="182" w:author="快乐的小丸子" w:date="2024-11-06T23:10:49Z">
              <w:r>
                <w:rPr>
                  <w:rFonts w:hint="eastAsia" w:ascii="宋体" w:hAnsi="宋体"/>
                  <w:szCs w:val="21"/>
                </w:rPr>
                <w:delText>pect</w:delText>
              </w:r>
            </w:del>
            <w:r>
              <w:rPr>
                <w:rFonts w:ascii="宋体" w:hAnsi="宋体"/>
                <w:szCs w:val="21"/>
              </w:rPr>
              <w:t>()</w:t>
            </w:r>
          </w:p>
        </w:tc>
        <w:tc>
          <w:tcPr>
            <w:tcW w:w="1438" w:type="dxa"/>
          </w:tcPr>
          <w:p w14:paraId="54F31BCB">
            <w:pPr>
              <w:spacing w:line="360" w:lineRule="auto"/>
              <w:jc w:val="center"/>
              <w:rPr>
                <w:rFonts w:hint="eastAsia" w:ascii="宋体" w:hAnsi="宋体"/>
                <w:szCs w:val="21"/>
              </w:rPr>
            </w:pPr>
            <w:r>
              <w:rPr>
                <w:rFonts w:ascii="宋体" w:hAnsi="宋体"/>
                <w:szCs w:val="21"/>
              </w:rPr>
              <w:t>string</w:t>
            </w:r>
          </w:p>
        </w:tc>
      </w:tr>
      <w:tr w14:paraId="16355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Pr>
          <w:p w14:paraId="070B1CE3">
            <w:pPr>
              <w:spacing w:line="360" w:lineRule="auto"/>
              <w:jc w:val="center"/>
              <w:rPr>
                <w:rFonts w:hint="eastAsia" w:ascii="宋体" w:hAnsi="宋体"/>
                <w:szCs w:val="21"/>
              </w:rPr>
            </w:pPr>
            <w:r>
              <w:rPr>
                <w:rFonts w:hint="eastAsia" w:ascii="宋体" w:hAnsi="宋体"/>
                <w:szCs w:val="21"/>
              </w:rPr>
              <w:t>设置游戏</w:t>
            </w:r>
            <w:ins w:id="183" w:author="快乐的小丸子" w:date="2024-11-06T23:01:36Z">
              <w:r>
                <w:rPr>
                  <w:rFonts w:hint="eastAsia" w:ascii="宋体" w:hAnsi="宋体"/>
                  <w:szCs w:val="21"/>
                  <w:lang w:val="en-US" w:eastAsia="zh-CN"/>
                </w:rPr>
                <w:t>类型</w:t>
              </w:r>
            </w:ins>
            <w:del w:id="184" w:author="快乐的小丸子" w:date="2024-11-06T23:01:34Z">
              <w:r>
                <w:rPr>
                  <w:rFonts w:hint="eastAsia" w:ascii="宋体" w:hAnsi="宋体"/>
                  <w:szCs w:val="21"/>
                </w:rPr>
                <w:delText>属性</w:delText>
              </w:r>
            </w:del>
          </w:p>
        </w:tc>
        <w:tc>
          <w:tcPr>
            <w:tcW w:w="3102" w:type="dxa"/>
          </w:tcPr>
          <w:p w14:paraId="19B4E6BF">
            <w:pPr>
              <w:spacing w:line="360" w:lineRule="auto"/>
              <w:jc w:val="center"/>
              <w:rPr>
                <w:rFonts w:hint="eastAsia" w:ascii="宋体" w:hAnsi="宋体"/>
                <w:szCs w:val="21"/>
              </w:rPr>
            </w:pPr>
            <w:r>
              <w:rPr>
                <w:rFonts w:hint="eastAsia" w:ascii="宋体" w:hAnsi="宋体"/>
                <w:szCs w:val="21"/>
              </w:rPr>
              <w:t>s</w:t>
            </w:r>
            <w:r>
              <w:rPr>
                <w:rFonts w:ascii="宋体" w:hAnsi="宋体"/>
                <w:szCs w:val="21"/>
              </w:rPr>
              <w:t>et</w:t>
            </w:r>
            <w:ins w:id="185" w:author="快乐的小丸子" w:date="2024-11-06T23:11:05Z">
              <w:r>
                <w:rPr>
                  <w:rFonts w:hint="eastAsia" w:ascii="宋体" w:hAnsi="宋体"/>
                  <w:szCs w:val="21"/>
                  <w:lang w:val="en-US" w:eastAsia="zh-CN"/>
                </w:rPr>
                <w:t>g</w:t>
              </w:r>
            </w:ins>
            <w:ins w:id="186" w:author="快乐的小丸子" w:date="2024-11-06T23:11:06Z">
              <w:r>
                <w:rPr>
                  <w:rFonts w:hint="eastAsia" w:ascii="宋体" w:hAnsi="宋体"/>
                  <w:szCs w:val="21"/>
                  <w:lang w:val="en-US" w:eastAsia="zh-CN"/>
                </w:rPr>
                <w:t>ame</w:t>
              </w:r>
            </w:ins>
            <w:ins w:id="187" w:author="快乐的小丸子" w:date="2024-11-06T23:11:07Z">
              <w:r>
                <w:rPr>
                  <w:rFonts w:hint="eastAsia" w:ascii="宋体" w:hAnsi="宋体"/>
                  <w:szCs w:val="21"/>
                  <w:lang w:val="en-US" w:eastAsia="zh-CN"/>
                </w:rPr>
                <w:t>kind</w:t>
              </w:r>
            </w:ins>
            <w:del w:id="188" w:author="快乐的小丸子" w:date="2024-11-06T23:11:01Z">
              <w:r>
                <w:rPr>
                  <w:rFonts w:hint="eastAsia" w:ascii="宋体" w:hAnsi="宋体"/>
                  <w:szCs w:val="21"/>
                </w:rPr>
                <w:delText>a</w:delText>
              </w:r>
            </w:del>
            <w:del w:id="189" w:author="快乐的小丸子" w:date="2024-11-06T23:11:00Z">
              <w:r>
                <w:rPr>
                  <w:rFonts w:hint="eastAsia" w:ascii="宋体" w:hAnsi="宋体"/>
                  <w:szCs w:val="21"/>
                </w:rPr>
                <w:delText>sp</w:delText>
              </w:r>
            </w:del>
            <w:del w:id="190" w:author="快乐的小丸子" w:date="2024-11-06T23:10:59Z">
              <w:r>
                <w:rPr>
                  <w:rFonts w:hint="eastAsia" w:ascii="宋体" w:hAnsi="宋体"/>
                  <w:szCs w:val="21"/>
                </w:rPr>
                <w:delText>ect</w:delText>
              </w:r>
            </w:del>
            <w:r>
              <w:rPr>
                <w:rFonts w:ascii="宋体" w:hAnsi="宋体"/>
                <w:szCs w:val="21"/>
              </w:rPr>
              <w:t>()</w:t>
            </w:r>
          </w:p>
        </w:tc>
        <w:tc>
          <w:tcPr>
            <w:tcW w:w="1438" w:type="dxa"/>
          </w:tcPr>
          <w:p w14:paraId="29DE1B92">
            <w:pPr>
              <w:spacing w:line="360" w:lineRule="auto"/>
              <w:jc w:val="center"/>
              <w:rPr>
                <w:rFonts w:hint="eastAsia" w:ascii="宋体" w:hAnsi="宋体"/>
                <w:szCs w:val="21"/>
              </w:rPr>
            </w:pPr>
            <w:r>
              <w:rPr>
                <w:rFonts w:hint="eastAsia" w:ascii="宋体" w:hAnsi="宋体"/>
                <w:szCs w:val="21"/>
              </w:rPr>
              <w:t>b</w:t>
            </w:r>
            <w:r>
              <w:rPr>
                <w:rFonts w:ascii="宋体" w:hAnsi="宋体"/>
                <w:szCs w:val="21"/>
              </w:rPr>
              <w:t>ool</w:t>
            </w:r>
          </w:p>
        </w:tc>
      </w:tr>
    </w:tbl>
    <w:p w14:paraId="02CB2D85">
      <w:pPr>
        <w:spacing w:line="360" w:lineRule="auto"/>
        <w:jc w:val="center"/>
        <w:rPr>
          <w:rFonts w:hint="eastAsia" w:ascii="宋体" w:hAnsi="宋体"/>
          <w:szCs w:val="21"/>
        </w:rPr>
      </w:pPr>
    </w:p>
    <w:p w14:paraId="278327A2">
      <w:pPr>
        <w:spacing w:line="360" w:lineRule="auto"/>
        <w:jc w:val="left"/>
        <w:rPr>
          <w:del w:id="191" w:author="快乐的小丸子" w:date="2024-11-06T22:42:36Z"/>
          <w:rFonts w:hint="eastAsia" w:ascii="宋体" w:hAnsi="宋体"/>
          <w:b/>
          <w:bCs/>
          <w:szCs w:val="21"/>
        </w:rPr>
      </w:pPr>
      <w:del w:id="192" w:author="快乐的小丸子" w:date="2024-11-06T22:42:36Z">
        <w:r>
          <w:rPr>
            <w:rFonts w:hint="eastAsia" w:ascii="宋体" w:hAnsi="宋体"/>
            <w:b/>
            <w:bCs/>
            <w:szCs w:val="21"/>
          </w:rPr>
          <w:delText>类名：Forum（论坛类）</w:delText>
        </w:r>
      </w:del>
    </w:p>
    <w:p w14:paraId="74FC91EF">
      <w:pPr>
        <w:spacing w:line="360" w:lineRule="auto"/>
        <w:jc w:val="left"/>
        <w:rPr>
          <w:del w:id="193" w:author="快乐的小丸子" w:date="2024-11-06T22:42:36Z"/>
          <w:rFonts w:hint="eastAsia" w:ascii="宋体" w:hAnsi="宋体"/>
          <w:b/>
          <w:bCs/>
          <w:szCs w:val="21"/>
        </w:rPr>
      </w:pPr>
      <w:del w:id="194" w:author="快乐的小丸子" w:date="2024-11-06T22:42:36Z">
        <w:r>
          <w:rPr>
            <w:rFonts w:hint="eastAsia" w:ascii="宋体" w:hAnsi="宋体"/>
            <w:b/>
            <w:bCs/>
            <w:szCs w:val="21"/>
          </w:rPr>
          <w:delText>操作表如表3.2.6所示：</w:delText>
        </w:r>
      </w:del>
    </w:p>
    <w:p w14:paraId="6239D126">
      <w:pPr>
        <w:spacing w:line="360" w:lineRule="auto"/>
        <w:jc w:val="center"/>
        <w:rPr>
          <w:del w:id="195" w:author="快乐的小丸子" w:date="2024-11-06T22:42:36Z"/>
          <w:rFonts w:hint="eastAsia" w:ascii="宋体" w:hAnsi="宋体"/>
          <w:szCs w:val="21"/>
        </w:rPr>
      </w:pPr>
      <w:del w:id="196" w:author="快乐的小丸子" w:date="2024-11-06T22:42:36Z">
        <w:r>
          <w:rPr>
            <w:rFonts w:hint="eastAsia" w:ascii="宋体" w:hAnsi="宋体"/>
            <w:szCs w:val="21"/>
          </w:rPr>
          <w:delText>表3</w:delText>
        </w:r>
      </w:del>
      <w:del w:id="197" w:author="快乐的小丸子" w:date="2024-11-06T22:42:36Z">
        <w:r>
          <w:rPr>
            <w:rFonts w:ascii="宋体" w:hAnsi="宋体"/>
            <w:szCs w:val="21"/>
          </w:rPr>
          <w:delText>.</w:delText>
        </w:r>
      </w:del>
      <w:del w:id="198" w:author="快乐的小丸子" w:date="2024-11-06T22:42:36Z">
        <w:r>
          <w:rPr>
            <w:rFonts w:hint="eastAsia" w:ascii="宋体" w:hAnsi="宋体"/>
            <w:szCs w:val="21"/>
          </w:rPr>
          <w:delText>2</w:delText>
        </w:r>
      </w:del>
      <w:del w:id="199" w:author="快乐的小丸子" w:date="2024-11-06T22:42:36Z">
        <w:r>
          <w:rPr>
            <w:rFonts w:ascii="宋体" w:hAnsi="宋体"/>
            <w:szCs w:val="21"/>
          </w:rPr>
          <w:delText>.</w:delText>
        </w:r>
      </w:del>
      <w:del w:id="200" w:author="快乐的小丸子" w:date="2024-11-06T22:42:36Z">
        <w:r>
          <w:rPr>
            <w:rFonts w:hint="eastAsia" w:ascii="宋体" w:hAnsi="宋体"/>
            <w:szCs w:val="21"/>
          </w:rPr>
          <w:delText>6</w:delText>
        </w:r>
      </w:del>
      <w:del w:id="201" w:author="快乐的小丸子" w:date="2024-11-06T22:42:36Z">
        <w:r>
          <w:rPr>
            <w:rFonts w:ascii="宋体" w:hAnsi="宋体"/>
            <w:szCs w:val="21"/>
          </w:rPr>
          <w:delText xml:space="preserve"> </w:delText>
        </w:r>
      </w:del>
      <w:del w:id="202" w:author="快乐的小丸子" w:date="2024-11-06T22:42:36Z">
        <w:r>
          <w:rPr>
            <w:rFonts w:hint="eastAsia" w:ascii="宋体" w:hAnsi="宋体"/>
            <w:szCs w:val="21"/>
          </w:rPr>
          <w:delText>Forum类操作表</w:delText>
        </w:r>
      </w:del>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746"/>
        <w:gridCol w:w="1866"/>
      </w:tblGrid>
      <w:tr w14:paraId="0D30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03" w:author="快乐的小丸子" w:date="2024-11-06T22:42:36Z"/>
        </w:trPr>
        <w:tc>
          <w:tcPr>
            <w:tcW w:w="1832" w:type="dxa"/>
            <w:tcBorders>
              <w:top w:val="single" w:color="auto" w:sz="4" w:space="0"/>
              <w:left w:val="single" w:color="auto" w:sz="4" w:space="0"/>
              <w:bottom w:val="single" w:color="auto" w:sz="4" w:space="0"/>
              <w:right w:val="single" w:color="auto" w:sz="4" w:space="0"/>
            </w:tcBorders>
          </w:tcPr>
          <w:p w14:paraId="12EE52F6">
            <w:pPr>
              <w:spacing w:line="360" w:lineRule="auto"/>
              <w:jc w:val="center"/>
              <w:rPr>
                <w:del w:id="204" w:author="快乐的小丸子" w:date="2024-11-06T22:42:36Z"/>
                <w:rFonts w:hint="eastAsia" w:ascii="宋体" w:hAnsi="宋体"/>
                <w:szCs w:val="21"/>
              </w:rPr>
            </w:pPr>
            <w:del w:id="205" w:author="快乐的小丸子" w:date="2024-11-06T22:42:36Z">
              <w:r>
                <w:rPr>
                  <w:rFonts w:hint="eastAsia" w:ascii="宋体" w:hAnsi="宋体"/>
                  <w:szCs w:val="21"/>
                </w:rPr>
                <w:delText>操作名称</w:delText>
              </w:r>
            </w:del>
          </w:p>
        </w:tc>
        <w:tc>
          <w:tcPr>
            <w:tcW w:w="2746" w:type="dxa"/>
            <w:tcBorders>
              <w:top w:val="single" w:color="auto" w:sz="4" w:space="0"/>
              <w:left w:val="single" w:color="auto" w:sz="4" w:space="0"/>
              <w:bottom w:val="single" w:color="auto" w:sz="4" w:space="0"/>
              <w:right w:val="single" w:color="auto" w:sz="4" w:space="0"/>
            </w:tcBorders>
          </w:tcPr>
          <w:p w14:paraId="301F1025">
            <w:pPr>
              <w:spacing w:line="360" w:lineRule="auto"/>
              <w:jc w:val="center"/>
              <w:rPr>
                <w:del w:id="206" w:author="快乐的小丸子" w:date="2024-11-06T22:42:36Z"/>
                <w:rFonts w:hint="eastAsia" w:ascii="宋体" w:hAnsi="宋体"/>
                <w:szCs w:val="21"/>
              </w:rPr>
            </w:pPr>
            <w:del w:id="207" w:author="快乐的小丸子" w:date="2024-11-06T22:42:36Z">
              <w:r>
                <w:rPr>
                  <w:rFonts w:hint="eastAsia" w:ascii="宋体" w:hAnsi="宋体"/>
                  <w:szCs w:val="21"/>
                </w:rPr>
                <w:delText>函数名</w:delText>
              </w:r>
            </w:del>
          </w:p>
        </w:tc>
        <w:tc>
          <w:tcPr>
            <w:tcW w:w="1866" w:type="dxa"/>
            <w:tcBorders>
              <w:top w:val="single" w:color="auto" w:sz="4" w:space="0"/>
              <w:left w:val="single" w:color="auto" w:sz="4" w:space="0"/>
              <w:bottom w:val="single" w:color="auto" w:sz="4" w:space="0"/>
              <w:right w:val="single" w:color="auto" w:sz="4" w:space="0"/>
            </w:tcBorders>
          </w:tcPr>
          <w:p w14:paraId="17EF9623">
            <w:pPr>
              <w:spacing w:line="360" w:lineRule="auto"/>
              <w:jc w:val="center"/>
              <w:rPr>
                <w:del w:id="208" w:author="快乐的小丸子" w:date="2024-11-06T22:42:36Z"/>
                <w:rFonts w:hint="eastAsia" w:ascii="宋体" w:hAnsi="宋体"/>
                <w:szCs w:val="21"/>
              </w:rPr>
            </w:pPr>
            <w:del w:id="209" w:author="快乐的小丸子" w:date="2024-11-06T22:42:36Z">
              <w:r>
                <w:rPr>
                  <w:rFonts w:hint="eastAsia" w:ascii="宋体" w:hAnsi="宋体"/>
                  <w:szCs w:val="21"/>
                </w:rPr>
                <w:delText>返回值类型</w:delText>
              </w:r>
            </w:del>
          </w:p>
        </w:tc>
      </w:tr>
      <w:tr w14:paraId="2AB6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10" w:author="快乐的小丸子" w:date="2024-11-06T22:42:36Z"/>
        </w:trPr>
        <w:tc>
          <w:tcPr>
            <w:tcW w:w="1832" w:type="dxa"/>
            <w:tcBorders>
              <w:top w:val="single" w:color="auto" w:sz="4" w:space="0"/>
              <w:left w:val="single" w:color="auto" w:sz="4" w:space="0"/>
              <w:bottom w:val="single" w:color="auto" w:sz="4" w:space="0"/>
              <w:right w:val="single" w:color="auto" w:sz="4" w:space="0"/>
            </w:tcBorders>
          </w:tcPr>
          <w:p w14:paraId="2FF4DFB1">
            <w:pPr>
              <w:spacing w:line="360" w:lineRule="auto"/>
              <w:jc w:val="center"/>
              <w:rPr>
                <w:del w:id="211" w:author="快乐的小丸子" w:date="2024-11-06T22:42:36Z"/>
                <w:rFonts w:hint="eastAsia" w:ascii="宋体" w:hAnsi="宋体"/>
                <w:szCs w:val="21"/>
              </w:rPr>
            </w:pPr>
            <w:del w:id="212" w:author="快乐的小丸子" w:date="2024-11-06T22:42:36Z">
              <w:r>
                <w:rPr>
                  <w:rFonts w:hint="eastAsia" w:ascii="宋体" w:hAnsi="宋体"/>
                  <w:szCs w:val="21"/>
                </w:rPr>
                <w:delText>发布游戏论坛</w:delText>
              </w:r>
            </w:del>
          </w:p>
        </w:tc>
        <w:tc>
          <w:tcPr>
            <w:tcW w:w="2746" w:type="dxa"/>
            <w:tcBorders>
              <w:top w:val="single" w:color="auto" w:sz="4" w:space="0"/>
              <w:left w:val="single" w:color="auto" w:sz="4" w:space="0"/>
              <w:bottom w:val="single" w:color="auto" w:sz="4" w:space="0"/>
              <w:right w:val="single" w:color="auto" w:sz="4" w:space="0"/>
            </w:tcBorders>
          </w:tcPr>
          <w:p w14:paraId="587DAC10">
            <w:pPr>
              <w:spacing w:line="360" w:lineRule="auto"/>
              <w:jc w:val="center"/>
              <w:rPr>
                <w:del w:id="213" w:author="快乐的小丸子" w:date="2024-11-06T22:42:36Z"/>
                <w:rFonts w:hint="eastAsia" w:ascii="宋体" w:hAnsi="宋体"/>
                <w:szCs w:val="21"/>
              </w:rPr>
            </w:pPr>
            <w:del w:id="214" w:author="快乐的小丸子" w:date="2024-11-06T22:42:36Z">
              <w:r>
                <w:rPr>
                  <w:rFonts w:ascii="宋体" w:hAnsi="宋体"/>
                  <w:szCs w:val="21"/>
                </w:rPr>
                <w:delText>p</w:delText>
              </w:r>
            </w:del>
            <w:del w:id="215" w:author="快乐的小丸子" w:date="2024-11-06T22:42:36Z">
              <w:r>
                <w:rPr>
                  <w:rFonts w:hint="eastAsia" w:ascii="宋体" w:hAnsi="宋体"/>
                  <w:szCs w:val="21"/>
                </w:rPr>
                <w:delText>ublishForum()</w:delText>
              </w:r>
            </w:del>
          </w:p>
        </w:tc>
        <w:tc>
          <w:tcPr>
            <w:tcW w:w="1866" w:type="dxa"/>
            <w:tcBorders>
              <w:top w:val="single" w:color="auto" w:sz="4" w:space="0"/>
              <w:left w:val="single" w:color="auto" w:sz="4" w:space="0"/>
              <w:bottom w:val="single" w:color="auto" w:sz="4" w:space="0"/>
              <w:right w:val="single" w:color="auto" w:sz="4" w:space="0"/>
            </w:tcBorders>
          </w:tcPr>
          <w:p w14:paraId="6780C597">
            <w:pPr>
              <w:spacing w:line="360" w:lineRule="auto"/>
              <w:jc w:val="center"/>
              <w:rPr>
                <w:del w:id="216" w:author="快乐的小丸子" w:date="2024-11-06T22:42:36Z"/>
                <w:rFonts w:hint="eastAsia" w:ascii="宋体" w:hAnsi="宋体"/>
                <w:szCs w:val="21"/>
              </w:rPr>
            </w:pPr>
            <w:del w:id="217" w:author="快乐的小丸子" w:date="2024-11-06T22:42:36Z">
              <w:r>
                <w:rPr>
                  <w:rFonts w:hint="eastAsia" w:ascii="宋体" w:hAnsi="宋体"/>
                  <w:szCs w:val="21"/>
                </w:rPr>
                <w:delText>bool</w:delText>
              </w:r>
            </w:del>
          </w:p>
        </w:tc>
      </w:tr>
      <w:tr w14:paraId="3B13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18" w:author="快乐的小丸子" w:date="2024-11-06T22:42:36Z"/>
        </w:trPr>
        <w:tc>
          <w:tcPr>
            <w:tcW w:w="1832" w:type="dxa"/>
            <w:tcBorders>
              <w:top w:val="single" w:color="auto" w:sz="4" w:space="0"/>
              <w:left w:val="single" w:color="auto" w:sz="4" w:space="0"/>
              <w:bottom w:val="single" w:color="auto" w:sz="4" w:space="0"/>
              <w:right w:val="single" w:color="auto" w:sz="4" w:space="0"/>
            </w:tcBorders>
          </w:tcPr>
          <w:p w14:paraId="2815950D">
            <w:pPr>
              <w:spacing w:line="360" w:lineRule="auto"/>
              <w:jc w:val="center"/>
              <w:rPr>
                <w:del w:id="219" w:author="快乐的小丸子" w:date="2024-11-06T22:42:36Z"/>
                <w:rFonts w:hint="eastAsia" w:ascii="宋体" w:hAnsi="宋体"/>
                <w:szCs w:val="21"/>
              </w:rPr>
            </w:pPr>
            <w:del w:id="220" w:author="快乐的小丸子" w:date="2024-11-06T22:42:36Z">
              <w:r>
                <w:rPr>
                  <w:rFonts w:hint="eastAsia" w:ascii="宋体" w:hAnsi="宋体"/>
                  <w:szCs w:val="21"/>
                </w:rPr>
                <w:delText>删除游戏论坛</w:delText>
              </w:r>
            </w:del>
          </w:p>
        </w:tc>
        <w:tc>
          <w:tcPr>
            <w:tcW w:w="2746" w:type="dxa"/>
            <w:tcBorders>
              <w:top w:val="single" w:color="auto" w:sz="4" w:space="0"/>
              <w:left w:val="single" w:color="auto" w:sz="4" w:space="0"/>
              <w:bottom w:val="single" w:color="auto" w:sz="4" w:space="0"/>
              <w:right w:val="single" w:color="auto" w:sz="4" w:space="0"/>
            </w:tcBorders>
          </w:tcPr>
          <w:p w14:paraId="3E3FF10A">
            <w:pPr>
              <w:spacing w:line="360" w:lineRule="auto"/>
              <w:jc w:val="center"/>
              <w:rPr>
                <w:del w:id="221" w:author="快乐的小丸子" w:date="2024-11-06T22:42:36Z"/>
                <w:rFonts w:hint="eastAsia" w:ascii="宋体" w:hAnsi="宋体"/>
                <w:szCs w:val="21"/>
              </w:rPr>
            </w:pPr>
            <w:del w:id="222" w:author="快乐的小丸子" w:date="2024-11-06T22:42:36Z">
              <w:r>
                <w:rPr>
                  <w:rFonts w:ascii="宋体" w:hAnsi="宋体"/>
                  <w:szCs w:val="21"/>
                </w:rPr>
                <w:delText>d</w:delText>
              </w:r>
            </w:del>
            <w:del w:id="223" w:author="快乐的小丸子" w:date="2024-11-06T22:42:36Z">
              <w:r>
                <w:rPr>
                  <w:rFonts w:hint="eastAsia" w:ascii="宋体" w:hAnsi="宋体"/>
                  <w:szCs w:val="21"/>
                </w:rPr>
                <w:delText>eleteForum()</w:delText>
              </w:r>
            </w:del>
          </w:p>
        </w:tc>
        <w:tc>
          <w:tcPr>
            <w:tcW w:w="1866" w:type="dxa"/>
            <w:tcBorders>
              <w:top w:val="single" w:color="auto" w:sz="4" w:space="0"/>
              <w:left w:val="single" w:color="auto" w:sz="4" w:space="0"/>
              <w:bottom w:val="single" w:color="auto" w:sz="4" w:space="0"/>
              <w:right w:val="single" w:color="auto" w:sz="4" w:space="0"/>
            </w:tcBorders>
          </w:tcPr>
          <w:p w14:paraId="248F2812">
            <w:pPr>
              <w:spacing w:line="360" w:lineRule="auto"/>
              <w:jc w:val="center"/>
              <w:rPr>
                <w:del w:id="224" w:author="快乐的小丸子" w:date="2024-11-06T22:42:36Z"/>
                <w:rFonts w:hint="eastAsia" w:ascii="宋体" w:hAnsi="宋体"/>
                <w:szCs w:val="21"/>
              </w:rPr>
            </w:pPr>
            <w:del w:id="225" w:author="快乐的小丸子" w:date="2024-11-06T22:42:36Z">
              <w:r>
                <w:rPr>
                  <w:rFonts w:hint="eastAsia" w:ascii="宋体" w:hAnsi="宋体"/>
                  <w:szCs w:val="21"/>
                </w:rPr>
                <w:delText>bool</w:delText>
              </w:r>
            </w:del>
          </w:p>
        </w:tc>
      </w:tr>
      <w:tr w14:paraId="6F38B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26" w:author="快乐的小丸子" w:date="2024-11-06T22:42:36Z"/>
        </w:trPr>
        <w:tc>
          <w:tcPr>
            <w:tcW w:w="1832" w:type="dxa"/>
            <w:tcBorders>
              <w:top w:val="single" w:color="auto" w:sz="4" w:space="0"/>
              <w:left w:val="single" w:color="auto" w:sz="4" w:space="0"/>
              <w:bottom w:val="single" w:color="auto" w:sz="4" w:space="0"/>
              <w:right w:val="single" w:color="auto" w:sz="4" w:space="0"/>
            </w:tcBorders>
          </w:tcPr>
          <w:p w14:paraId="4D9D2C30">
            <w:pPr>
              <w:spacing w:line="360" w:lineRule="auto"/>
              <w:jc w:val="center"/>
              <w:rPr>
                <w:del w:id="227" w:author="快乐的小丸子" w:date="2024-11-06T22:42:36Z"/>
                <w:rFonts w:hint="eastAsia" w:ascii="宋体" w:hAnsi="宋体"/>
                <w:szCs w:val="21"/>
              </w:rPr>
            </w:pPr>
            <w:del w:id="228" w:author="快乐的小丸子" w:date="2024-11-06T22:42:36Z">
              <w:r>
                <w:rPr>
                  <w:rFonts w:hint="eastAsia" w:ascii="宋体" w:hAnsi="宋体"/>
                  <w:szCs w:val="21"/>
                </w:rPr>
                <w:delText>设置论坛</w:delText>
              </w:r>
            </w:del>
            <w:del w:id="229" w:author="快乐的小丸子" w:date="2024-11-06T22:42:36Z">
              <w:r>
                <w:rPr>
                  <w:rFonts w:ascii="宋体" w:hAnsi="宋体"/>
                  <w:szCs w:val="21"/>
                </w:rPr>
                <w:delText>ID</w:delText>
              </w:r>
            </w:del>
          </w:p>
        </w:tc>
        <w:tc>
          <w:tcPr>
            <w:tcW w:w="2746" w:type="dxa"/>
            <w:tcBorders>
              <w:top w:val="single" w:color="auto" w:sz="4" w:space="0"/>
              <w:left w:val="single" w:color="auto" w:sz="4" w:space="0"/>
              <w:bottom w:val="single" w:color="auto" w:sz="4" w:space="0"/>
              <w:right w:val="single" w:color="auto" w:sz="4" w:space="0"/>
            </w:tcBorders>
          </w:tcPr>
          <w:p w14:paraId="1EB25492">
            <w:pPr>
              <w:spacing w:line="360" w:lineRule="auto"/>
              <w:jc w:val="center"/>
              <w:rPr>
                <w:del w:id="230" w:author="快乐的小丸子" w:date="2024-11-06T22:42:36Z"/>
                <w:rFonts w:hint="eastAsia" w:ascii="宋体" w:hAnsi="宋体"/>
                <w:szCs w:val="21"/>
              </w:rPr>
            </w:pPr>
            <w:del w:id="231" w:author="快乐的小丸子" w:date="2024-11-06T22:42:36Z">
              <w:r>
                <w:rPr>
                  <w:rFonts w:ascii="宋体" w:hAnsi="宋体"/>
                  <w:szCs w:val="21"/>
                </w:rPr>
                <w:delText>set</w:delText>
              </w:r>
            </w:del>
            <w:del w:id="232" w:author="快乐的小丸子" w:date="2024-11-06T22:42:36Z">
              <w:r>
                <w:rPr>
                  <w:rFonts w:hint="eastAsia" w:ascii="宋体" w:hAnsi="宋体"/>
                  <w:szCs w:val="21"/>
                </w:rPr>
                <w:delText>Forum</w:delText>
              </w:r>
            </w:del>
            <w:del w:id="233" w:author="快乐的小丸子" w:date="2024-11-06T22:42:36Z">
              <w:r>
                <w:rPr>
                  <w:rFonts w:ascii="宋体" w:hAnsi="宋体"/>
                  <w:szCs w:val="21"/>
                </w:rPr>
                <w:delText>ID</w:delText>
              </w:r>
            </w:del>
          </w:p>
        </w:tc>
        <w:tc>
          <w:tcPr>
            <w:tcW w:w="1866" w:type="dxa"/>
            <w:tcBorders>
              <w:top w:val="single" w:color="auto" w:sz="4" w:space="0"/>
              <w:left w:val="single" w:color="auto" w:sz="4" w:space="0"/>
              <w:bottom w:val="single" w:color="auto" w:sz="4" w:space="0"/>
              <w:right w:val="single" w:color="auto" w:sz="4" w:space="0"/>
            </w:tcBorders>
          </w:tcPr>
          <w:p w14:paraId="1B7410BD">
            <w:pPr>
              <w:spacing w:line="360" w:lineRule="auto"/>
              <w:jc w:val="center"/>
              <w:rPr>
                <w:del w:id="234" w:author="快乐的小丸子" w:date="2024-11-06T22:42:36Z"/>
                <w:rFonts w:hint="eastAsia" w:ascii="宋体" w:hAnsi="宋体"/>
                <w:szCs w:val="21"/>
              </w:rPr>
            </w:pPr>
            <w:del w:id="235" w:author="快乐的小丸子" w:date="2024-11-06T22:42:36Z">
              <w:r>
                <w:rPr>
                  <w:rFonts w:hint="eastAsia" w:ascii="宋体" w:hAnsi="宋体"/>
                  <w:szCs w:val="21"/>
                </w:rPr>
                <w:delText>bool</w:delText>
              </w:r>
            </w:del>
          </w:p>
        </w:tc>
      </w:tr>
      <w:tr w14:paraId="78CB3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36" w:author="快乐的小丸子" w:date="2024-11-06T22:42:36Z"/>
        </w:trPr>
        <w:tc>
          <w:tcPr>
            <w:tcW w:w="1832" w:type="dxa"/>
            <w:tcBorders>
              <w:top w:val="single" w:color="auto" w:sz="4" w:space="0"/>
              <w:left w:val="single" w:color="auto" w:sz="4" w:space="0"/>
              <w:bottom w:val="single" w:color="auto" w:sz="4" w:space="0"/>
              <w:right w:val="single" w:color="auto" w:sz="4" w:space="0"/>
            </w:tcBorders>
          </w:tcPr>
          <w:p w14:paraId="4D9E8A85">
            <w:pPr>
              <w:spacing w:line="360" w:lineRule="auto"/>
              <w:jc w:val="center"/>
              <w:rPr>
                <w:del w:id="237" w:author="快乐的小丸子" w:date="2024-11-06T22:42:36Z"/>
                <w:rFonts w:hint="eastAsia" w:ascii="宋体" w:hAnsi="宋体"/>
                <w:szCs w:val="21"/>
              </w:rPr>
            </w:pPr>
            <w:del w:id="238" w:author="快乐的小丸子" w:date="2024-11-06T22:42:36Z">
              <w:r>
                <w:rPr>
                  <w:rFonts w:hint="eastAsia" w:ascii="宋体" w:hAnsi="宋体"/>
                  <w:szCs w:val="21"/>
                </w:rPr>
                <w:delText>返回论坛</w:delText>
              </w:r>
            </w:del>
            <w:del w:id="239" w:author="快乐的小丸子" w:date="2024-11-06T22:42:36Z">
              <w:r>
                <w:rPr>
                  <w:rFonts w:ascii="宋体" w:hAnsi="宋体"/>
                  <w:szCs w:val="21"/>
                </w:rPr>
                <w:delText>ID</w:delText>
              </w:r>
            </w:del>
          </w:p>
        </w:tc>
        <w:tc>
          <w:tcPr>
            <w:tcW w:w="2746" w:type="dxa"/>
            <w:tcBorders>
              <w:top w:val="single" w:color="auto" w:sz="4" w:space="0"/>
              <w:left w:val="single" w:color="auto" w:sz="4" w:space="0"/>
              <w:bottom w:val="single" w:color="auto" w:sz="4" w:space="0"/>
              <w:right w:val="single" w:color="auto" w:sz="4" w:space="0"/>
            </w:tcBorders>
          </w:tcPr>
          <w:p w14:paraId="10791361">
            <w:pPr>
              <w:spacing w:line="360" w:lineRule="auto"/>
              <w:jc w:val="center"/>
              <w:rPr>
                <w:del w:id="240" w:author="快乐的小丸子" w:date="2024-11-06T22:42:36Z"/>
                <w:rFonts w:hint="eastAsia" w:ascii="宋体" w:hAnsi="宋体"/>
                <w:szCs w:val="21"/>
              </w:rPr>
            </w:pPr>
            <w:del w:id="241" w:author="快乐的小丸子" w:date="2024-11-06T22:42:36Z">
              <w:r>
                <w:rPr>
                  <w:rFonts w:ascii="宋体" w:hAnsi="宋体"/>
                  <w:szCs w:val="21"/>
                </w:rPr>
                <w:delText>get</w:delText>
              </w:r>
            </w:del>
            <w:del w:id="242" w:author="快乐的小丸子" w:date="2024-11-06T22:42:36Z">
              <w:r>
                <w:rPr>
                  <w:rFonts w:hint="eastAsia" w:ascii="宋体" w:hAnsi="宋体"/>
                  <w:szCs w:val="21"/>
                </w:rPr>
                <w:delText>Forum</w:delText>
              </w:r>
            </w:del>
            <w:del w:id="243" w:author="快乐的小丸子" w:date="2024-11-06T22:42:36Z">
              <w:r>
                <w:rPr>
                  <w:rFonts w:ascii="宋体" w:hAnsi="宋体"/>
                  <w:szCs w:val="21"/>
                </w:rPr>
                <w:delText>ID</w:delText>
              </w:r>
            </w:del>
          </w:p>
        </w:tc>
        <w:tc>
          <w:tcPr>
            <w:tcW w:w="1866" w:type="dxa"/>
            <w:tcBorders>
              <w:top w:val="single" w:color="auto" w:sz="4" w:space="0"/>
              <w:left w:val="single" w:color="auto" w:sz="4" w:space="0"/>
              <w:bottom w:val="single" w:color="auto" w:sz="4" w:space="0"/>
              <w:right w:val="single" w:color="auto" w:sz="4" w:space="0"/>
            </w:tcBorders>
          </w:tcPr>
          <w:p w14:paraId="0330B6E9">
            <w:pPr>
              <w:spacing w:line="360" w:lineRule="auto"/>
              <w:jc w:val="center"/>
              <w:rPr>
                <w:del w:id="244" w:author="快乐的小丸子" w:date="2024-11-06T22:42:36Z"/>
                <w:rFonts w:hint="eastAsia" w:ascii="宋体" w:hAnsi="宋体"/>
                <w:szCs w:val="21"/>
              </w:rPr>
            </w:pPr>
            <w:del w:id="245" w:author="快乐的小丸子" w:date="2024-11-06T22:42:36Z">
              <w:r>
                <w:rPr>
                  <w:rFonts w:ascii="宋体" w:hAnsi="宋体"/>
                  <w:szCs w:val="21"/>
                </w:rPr>
                <w:delText>string</w:delText>
              </w:r>
            </w:del>
          </w:p>
        </w:tc>
      </w:tr>
      <w:tr w14:paraId="2D621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46" w:author="快乐的小丸子" w:date="2024-11-06T22:42:36Z"/>
        </w:trPr>
        <w:tc>
          <w:tcPr>
            <w:tcW w:w="1832" w:type="dxa"/>
            <w:tcBorders>
              <w:top w:val="single" w:color="auto" w:sz="4" w:space="0"/>
              <w:left w:val="single" w:color="auto" w:sz="4" w:space="0"/>
              <w:bottom w:val="single" w:color="auto" w:sz="4" w:space="0"/>
              <w:right w:val="single" w:color="auto" w:sz="4" w:space="0"/>
            </w:tcBorders>
          </w:tcPr>
          <w:p w14:paraId="09025B8D">
            <w:pPr>
              <w:spacing w:line="360" w:lineRule="auto"/>
              <w:jc w:val="center"/>
              <w:rPr>
                <w:del w:id="247" w:author="快乐的小丸子" w:date="2024-11-06T22:42:36Z"/>
                <w:rFonts w:hint="eastAsia" w:ascii="宋体" w:hAnsi="宋体"/>
                <w:szCs w:val="21"/>
              </w:rPr>
            </w:pPr>
            <w:del w:id="248" w:author="快乐的小丸子" w:date="2024-11-06T22:42:36Z">
              <w:r>
                <w:rPr>
                  <w:rFonts w:hint="eastAsia" w:ascii="宋体" w:hAnsi="宋体"/>
                  <w:szCs w:val="21"/>
                </w:rPr>
                <w:delText>设置论坛标题</w:delText>
              </w:r>
            </w:del>
          </w:p>
        </w:tc>
        <w:tc>
          <w:tcPr>
            <w:tcW w:w="2746" w:type="dxa"/>
            <w:tcBorders>
              <w:top w:val="single" w:color="auto" w:sz="4" w:space="0"/>
              <w:left w:val="single" w:color="auto" w:sz="4" w:space="0"/>
              <w:bottom w:val="single" w:color="auto" w:sz="4" w:space="0"/>
              <w:right w:val="single" w:color="auto" w:sz="4" w:space="0"/>
            </w:tcBorders>
          </w:tcPr>
          <w:p w14:paraId="50C92188">
            <w:pPr>
              <w:spacing w:line="360" w:lineRule="auto"/>
              <w:jc w:val="center"/>
              <w:rPr>
                <w:del w:id="249" w:author="快乐的小丸子" w:date="2024-11-06T22:42:36Z"/>
                <w:rFonts w:hint="eastAsia" w:ascii="宋体" w:hAnsi="宋体"/>
                <w:szCs w:val="21"/>
              </w:rPr>
            </w:pPr>
            <w:del w:id="250" w:author="快乐的小丸子" w:date="2024-11-06T22:42:36Z">
              <w:r>
                <w:rPr>
                  <w:rFonts w:hint="eastAsia" w:ascii="宋体" w:hAnsi="宋体"/>
                  <w:szCs w:val="21"/>
                </w:rPr>
                <w:delText>setForumTitle()</w:delText>
              </w:r>
            </w:del>
          </w:p>
        </w:tc>
        <w:tc>
          <w:tcPr>
            <w:tcW w:w="1866" w:type="dxa"/>
            <w:tcBorders>
              <w:top w:val="single" w:color="auto" w:sz="4" w:space="0"/>
              <w:left w:val="single" w:color="auto" w:sz="4" w:space="0"/>
              <w:bottom w:val="single" w:color="auto" w:sz="4" w:space="0"/>
              <w:right w:val="single" w:color="auto" w:sz="4" w:space="0"/>
            </w:tcBorders>
          </w:tcPr>
          <w:p w14:paraId="33A874C0">
            <w:pPr>
              <w:spacing w:line="360" w:lineRule="auto"/>
              <w:jc w:val="center"/>
              <w:rPr>
                <w:del w:id="251" w:author="快乐的小丸子" w:date="2024-11-06T22:42:36Z"/>
                <w:rFonts w:hint="eastAsia" w:ascii="宋体" w:hAnsi="宋体"/>
                <w:szCs w:val="21"/>
              </w:rPr>
            </w:pPr>
            <w:del w:id="252" w:author="快乐的小丸子" w:date="2024-11-06T22:42:36Z">
              <w:r>
                <w:rPr>
                  <w:rFonts w:hint="eastAsia" w:ascii="宋体" w:hAnsi="宋体"/>
                  <w:szCs w:val="21"/>
                </w:rPr>
                <w:delText>bool</w:delText>
              </w:r>
            </w:del>
          </w:p>
        </w:tc>
      </w:tr>
      <w:tr w14:paraId="09704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53" w:author="快乐的小丸子" w:date="2024-11-06T22:42:36Z"/>
        </w:trPr>
        <w:tc>
          <w:tcPr>
            <w:tcW w:w="1832" w:type="dxa"/>
          </w:tcPr>
          <w:p w14:paraId="3F1B61E8">
            <w:pPr>
              <w:spacing w:line="360" w:lineRule="auto"/>
              <w:jc w:val="center"/>
              <w:rPr>
                <w:del w:id="254" w:author="快乐的小丸子" w:date="2024-11-06T22:42:36Z"/>
                <w:rFonts w:hint="eastAsia" w:ascii="宋体" w:hAnsi="宋体"/>
                <w:szCs w:val="21"/>
              </w:rPr>
            </w:pPr>
            <w:del w:id="255" w:author="快乐的小丸子" w:date="2024-11-06T22:42:36Z">
              <w:r>
                <w:rPr>
                  <w:rFonts w:hint="eastAsia" w:ascii="宋体" w:hAnsi="宋体"/>
                  <w:szCs w:val="21"/>
                </w:rPr>
                <w:delText>返回论坛标题</w:delText>
              </w:r>
            </w:del>
          </w:p>
        </w:tc>
        <w:tc>
          <w:tcPr>
            <w:tcW w:w="2746" w:type="dxa"/>
          </w:tcPr>
          <w:p w14:paraId="217171B9">
            <w:pPr>
              <w:spacing w:line="360" w:lineRule="auto"/>
              <w:jc w:val="center"/>
              <w:rPr>
                <w:del w:id="256" w:author="快乐的小丸子" w:date="2024-11-06T22:42:36Z"/>
                <w:rFonts w:hint="eastAsia" w:ascii="宋体" w:hAnsi="宋体"/>
                <w:szCs w:val="21"/>
              </w:rPr>
            </w:pPr>
            <w:del w:id="257" w:author="快乐的小丸子" w:date="2024-11-06T22:42:36Z">
              <w:r>
                <w:rPr>
                  <w:rFonts w:hint="eastAsia" w:ascii="宋体" w:hAnsi="宋体"/>
                  <w:szCs w:val="21"/>
                </w:rPr>
                <w:delText>getForumTitle()</w:delText>
              </w:r>
            </w:del>
          </w:p>
        </w:tc>
        <w:tc>
          <w:tcPr>
            <w:tcW w:w="1866" w:type="dxa"/>
          </w:tcPr>
          <w:p w14:paraId="39868021">
            <w:pPr>
              <w:spacing w:line="360" w:lineRule="auto"/>
              <w:jc w:val="center"/>
              <w:rPr>
                <w:del w:id="258" w:author="快乐的小丸子" w:date="2024-11-06T22:42:36Z"/>
                <w:rFonts w:hint="eastAsia" w:ascii="宋体" w:hAnsi="宋体"/>
                <w:szCs w:val="21"/>
              </w:rPr>
            </w:pPr>
            <w:del w:id="259" w:author="快乐的小丸子" w:date="2024-11-06T22:42:36Z">
              <w:r>
                <w:rPr>
                  <w:rFonts w:hint="eastAsia" w:ascii="宋体" w:hAnsi="宋体"/>
                  <w:szCs w:val="21"/>
                </w:rPr>
                <w:delText>text</w:delText>
              </w:r>
            </w:del>
          </w:p>
        </w:tc>
      </w:tr>
      <w:tr w14:paraId="3BD5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60" w:author="快乐的小丸子" w:date="2024-11-06T22:42:36Z"/>
        </w:trPr>
        <w:tc>
          <w:tcPr>
            <w:tcW w:w="1832" w:type="dxa"/>
          </w:tcPr>
          <w:p w14:paraId="0E22A05D">
            <w:pPr>
              <w:spacing w:line="360" w:lineRule="auto"/>
              <w:jc w:val="center"/>
              <w:rPr>
                <w:del w:id="261" w:author="快乐的小丸子" w:date="2024-11-06T22:42:36Z"/>
                <w:rFonts w:hint="eastAsia" w:ascii="宋体" w:hAnsi="宋体"/>
                <w:szCs w:val="21"/>
              </w:rPr>
            </w:pPr>
            <w:del w:id="262" w:author="快乐的小丸子" w:date="2024-11-06T22:42:36Z">
              <w:r>
                <w:rPr>
                  <w:rFonts w:hint="eastAsia" w:ascii="宋体" w:hAnsi="宋体"/>
                  <w:szCs w:val="21"/>
                </w:rPr>
                <w:delText>返回论坛内容</w:delText>
              </w:r>
            </w:del>
          </w:p>
        </w:tc>
        <w:tc>
          <w:tcPr>
            <w:tcW w:w="2746" w:type="dxa"/>
          </w:tcPr>
          <w:p w14:paraId="0112E209">
            <w:pPr>
              <w:spacing w:line="360" w:lineRule="auto"/>
              <w:jc w:val="center"/>
              <w:rPr>
                <w:del w:id="263" w:author="快乐的小丸子" w:date="2024-11-06T22:42:36Z"/>
                <w:rFonts w:hint="eastAsia" w:ascii="宋体" w:hAnsi="宋体"/>
                <w:szCs w:val="21"/>
              </w:rPr>
            </w:pPr>
            <w:del w:id="264" w:author="快乐的小丸子" w:date="2024-11-06T22:42:36Z">
              <w:r>
                <w:rPr>
                  <w:rFonts w:ascii="宋体" w:hAnsi="宋体"/>
                  <w:szCs w:val="21"/>
                </w:rPr>
                <w:delText>set</w:delText>
              </w:r>
            </w:del>
            <w:del w:id="265" w:author="快乐的小丸子" w:date="2024-11-06T22:42:36Z">
              <w:r>
                <w:rPr>
                  <w:rFonts w:hint="eastAsia" w:ascii="宋体" w:hAnsi="宋体"/>
                  <w:szCs w:val="21"/>
                </w:rPr>
                <w:delText>Forum</w:delText>
              </w:r>
            </w:del>
            <w:del w:id="266" w:author="快乐的小丸子" w:date="2024-11-06T22:42:36Z">
              <w:r>
                <w:rPr>
                  <w:rFonts w:ascii="宋体" w:hAnsi="宋体"/>
                  <w:szCs w:val="21"/>
                </w:rPr>
                <w:delText>Content()</w:delText>
              </w:r>
            </w:del>
          </w:p>
        </w:tc>
        <w:tc>
          <w:tcPr>
            <w:tcW w:w="1866" w:type="dxa"/>
          </w:tcPr>
          <w:p w14:paraId="10F6E421">
            <w:pPr>
              <w:spacing w:line="360" w:lineRule="auto"/>
              <w:jc w:val="center"/>
              <w:rPr>
                <w:del w:id="267" w:author="快乐的小丸子" w:date="2024-11-06T22:42:36Z"/>
                <w:rFonts w:hint="eastAsia" w:ascii="宋体" w:hAnsi="宋体"/>
                <w:szCs w:val="21"/>
              </w:rPr>
            </w:pPr>
            <w:del w:id="268" w:author="快乐的小丸子" w:date="2024-11-06T22:42:36Z">
              <w:r>
                <w:rPr>
                  <w:rFonts w:hint="eastAsia" w:ascii="宋体" w:hAnsi="宋体"/>
                  <w:szCs w:val="21"/>
                </w:rPr>
                <w:delText>bool</w:delText>
              </w:r>
            </w:del>
          </w:p>
        </w:tc>
      </w:tr>
      <w:tr w14:paraId="2EED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69" w:author="快乐的小丸子" w:date="2024-11-06T22:42:36Z"/>
        </w:trPr>
        <w:tc>
          <w:tcPr>
            <w:tcW w:w="1832" w:type="dxa"/>
          </w:tcPr>
          <w:p w14:paraId="765E99BD">
            <w:pPr>
              <w:spacing w:line="360" w:lineRule="auto"/>
              <w:jc w:val="center"/>
              <w:rPr>
                <w:del w:id="270" w:author="快乐的小丸子" w:date="2024-11-06T22:42:36Z"/>
                <w:rFonts w:hint="eastAsia" w:ascii="宋体" w:hAnsi="宋体"/>
                <w:szCs w:val="21"/>
              </w:rPr>
            </w:pPr>
            <w:del w:id="271" w:author="快乐的小丸子" w:date="2024-11-06T22:42:36Z">
              <w:r>
                <w:rPr>
                  <w:rFonts w:hint="eastAsia" w:ascii="宋体" w:hAnsi="宋体"/>
                  <w:szCs w:val="21"/>
                </w:rPr>
                <w:delText>设置论坛内容</w:delText>
              </w:r>
            </w:del>
          </w:p>
        </w:tc>
        <w:tc>
          <w:tcPr>
            <w:tcW w:w="2746" w:type="dxa"/>
          </w:tcPr>
          <w:p w14:paraId="0F63B4F4">
            <w:pPr>
              <w:spacing w:line="360" w:lineRule="auto"/>
              <w:jc w:val="center"/>
              <w:rPr>
                <w:del w:id="272" w:author="快乐的小丸子" w:date="2024-11-06T22:42:36Z"/>
                <w:rFonts w:hint="eastAsia" w:ascii="宋体" w:hAnsi="宋体"/>
                <w:szCs w:val="21"/>
              </w:rPr>
            </w:pPr>
            <w:del w:id="273" w:author="快乐的小丸子" w:date="2024-11-06T22:42:36Z">
              <w:r>
                <w:rPr>
                  <w:rFonts w:ascii="宋体" w:hAnsi="宋体"/>
                  <w:szCs w:val="21"/>
                </w:rPr>
                <w:delText>get</w:delText>
              </w:r>
            </w:del>
            <w:del w:id="274" w:author="快乐的小丸子" w:date="2024-11-06T22:42:36Z">
              <w:r>
                <w:rPr>
                  <w:rFonts w:hint="eastAsia" w:ascii="宋体" w:hAnsi="宋体"/>
                  <w:szCs w:val="21"/>
                </w:rPr>
                <w:delText>Forum</w:delText>
              </w:r>
            </w:del>
            <w:del w:id="275" w:author="快乐的小丸子" w:date="2024-11-06T22:42:36Z">
              <w:r>
                <w:rPr>
                  <w:rFonts w:ascii="宋体" w:hAnsi="宋体"/>
                  <w:szCs w:val="21"/>
                </w:rPr>
                <w:delText>Content()</w:delText>
              </w:r>
            </w:del>
          </w:p>
        </w:tc>
        <w:tc>
          <w:tcPr>
            <w:tcW w:w="1866" w:type="dxa"/>
          </w:tcPr>
          <w:p w14:paraId="4A9E1801">
            <w:pPr>
              <w:spacing w:line="360" w:lineRule="auto"/>
              <w:jc w:val="center"/>
              <w:rPr>
                <w:del w:id="276" w:author="快乐的小丸子" w:date="2024-11-06T22:42:36Z"/>
                <w:rFonts w:hint="eastAsia" w:ascii="宋体" w:hAnsi="宋体"/>
                <w:szCs w:val="21"/>
              </w:rPr>
            </w:pPr>
            <w:del w:id="277" w:author="快乐的小丸子" w:date="2024-11-06T22:42:36Z">
              <w:r>
                <w:rPr>
                  <w:rFonts w:hint="eastAsia" w:ascii="宋体" w:hAnsi="宋体"/>
                  <w:szCs w:val="21"/>
                </w:rPr>
                <w:delText>text</w:delText>
              </w:r>
            </w:del>
          </w:p>
        </w:tc>
      </w:tr>
      <w:tr w14:paraId="29BC3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78" w:author="快乐的小丸子" w:date="2024-11-06T22:42:36Z"/>
        </w:trPr>
        <w:tc>
          <w:tcPr>
            <w:tcW w:w="1832" w:type="dxa"/>
          </w:tcPr>
          <w:p w14:paraId="153DB262">
            <w:pPr>
              <w:spacing w:line="360" w:lineRule="auto"/>
              <w:jc w:val="center"/>
              <w:rPr>
                <w:del w:id="279" w:author="快乐的小丸子" w:date="2024-11-06T22:42:36Z"/>
                <w:rFonts w:hint="eastAsia" w:ascii="宋体" w:hAnsi="宋体"/>
                <w:szCs w:val="21"/>
              </w:rPr>
            </w:pPr>
            <w:del w:id="280" w:author="快乐的小丸子" w:date="2024-11-06T22:42:36Z">
              <w:r>
                <w:rPr>
                  <w:rFonts w:hint="eastAsia" w:ascii="宋体" w:hAnsi="宋体"/>
                  <w:szCs w:val="21"/>
                </w:rPr>
                <w:delText>设置论坛状态</w:delText>
              </w:r>
            </w:del>
          </w:p>
        </w:tc>
        <w:tc>
          <w:tcPr>
            <w:tcW w:w="2746" w:type="dxa"/>
          </w:tcPr>
          <w:p w14:paraId="1820BF1E">
            <w:pPr>
              <w:spacing w:line="360" w:lineRule="auto"/>
              <w:jc w:val="center"/>
              <w:rPr>
                <w:del w:id="281" w:author="快乐的小丸子" w:date="2024-11-06T22:42:36Z"/>
                <w:rFonts w:hint="eastAsia" w:ascii="宋体" w:hAnsi="宋体"/>
                <w:szCs w:val="21"/>
              </w:rPr>
            </w:pPr>
            <w:del w:id="282" w:author="快乐的小丸子" w:date="2024-11-06T22:42:36Z">
              <w:r>
                <w:rPr>
                  <w:rFonts w:hint="eastAsia" w:ascii="宋体" w:hAnsi="宋体"/>
                  <w:szCs w:val="21"/>
                </w:rPr>
                <w:delText>setForumState()</w:delText>
              </w:r>
            </w:del>
          </w:p>
        </w:tc>
        <w:tc>
          <w:tcPr>
            <w:tcW w:w="1866" w:type="dxa"/>
          </w:tcPr>
          <w:p w14:paraId="2FEB96B1">
            <w:pPr>
              <w:spacing w:line="360" w:lineRule="auto"/>
              <w:jc w:val="center"/>
              <w:rPr>
                <w:del w:id="283" w:author="快乐的小丸子" w:date="2024-11-06T22:42:36Z"/>
                <w:rFonts w:hint="eastAsia" w:ascii="宋体" w:hAnsi="宋体"/>
                <w:szCs w:val="21"/>
              </w:rPr>
            </w:pPr>
            <w:del w:id="284" w:author="快乐的小丸子" w:date="2024-11-06T22:42:36Z">
              <w:r>
                <w:rPr>
                  <w:rFonts w:hint="eastAsia" w:ascii="宋体" w:hAnsi="宋体"/>
                  <w:szCs w:val="21"/>
                </w:rPr>
                <w:delText>bool</w:delText>
              </w:r>
            </w:del>
          </w:p>
        </w:tc>
      </w:tr>
      <w:tr w14:paraId="57B6D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85" w:author="快乐的小丸子" w:date="2024-11-06T22:42:36Z"/>
        </w:trPr>
        <w:tc>
          <w:tcPr>
            <w:tcW w:w="1832" w:type="dxa"/>
          </w:tcPr>
          <w:p w14:paraId="665465E5">
            <w:pPr>
              <w:spacing w:line="360" w:lineRule="auto"/>
              <w:jc w:val="center"/>
              <w:rPr>
                <w:del w:id="286" w:author="快乐的小丸子" w:date="2024-11-06T22:42:36Z"/>
                <w:rFonts w:hint="eastAsia" w:ascii="宋体" w:hAnsi="宋体"/>
                <w:szCs w:val="21"/>
              </w:rPr>
            </w:pPr>
            <w:del w:id="287" w:author="快乐的小丸子" w:date="2024-11-06T22:42:36Z">
              <w:r>
                <w:rPr>
                  <w:rFonts w:hint="eastAsia" w:ascii="宋体" w:hAnsi="宋体"/>
                  <w:szCs w:val="21"/>
                </w:rPr>
                <w:delText>返回论坛状态</w:delText>
              </w:r>
            </w:del>
          </w:p>
        </w:tc>
        <w:tc>
          <w:tcPr>
            <w:tcW w:w="2746" w:type="dxa"/>
          </w:tcPr>
          <w:p w14:paraId="2B06027A">
            <w:pPr>
              <w:spacing w:line="360" w:lineRule="auto"/>
              <w:jc w:val="center"/>
              <w:rPr>
                <w:del w:id="288" w:author="快乐的小丸子" w:date="2024-11-06T22:42:36Z"/>
                <w:rFonts w:hint="eastAsia" w:ascii="宋体" w:hAnsi="宋体"/>
                <w:szCs w:val="21"/>
              </w:rPr>
            </w:pPr>
            <w:del w:id="289" w:author="快乐的小丸子" w:date="2024-11-06T22:42:36Z">
              <w:r>
                <w:rPr>
                  <w:rFonts w:hint="eastAsia" w:ascii="宋体" w:hAnsi="宋体"/>
                  <w:szCs w:val="21"/>
                </w:rPr>
                <w:delText>getForumState()</w:delText>
              </w:r>
            </w:del>
          </w:p>
        </w:tc>
        <w:tc>
          <w:tcPr>
            <w:tcW w:w="1866" w:type="dxa"/>
          </w:tcPr>
          <w:p w14:paraId="3EBEB953">
            <w:pPr>
              <w:spacing w:line="360" w:lineRule="auto"/>
              <w:jc w:val="center"/>
              <w:rPr>
                <w:del w:id="290" w:author="快乐的小丸子" w:date="2024-11-06T22:42:36Z"/>
                <w:rFonts w:hint="eastAsia" w:ascii="宋体" w:hAnsi="宋体"/>
                <w:szCs w:val="21"/>
              </w:rPr>
            </w:pPr>
            <w:del w:id="291" w:author="快乐的小丸子" w:date="2024-11-06T22:42:36Z">
              <w:r>
                <w:rPr>
                  <w:rFonts w:hint="eastAsia" w:ascii="宋体" w:hAnsi="宋体"/>
                  <w:szCs w:val="21"/>
                </w:rPr>
                <w:delText>varchar(未审核，审核通过，审核未通过)</w:delText>
              </w:r>
            </w:del>
          </w:p>
        </w:tc>
      </w:tr>
      <w:tr w14:paraId="377F9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92" w:author="快乐的小丸子" w:date="2024-11-06T22:42:36Z"/>
        </w:trPr>
        <w:tc>
          <w:tcPr>
            <w:tcW w:w="1832" w:type="dxa"/>
          </w:tcPr>
          <w:p w14:paraId="2BB3BF80">
            <w:pPr>
              <w:spacing w:line="360" w:lineRule="auto"/>
              <w:jc w:val="center"/>
              <w:rPr>
                <w:del w:id="293" w:author="快乐的小丸子" w:date="2024-11-06T22:42:36Z"/>
                <w:rFonts w:hint="eastAsia" w:ascii="宋体" w:hAnsi="宋体"/>
                <w:szCs w:val="21"/>
              </w:rPr>
            </w:pPr>
            <w:del w:id="294" w:author="快乐的小丸子" w:date="2024-11-06T22:42:36Z">
              <w:r>
                <w:rPr>
                  <w:rFonts w:hint="eastAsia" w:ascii="宋体" w:hAnsi="宋体"/>
                  <w:szCs w:val="21"/>
                </w:rPr>
                <w:delText>返回发布时间</w:delText>
              </w:r>
            </w:del>
          </w:p>
        </w:tc>
        <w:tc>
          <w:tcPr>
            <w:tcW w:w="2746" w:type="dxa"/>
          </w:tcPr>
          <w:p w14:paraId="6B852D68">
            <w:pPr>
              <w:spacing w:line="360" w:lineRule="auto"/>
              <w:jc w:val="center"/>
              <w:rPr>
                <w:del w:id="295" w:author="快乐的小丸子" w:date="2024-11-06T22:42:36Z"/>
                <w:rFonts w:hint="eastAsia" w:ascii="宋体" w:hAnsi="宋体"/>
                <w:szCs w:val="21"/>
              </w:rPr>
            </w:pPr>
            <w:del w:id="296" w:author="快乐的小丸子" w:date="2024-11-06T22:42:36Z">
              <w:r>
                <w:rPr>
                  <w:rFonts w:hint="eastAsia" w:ascii="宋体" w:hAnsi="宋体"/>
                  <w:szCs w:val="21"/>
                </w:rPr>
                <w:delText>get</w:delText>
              </w:r>
            </w:del>
            <w:del w:id="297" w:author="快乐的小丸子" w:date="2024-11-06T22:42:36Z">
              <w:r>
                <w:rPr>
                  <w:rFonts w:ascii="宋体" w:hAnsi="宋体"/>
                  <w:szCs w:val="21"/>
                </w:rPr>
                <w:delText>Publish</w:delText>
              </w:r>
            </w:del>
            <w:del w:id="298" w:author="快乐的小丸子" w:date="2024-11-06T22:42:36Z">
              <w:r>
                <w:rPr>
                  <w:rFonts w:hint="eastAsia" w:ascii="宋体" w:hAnsi="宋体"/>
                  <w:szCs w:val="21"/>
                </w:rPr>
                <w:delText>Time()</w:delText>
              </w:r>
            </w:del>
          </w:p>
        </w:tc>
        <w:tc>
          <w:tcPr>
            <w:tcW w:w="1866" w:type="dxa"/>
          </w:tcPr>
          <w:p w14:paraId="5AD20304">
            <w:pPr>
              <w:spacing w:line="360" w:lineRule="auto"/>
              <w:jc w:val="center"/>
              <w:rPr>
                <w:del w:id="299" w:author="快乐的小丸子" w:date="2024-11-06T22:42:36Z"/>
                <w:rFonts w:hint="eastAsia" w:ascii="宋体" w:hAnsi="宋体"/>
                <w:szCs w:val="21"/>
              </w:rPr>
            </w:pPr>
            <w:del w:id="300" w:author="快乐的小丸子" w:date="2024-11-06T22:42:36Z">
              <w:r>
                <w:rPr>
                  <w:rFonts w:hint="eastAsia" w:ascii="宋体" w:hAnsi="宋体"/>
                  <w:szCs w:val="21"/>
                </w:rPr>
                <w:delText>Varchar</w:delText>
              </w:r>
            </w:del>
          </w:p>
        </w:tc>
      </w:tr>
      <w:tr w14:paraId="64B70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301" w:author="快乐的小丸子" w:date="2024-11-06T22:42:36Z"/>
        </w:trPr>
        <w:tc>
          <w:tcPr>
            <w:tcW w:w="1832" w:type="dxa"/>
          </w:tcPr>
          <w:p w14:paraId="6DFA91E9">
            <w:pPr>
              <w:spacing w:line="360" w:lineRule="auto"/>
              <w:jc w:val="center"/>
              <w:rPr>
                <w:del w:id="302" w:author="快乐的小丸子" w:date="2024-11-06T22:42:36Z"/>
                <w:rFonts w:hint="eastAsia" w:ascii="宋体" w:hAnsi="宋体"/>
                <w:szCs w:val="21"/>
              </w:rPr>
            </w:pPr>
            <w:del w:id="303" w:author="快乐的小丸子" w:date="2024-11-06T22:42:36Z">
              <w:r>
                <w:rPr>
                  <w:rFonts w:hint="eastAsia" w:ascii="宋体" w:hAnsi="宋体"/>
                  <w:szCs w:val="21"/>
                </w:rPr>
                <w:delText>设置发布时间</w:delText>
              </w:r>
            </w:del>
          </w:p>
        </w:tc>
        <w:tc>
          <w:tcPr>
            <w:tcW w:w="2746" w:type="dxa"/>
          </w:tcPr>
          <w:p w14:paraId="6B2B7845">
            <w:pPr>
              <w:spacing w:line="360" w:lineRule="auto"/>
              <w:jc w:val="center"/>
              <w:rPr>
                <w:del w:id="304" w:author="快乐的小丸子" w:date="2024-11-06T22:42:36Z"/>
                <w:rFonts w:hint="eastAsia" w:ascii="宋体" w:hAnsi="宋体"/>
                <w:szCs w:val="21"/>
              </w:rPr>
            </w:pPr>
            <w:del w:id="305" w:author="快乐的小丸子" w:date="2024-11-06T22:42:36Z">
              <w:r>
                <w:rPr>
                  <w:rFonts w:ascii="宋体" w:hAnsi="宋体"/>
                  <w:szCs w:val="21"/>
                </w:rPr>
                <w:delText>setPublish</w:delText>
              </w:r>
            </w:del>
            <w:del w:id="306" w:author="快乐的小丸子" w:date="2024-11-06T22:42:36Z">
              <w:r>
                <w:rPr>
                  <w:rFonts w:hint="eastAsia" w:ascii="宋体" w:hAnsi="宋体"/>
                  <w:szCs w:val="21"/>
                </w:rPr>
                <w:delText>Time()</w:delText>
              </w:r>
            </w:del>
          </w:p>
        </w:tc>
        <w:tc>
          <w:tcPr>
            <w:tcW w:w="1866" w:type="dxa"/>
          </w:tcPr>
          <w:p w14:paraId="4685B2E6">
            <w:pPr>
              <w:spacing w:line="360" w:lineRule="auto"/>
              <w:jc w:val="center"/>
              <w:rPr>
                <w:del w:id="307" w:author="快乐的小丸子" w:date="2024-11-06T22:42:36Z"/>
                <w:rFonts w:hint="eastAsia" w:ascii="宋体" w:hAnsi="宋体"/>
                <w:szCs w:val="21"/>
              </w:rPr>
            </w:pPr>
            <w:del w:id="308" w:author="快乐的小丸子" w:date="2024-11-06T22:42:36Z">
              <w:r>
                <w:rPr>
                  <w:rFonts w:hint="eastAsia" w:ascii="宋体" w:hAnsi="宋体"/>
                  <w:szCs w:val="21"/>
                </w:rPr>
                <w:delText>bool</w:delText>
              </w:r>
            </w:del>
          </w:p>
        </w:tc>
      </w:tr>
      <w:tr w14:paraId="68693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309" w:author="快乐的小丸子" w:date="2024-11-06T22:42:36Z"/>
        </w:trPr>
        <w:tc>
          <w:tcPr>
            <w:tcW w:w="1832" w:type="dxa"/>
          </w:tcPr>
          <w:p w14:paraId="4610FC95">
            <w:pPr>
              <w:spacing w:line="360" w:lineRule="auto"/>
              <w:jc w:val="center"/>
              <w:rPr>
                <w:del w:id="310" w:author="快乐的小丸子" w:date="2024-11-06T22:42:36Z"/>
                <w:rFonts w:hint="eastAsia" w:ascii="宋体" w:hAnsi="宋体"/>
                <w:szCs w:val="21"/>
              </w:rPr>
            </w:pPr>
            <w:del w:id="311" w:author="快乐的小丸子" w:date="2024-11-06T22:42:36Z">
              <w:r>
                <w:rPr>
                  <w:rFonts w:hint="eastAsia" w:ascii="宋体" w:hAnsi="宋体"/>
                  <w:szCs w:val="21"/>
                </w:rPr>
                <w:delText>返回论坛发布者ID</w:delText>
              </w:r>
            </w:del>
          </w:p>
        </w:tc>
        <w:tc>
          <w:tcPr>
            <w:tcW w:w="2746" w:type="dxa"/>
          </w:tcPr>
          <w:p w14:paraId="3A70A97D">
            <w:pPr>
              <w:spacing w:line="360" w:lineRule="auto"/>
              <w:jc w:val="center"/>
              <w:rPr>
                <w:del w:id="312" w:author="快乐的小丸子" w:date="2024-11-06T22:42:36Z"/>
                <w:rFonts w:hint="eastAsia" w:ascii="宋体" w:hAnsi="宋体"/>
                <w:szCs w:val="21"/>
              </w:rPr>
            </w:pPr>
            <w:del w:id="313" w:author="快乐的小丸子" w:date="2024-11-06T22:42:36Z">
              <w:r>
                <w:rPr>
                  <w:rFonts w:hint="eastAsia" w:ascii="宋体" w:hAnsi="宋体"/>
                  <w:szCs w:val="21"/>
                </w:rPr>
                <w:delText>getAu</w:delText>
              </w:r>
            </w:del>
            <w:del w:id="314" w:author="快乐的小丸子" w:date="2024-11-06T22:42:36Z">
              <w:r>
                <w:rPr>
                  <w:rFonts w:ascii="宋体" w:hAnsi="宋体"/>
                  <w:szCs w:val="21"/>
                </w:rPr>
                <w:delText>thor</w:delText>
              </w:r>
            </w:del>
            <w:del w:id="315" w:author="快乐的小丸子" w:date="2024-11-06T22:42:36Z">
              <w:r>
                <w:rPr>
                  <w:rFonts w:hint="eastAsia" w:ascii="宋体" w:hAnsi="宋体"/>
                  <w:szCs w:val="21"/>
                </w:rPr>
                <w:delText>ID()</w:delText>
              </w:r>
            </w:del>
          </w:p>
        </w:tc>
        <w:tc>
          <w:tcPr>
            <w:tcW w:w="1866" w:type="dxa"/>
          </w:tcPr>
          <w:p w14:paraId="31EF4B8B">
            <w:pPr>
              <w:spacing w:line="360" w:lineRule="auto"/>
              <w:jc w:val="center"/>
              <w:rPr>
                <w:del w:id="316" w:author="快乐的小丸子" w:date="2024-11-06T22:42:36Z"/>
                <w:rFonts w:hint="eastAsia" w:ascii="宋体" w:hAnsi="宋体"/>
                <w:szCs w:val="21"/>
              </w:rPr>
            </w:pPr>
            <w:del w:id="317" w:author="快乐的小丸子" w:date="2024-11-06T22:42:36Z">
              <w:r>
                <w:rPr>
                  <w:rFonts w:hint="eastAsia" w:ascii="宋体" w:hAnsi="宋体"/>
                  <w:szCs w:val="21"/>
                </w:rPr>
                <w:delText>varchar</w:delText>
              </w:r>
            </w:del>
          </w:p>
        </w:tc>
      </w:tr>
      <w:tr w14:paraId="55FCC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318" w:author="快乐的小丸子" w:date="2024-11-06T22:42:36Z"/>
        </w:trPr>
        <w:tc>
          <w:tcPr>
            <w:tcW w:w="1832" w:type="dxa"/>
          </w:tcPr>
          <w:p w14:paraId="0BEB458F">
            <w:pPr>
              <w:spacing w:line="360" w:lineRule="auto"/>
              <w:jc w:val="center"/>
              <w:rPr>
                <w:del w:id="319" w:author="快乐的小丸子" w:date="2024-11-06T22:42:36Z"/>
                <w:rFonts w:hint="eastAsia" w:ascii="宋体" w:hAnsi="宋体"/>
                <w:szCs w:val="21"/>
              </w:rPr>
            </w:pPr>
            <w:del w:id="320" w:author="快乐的小丸子" w:date="2024-11-06T22:42:36Z">
              <w:r>
                <w:rPr>
                  <w:rFonts w:hint="eastAsia" w:ascii="宋体" w:hAnsi="宋体"/>
                  <w:szCs w:val="21"/>
                </w:rPr>
                <w:delText>设置论坛发布者ID</w:delText>
              </w:r>
            </w:del>
          </w:p>
        </w:tc>
        <w:tc>
          <w:tcPr>
            <w:tcW w:w="2746" w:type="dxa"/>
          </w:tcPr>
          <w:p w14:paraId="5FD43D07">
            <w:pPr>
              <w:spacing w:line="360" w:lineRule="auto"/>
              <w:jc w:val="center"/>
              <w:rPr>
                <w:del w:id="321" w:author="快乐的小丸子" w:date="2024-11-06T22:42:36Z"/>
                <w:rFonts w:hint="eastAsia" w:ascii="宋体" w:hAnsi="宋体"/>
                <w:szCs w:val="21"/>
              </w:rPr>
            </w:pPr>
            <w:del w:id="322" w:author="快乐的小丸子" w:date="2024-11-06T22:42:36Z">
              <w:r>
                <w:rPr>
                  <w:rFonts w:ascii="宋体" w:hAnsi="宋体"/>
                  <w:szCs w:val="21"/>
                </w:rPr>
                <w:delText>set</w:delText>
              </w:r>
            </w:del>
            <w:del w:id="323" w:author="快乐的小丸子" w:date="2024-11-06T22:42:36Z">
              <w:r>
                <w:rPr>
                  <w:rFonts w:hint="eastAsia" w:ascii="宋体" w:hAnsi="宋体"/>
                  <w:szCs w:val="21"/>
                </w:rPr>
                <w:delText>Au</w:delText>
              </w:r>
            </w:del>
            <w:del w:id="324" w:author="快乐的小丸子" w:date="2024-11-06T22:42:36Z">
              <w:r>
                <w:rPr>
                  <w:rFonts w:ascii="宋体" w:hAnsi="宋体"/>
                  <w:szCs w:val="21"/>
                </w:rPr>
                <w:delText>thor</w:delText>
              </w:r>
            </w:del>
            <w:del w:id="325" w:author="快乐的小丸子" w:date="2024-11-06T22:42:36Z">
              <w:r>
                <w:rPr>
                  <w:rFonts w:hint="eastAsia" w:ascii="宋体" w:hAnsi="宋体"/>
                  <w:szCs w:val="21"/>
                </w:rPr>
                <w:delText>ID()</w:delText>
              </w:r>
            </w:del>
          </w:p>
        </w:tc>
        <w:tc>
          <w:tcPr>
            <w:tcW w:w="1866" w:type="dxa"/>
          </w:tcPr>
          <w:p w14:paraId="691864E6">
            <w:pPr>
              <w:spacing w:line="360" w:lineRule="auto"/>
              <w:jc w:val="center"/>
              <w:rPr>
                <w:del w:id="326" w:author="快乐的小丸子" w:date="2024-11-06T22:42:36Z"/>
                <w:rFonts w:hint="eastAsia" w:ascii="宋体" w:hAnsi="宋体"/>
                <w:szCs w:val="21"/>
              </w:rPr>
            </w:pPr>
            <w:del w:id="327" w:author="快乐的小丸子" w:date="2024-11-06T22:42:36Z">
              <w:r>
                <w:rPr>
                  <w:rFonts w:hint="eastAsia" w:ascii="宋体" w:hAnsi="宋体"/>
                  <w:szCs w:val="21"/>
                </w:rPr>
                <w:delText>bool</w:delText>
              </w:r>
            </w:del>
          </w:p>
        </w:tc>
      </w:tr>
      <w:tr w14:paraId="5C7D8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328" w:author="快乐的小丸子" w:date="2024-11-06T22:42:36Z"/>
        </w:trPr>
        <w:tc>
          <w:tcPr>
            <w:tcW w:w="1832" w:type="dxa"/>
          </w:tcPr>
          <w:p w14:paraId="63237503">
            <w:pPr>
              <w:spacing w:line="360" w:lineRule="auto"/>
              <w:jc w:val="center"/>
              <w:rPr>
                <w:del w:id="329" w:author="快乐的小丸子" w:date="2024-11-06T22:42:36Z"/>
                <w:rFonts w:hint="eastAsia" w:ascii="宋体" w:hAnsi="宋体"/>
                <w:szCs w:val="21"/>
              </w:rPr>
            </w:pPr>
            <w:del w:id="330" w:author="快乐的小丸子" w:date="2024-11-06T22:42:36Z">
              <w:r>
                <w:rPr>
                  <w:rFonts w:hint="eastAsia" w:ascii="宋体" w:hAnsi="宋体"/>
                  <w:szCs w:val="21"/>
                </w:rPr>
                <w:delText>搜寻论坛</w:delText>
              </w:r>
            </w:del>
          </w:p>
        </w:tc>
        <w:tc>
          <w:tcPr>
            <w:tcW w:w="2746" w:type="dxa"/>
          </w:tcPr>
          <w:p w14:paraId="7347D9E7">
            <w:pPr>
              <w:spacing w:line="360" w:lineRule="auto"/>
              <w:jc w:val="center"/>
              <w:rPr>
                <w:del w:id="331" w:author="快乐的小丸子" w:date="2024-11-06T22:42:36Z"/>
                <w:rFonts w:hint="eastAsia" w:ascii="宋体" w:hAnsi="宋体"/>
                <w:szCs w:val="21"/>
              </w:rPr>
            </w:pPr>
            <w:del w:id="332" w:author="快乐的小丸子" w:date="2024-11-06T22:42:36Z">
              <w:r>
                <w:rPr>
                  <w:rFonts w:hint="eastAsia" w:ascii="宋体" w:hAnsi="宋体"/>
                  <w:szCs w:val="21"/>
                </w:rPr>
                <w:delText>SearchForum()</w:delText>
              </w:r>
            </w:del>
          </w:p>
        </w:tc>
        <w:tc>
          <w:tcPr>
            <w:tcW w:w="1866" w:type="dxa"/>
          </w:tcPr>
          <w:p w14:paraId="001C1F32">
            <w:pPr>
              <w:spacing w:line="360" w:lineRule="auto"/>
              <w:jc w:val="center"/>
              <w:rPr>
                <w:del w:id="333" w:author="快乐的小丸子" w:date="2024-11-06T22:42:36Z"/>
                <w:rFonts w:hint="eastAsia" w:ascii="宋体" w:hAnsi="宋体"/>
                <w:szCs w:val="21"/>
              </w:rPr>
            </w:pPr>
            <w:del w:id="334" w:author="快乐的小丸子" w:date="2024-11-06T22:42:36Z">
              <w:r>
                <w:rPr>
                  <w:rFonts w:hint="eastAsia" w:ascii="宋体" w:hAnsi="宋体"/>
                  <w:szCs w:val="21"/>
                </w:rPr>
                <w:delText>bool</w:delText>
              </w:r>
            </w:del>
          </w:p>
        </w:tc>
      </w:tr>
      <w:tr w14:paraId="62E14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335" w:author="快乐的小丸子" w:date="2024-11-06T22:42:36Z"/>
        </w:trPr>
        <w:tc>
          <w:tcPr>
            <w:tcW w:w="1832" w:type="dxa"/>
          </w:tcPr>
          <w:p w14:paraId="128F0FE8">
            <w:pPr>
              <w:spacing w:line="360" w:lineRule="auto"/>
              <w:jc w:val="center"/>
              <w:rPr>
                <w:del w:id="336" w:author="快乐的小丸子" w:date="2024-11-06T22:42:36Z"/>
                <w:rFonts w:hint="eastAsia" w:ascii="宋体" w:hAnsi="宋体"/>
                <w:szCs w:val="21"/>
              </w:rPr>
            </w:pPr>
            <w:del w:id="337" w:author="快乐的小丸子" w:date="2024-11-06T22:42:36Z">
              <w:r>
                <w:rPr>
                  <w:rFonts w:hint="eastAsia" w:ascii="宋体" w:hAnsi="宋体"/>
                  <w:szCs w:val="21"/>
                </w:rPr>
                <w:delText>返回游戏ID</w:delText>
              </w:r>
            </w:del>
          </w:p>
        </w:tc>
        <w:tc>
          <w:tcPr>
            <w:tcW w:w="2746" w:type="dxa"/>
          </w:tcPr>
          <w:p w14:paraId="307F0DBB">
            <w:pPr>
              <w:spacing w:line="360" w:lineRule="auto"/>
              <w:jc w:val="center"/>
              <w:rPr>
                <w:del w:id="338" w:author="快乐的小丸子" w:date="2024-11-06T22:42:36Z"/>
                <w:rFonts w:hint="eastAsia" w:ascii="宋体" w:hAnsi="宋体"/>
                <w:szCs w:val="21"/>
              </w:rPr>
            </w:pPr>
            <w:del w:id="339" w:author="快乐的小丸子" w:date="2024-11-06T22:42:36Z">
              <w:r>
                <w:rPr>
                  <w:rFonts w:hint="eastAsia" w:ascii="宋体" w:hAnsi="宋体"/>
                  <w:szCs w:val="21"/>
                </w:rPr>
                <w:delText>getGameID()</w:delText>
              </w:r>
            </w:del>
          </w:p>
        </w:tc>
        <w:tc>
          <w:tcPr>
            <w:tcW w:w="1866" w:type="dxa"/>
          </w:tcPr>
          <w:p w14:paraId="0729EFB0">
            <w:pPr>
              <w:spacing w:line="360" w:lineRule="auto"/>
              <w:jc w:val="center"/>
              <w:rPr>
                <w:del w:id="340" w:author="快乐的小丸子" w:date="2024-11-06T22:42:36Z"/>
                <w:rFonts w:hint="eastAsia" w:ascii="宋体" w:hAnsi="宋体"/>
                <w:szCs w:val="21"/>
              </w:rPr>
            </w:pPr>
            <w:del w:id="341" w:author="快乐的小丸子" w:date="2024-11-06T22:42:36Z">
              <w:r>
                <w:rPr>
                  <w:rFonts w:hint="eastAsia" w:ascii="宋体" w:hAnsi="宋体"/>
                  <w:szCs w:val="21"/>
                </w:rPr>
                <w:delText>varchar</w:delText>
              </w:r>
            </w:del>
          </w:p>
        </w:tc>
      </w:tr>
      <w:tr w14:paraId="3B1C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342" w:author="快乐的小丸子" w:date="2024-11-06T22:42:36Z"/>
        </w:trPr>
        <w:tc>
          <w:tcPr>
            <w:tcW w:w="1832" w:type="dxa"/>
          </w:tcPr>
          <w:p w14:paraId="7209671C">
            <w:pPr>
              <w:spacing w:line="360" w:lineRule="auto"/>
              <w:jc w:val="center"/>
              <w:rPr>
                <w:del w:id="343" w:author="快乐的小丸子" w:date="2024-11-06T22:42:36Z"/>
                <w:rFonts w:hint="eastAsia" w:ascii="宋体" w:hAnsi="宋体"/>
                <w:szCs w:val="21"/>
              </w:rPr>
            </w:pPr>
            <w:del w:id="344" w:author="快乐的小丸子" w:date="2024-11-06T22:42:36Z">
              <w:r>
                <w:rPr>
                  <w:rFonts w:hint="eastAsia" w:ascii="宋体" w:hAnsi="宋体"/>
                  <w:szCs w:val="21"/>
                </w:rPr>
                <w:delText>设置游戏ID</w:delText>
              </w:r>
            </w:del>
          </w:p>
        </w:tc>
        <w:tc>
          <w:tcPr>
            <w:tcW w:w="2746" w:type="dxa"/>
          </w:tcPr>
          <w:p w14:paraId="20436852">
            <w:pPr>
              <w:spacing w:line="360" w:lineRule="auto"/>
              <w:jc w:val="center"/>
              <w:rPr>
                <w:del w:id="345" w:author="快乐的小丸子" w:date="2024-11-06T22:42:36Z"/>
                <w:rFonts w:hint="eastAsia" w:ascii="宋体" w:hAnsi="宋体"/>
                <w:szCs w:val="21"/>
              </w:rPr>
            </w:pPr>
            <w:del w:id="346" w:author="快乐的小丸子" w:date="2024-11-06T22:42:36Z">
              <w:r>
                <w:rPr>
                  <w:rFonts w:ascii="宋体" w:hAnsi="宋体"/>
                  <w:szCs w:val="21"/>
                </w:rPr>
                <w:delText>set</w:delText>
              </w:r>
            </w:del>
            <w:del w:id="347" w:author="快乐的小丸子" w:date="2024-11-06T22:42:36Z">
              <w:r>
                <w:rPr>
                  <w:rFonts w:hint="eastAsia" w:ascii="宋体" w:hAnsi="宋体"/>
                  <w:szCs w:val="21"/>
                </w:rPr>
                <w:delText>GameID()</w:delText>
              </w:r>
            </w:del>
          </w:p>
        </w:tc>
        <w:tc>
          <w:tcPr>
            <w:tcW w:w="1866" w:type="dxa"/>
          </w:tcPr>
          <w:p w14:paraId="031962CA">
            <w:pPr>
              <w:spacing w:line="360" w:lineRule="auto"/>
              <w:jc w:val="center"/>
              <w:rPr>
                <w:del w:id="348" w:author="快乐的小丸子" w:date="2024-11-06T22:42:36Z"/>
                <w:rFonts w:hint="eastAsia" w:ascii="宋体" w:hAnsi="宋体"/>
                <w:szCs w:val="21"/>
              </w:rPr>
            </w:pPr>
            <w:del w:id="349" w:author="快乐的小丸子" w:date="2024-11-06T22:42:36Z">
              <w:r>
                <w:rPr>
                  <w:rFonts w:hint="eastAsia" w:ascii="宋体" w:hAnsi="宋体"/>
                  <w:szCs w:val="21"/>
                </w:rPr>
                <w:delText>bool</w:delText>
              </w:r>
            </w:del>
          </w:p>
        </w:tc>
      </w:tr>
      <w:tr w14:paraId="79858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350" w:author="快乐的小丸子" w:date="2024-11-06T22:42:36Z"/>
        </w:trPr>
        <w:tc>
          <w:tcPr>
            <w:tcW w:w="1832" w:type="dxa"/>
          </w:tcPr>
          <w:p w14:paraId="74AFA5AF">
            <w:pPr>
              <w:spacing w:line="360" w:lineRule="auto"/>
              <w:jc w:val="center"/>
              <w:rPr>
                <w:del w:id="351" w:author="快乐的小丸子" w:date="2024-11-06T22:42:36Z"/>
                <w:rFonts w:hint="eastAsia" w:ascii="宋体" w:hAnsi="宋体"/>
                <w:szCs w:val="21"/>
              </w:rPr>
            </w:pPr>
            <w:del w:id="352" w:author="快乐的小丸子" w:date="2024-11-06T22:42:36Z">
              <w:r>
                <w:rPr>
                  <w:rFonts w:hint="eastAsia" w:ascii="宋体" w:hAnsi="宋体"/>
                  <w:szCs w:val="21"/>
                </w:rPr>
                <w:delText>返回话题标签</w:delText>
              </w:r>
            </w:del>
          </w:p>
        </w:tc>
        <w:tc>
          <w:tcPr>
            <w:tcW w:w="2746" w:type="dxa"/>
          </w:tcPr>
          <w:p w14:paraId="4629EBDB">
            <w:pPr>
              <w:spacing w:line="360" w:lineRule="auto"/>
              <w:jc w:val="center"/>
              <w:rPr>
                <w:del w:id="353" w:author="快乐的小丸子" w:date="2024-11-06T22:42:36Z"/>
                <w:rFonts w:hint="eastAsia" w:ascii="宋体" w:hAnsi="宋体"/>
                <w:szCs w:val="21"/>
              </w:rPr>
            </w:pPr>
            <w:del w:id="354" w:author="快乐的小丸子" w:date="2024-11-06T22:42:36Z">
              <w:r>
                <w:rPr>
                  <w:rFonts w:hint="eastAsia" w:ascii="宋体" w:hAnsi="宋体"/>
                  <w:szCs w:val="21"/>
                </w:rPr>
                <w:delText>getTag()</w:delText>
              </w:r>
            </w:del>
          </w:p>
        </w:tc>
        <w:tc>
          <w:tcPr>
            <w:tcW w:w="1866" w:type="dxa"/>
          </w:tcPr>
          <w:p w14:paraId="7AA70F70">
            <w:pPr>
              <w:spacing w:line="360" w:lineRule="auto"/>
              <w:jc w:val="center"/>
              <w:rPr>
                <w:del w:id="355" w:author="快乐的小丸子" w:date="2024-11-06T22:42:36Z"/>
                <w:rFonts w:hint="eastAsia" w:ascii="宋体" w:hAnsi="宋体"/>
                <w:szCs w:val="21"/>
              </w:rPr>
            </w:pPr>
            <w:del w:id="356" w:author="快乐的小丸子" w:date="2024-11-06T22:42:36Z">
              <w:r>
                <w:rPr>
                  <w:rFonts w:hint="eastAsia" w:ascii="宋体" w:hAnsi="宋体"/>
                  <w:szCs w:val="21"/>
                </w:rPr>
                <w:delText>varchar</w:delText>
              </w:r>
            </w:del>
          </w:p>
        </w:tc>
      </w:tr>
      <w:tr w14:paraId="22461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357" w:author="快乐的小丸子" w:date="2024-11-06T22:42:36Z"/>
        </w:trPr>
        <w:tc>
          <w:tcPr>
            <w:tcW w:w="1832" w:type="dxa"/>
          </w:tcPr>
          <w:p w14:paraId="367CAAED">
            <w:pPr>
              <w:spacing w:line="360" w:lineRule="auto"/>
              <w:jc w:val="center"/>
              <w:rPr>
                <w:del w:id="358" w:author="快乐的小丸子" w:date="2024-11-06T22:42:36Z"/>
                <w:rFonts w:hint="eastAsia" w:ascii="宋体" w:hAnsi="宋体"/>
                <w:szCs w:val="21"/>
              </w:rPr>
            </w:pPr>
            <w:del w:id="359" w:author="快乐的小丸子" w:date="2024-11-06T22:42:36Z">
              <w:r>
                <w:rPr>
                  <w:rFonts w:hint="eastAsia" w:ascii="宋体" w:hAnsi="宋体"/>
                  <w:szCs w:val="21"/>
                </w:rPr>
                <w:delText>设置话题标签</w:delText>
              </w:r>
            </w:del>
          </w:p>
        </w:tc>
        <w:tc>
          <w:tcPr>
            <w:tcW w:w="2746" w:type="dxa"/>
          </w:tcPr>
          <w:p w14:paraId="01B135AE">
            <w:pPr>
              <w:spacing w:line="360" w:lineRule="auto"/>
              <w:jc w:val="center"/>
              <w:rPr>
                <w:del w:id="360" w:author="快乐的小丸子" w:date="2024-11-06T22:42:36Z"/>
                <w:rFonts w:hint="eastAsia" w:ascii="宋体" w:hAnsi="宋体"/>
                <w:szCs w:val="21"/>
              </w:rPr>
            </w:pPr>
            <w:del w:id="361" w:author="快乐的小丸子" w:date="2024-11-06T22:42:36Z">
              <w:r>
                <w:rPr>
                  <w:rFonts w:ascii="宋体" w:hAnsi="宋体"/>
                  <w:szCs w:val="21"/>
                </w:rPr>
                <w:delText>set</w:delText>
              </w:r>
            </w:del>
            <w:del w:id="362" w:author="快乐的小丸子" w:date="2024-11-06T22:42:36Z">
              <w:r>
                <w:rPr>
                  <w:rFonts w:hint="eastAsia" w:ascii="宋体" w:hAnsi="宋体"/>
                  <w:szCs w:val="21"/>
                </w:rPr>
                <w:delText>Tag()</w:delText>
              </w:r>
            </w:del>
          </w:p>
        </w:tc>
        <w:tc>
          <w:tcPr>
            <w:tcW w:w="1866" w:type="dxa"/>
          </w:tcPr>
          <w:p w14:paraId="49FD7FBE">
            <w:pPr>
              <w:spacing w:line="360" w:lineRule="auto"/>
              <w:jc w:val="center"/>
              <w:rPr>
                <w:del w:id="363" w:author="快乐的小丸子" w:date="2024-11-06T22:42:36Z"/>
                <w:rFonts w:hint="eastAsia" w:ascii="宋体" w:hAnsi="宋体"/>
                <w:szCs w:val="21"/>
              </w:rPr>
            </w:pPr>
            <w:del w:id="364" w:author="快乐的小丸子" w:date="2024-11-06T22:42:36Z">
              <w:r>
                <w:rPr>
                  <w:rFonts w:hint="eastAsia" w:ascii="宋体" w:hAnsi="宋体"/>
                  <w:szCs w:val="21"/>
                </w:rPr>
                <w:delText>bool</w:delText>
              </w:r>
            </w:del>
          </w:p>
        </w:tc>
      </w:tr>
    </w:tbl>
    <w:p w14:paraId="5E175488">
      <w:pPr>
        <w:spacing w:line="360" w:lineRule="auto"/>
        <w:jc w:val="center"/>
        <w:rPr>
          <w:rFonts w:hint="eastAsia" w:ascii="宋体" w:hAnsi="宋体"/>
          <w:szCs w:val="21"/>
        </w:rPr>
      </w:pPr>
    </w:p>
    <w:p w14:paraId="351ADD59">
      <w:pPr>
        <w:spacing w:line="360" w:lineRule="auto"/>
        <w:jc w:val="left"/>
        <w:rPr>
          <w:rFonts w:hint="eastAsia" w:ascii="宋体" w:hAnsi="宋体"/>
          <w:b/>
          <w:bCs/>
          <w:szCs w:val="21"/>
        </w:rPr>
      </w:pPr>
      <w:r>
        <w:rPr>
          <w:rFonts w:hint="eastAsia" w:ascii="宋体" w:hAnsi="宋体"/>
          <w:b/>
          <w:bCs/>
          <w:szCs w:val="21"/>
        </w:rPr>
        <w:t>类名：</w:t>
      </w:r>
      <w:r>
        <w:rPr>
          <w:rFonts w:ascii="宋体" w:hAnsi="宋体"/>
          <w:b/>
          <w:bCs/>
          <w:szCs w:val="21"/>
        </w:rPr>
        <w:t>Comment</w:t>
      </w:r>
      <w:r>
        <w:rPr>
          <w:rFonts w:hint="eastAsia" w:ascii="宋体" w:hAnsi="宋体"/>
          <w:b/>
          <w:bCs/>
          <w:szCs w:val="21"/>
        </w:rPr>
        <w:t>(</w:t>
      </w:r>
      <w:r>
        <w:rPr>
          <w:rFonts w:ascii="宋体" w:hAnsi="宋体"/>
          <w:b/>
          <w:bCs/>
          <w:szCs w:val="21"/>
        </w:rPr>
        <w:t>评论类</w:t>
      </w:r>
      <w:r>
        <w:rPr>
          <w:rFonts w:hint="eastAsia" w:ascii="宋体" w:hAnsi="宋体"/>
          <w:b/>
          <w:bCs/>
          <w:szCs w:val="21"/>
        </w:rPr>
        <w:t>)</w:t>
      </w:r>
    </w:p>
    <w:p w14:paraId="2A911ED2">
      <w:pPr>
        <w:spacing w:line="360" w:lineRule="auto"/>
        <w:jc w:val="left"/>
        <w:rPr>
          <w:rFonts w:hint="eastAsia" w:ascii="宋体" w:hAnsi="宋体"/>
          <w:b/>
          <w:bCs/>
          <w:szCs w:val="21"/>
        </w:rPr>
      </w:pPr>
      <w:r>
        <w:rPr>
          <w:rFonts w:hint="eastAsia" w:ascii="宋体" w:hAnsi="宋体"/>
          <w:b/>
          <w:bCs/>
          <w:szCs w:val="21"/>
        </w:rPr>
        <w:t>操作表如表3</w:t>
      </w:r>
      <w:r>
        <w:rPr>
          <w:rFonts w:ascii="宋体" w:hAnsi="宋体"/>
          <w:b/>
          <w:bCs/>
          <w:szCs w:val="21"/>
        </w:rPr>
        <w:t>.</w:t>
      </w:r>
      <w:r>
        <w:rPr>
          <w:rFonts w:hint="eastAsia" w:ascii="宋体" w:hAnsi="宋体"/>
          <w:b/>
          <w:bCs/>
          <w:szCs w:val="21"/>
        </w:rPr>
        <w:t>2</w:t>
      </w:r>
      <w:r>
        <w:rPr>
          <w:rFonts w:ascii="宋体" w:hAnsi="宋体"/>
          <w:b/>
          <w:bCs/>
          <w:szCs w:val="21"/>
        </w:rPr>
        <w:t>.</w:t>
      </w:r>
      <w:ins w:id="365" w:author="快乐的小丸子" w:date="2024-11-07T23:18:02Z">
        <w:r>
          <w:rPr>
            <w:rFonts w:hint="eastAsia" w:ascii="宋体" w:hAnsi="宋体"/>
            <w:b/>
            <w:bCs/>
            <w:szCs w:val="21"/>
            <w:lang w:val="en-US" w:eastAsia="zh-CN"/>
          </w:rPr>
          <w:t>6</w:t>
        </w:r>
      </w:ins>
      <w:del w:id="366" w:author="快乐的小丸子" w:date="2024-11-07T23:18:02Z">
        <w:r>
          <w:rPr>
            <w:rFonts w:ascii="宋体" w:hAnsi="宋体"/>
            <w:b/>
            <w:bCs/>
            <w:szCs w:val="21"/>
          </w:rPr>
          <w:delText>7</w:delText>
        </w:r>
      </w:del>
      <w:r>
        <w:rPr>
          <w:rFonts w:hint="eastAsia" w:ascii="宋体" w:hAnsi="宋体"/>
          <w:b/>
          <w:bCs/>
          <w:szCs w:val="21"/>
        </w:rPr>
        <w:t>所示：</w:t>
      </w:r>
    </w:p>
    <w:p w14:paraId="76B830CC">
      <w:pPr>
        <w:spacing w:line="360" w:lineRule="auto"/>
        <w:jc w:val="center"/>
        <w:rPr>
          <w:rFonts w:hint="eastAsia" w:ascii="宋体" w:hAnsi="宋体"/>
          <w:szCs w:val="21"/>
        </w:rPr>
      </w:pPr>
      <w:r>
        <w:rPr>
          <w:rFonts w:hint="eastAsia" w:ascii="宋体" w:hAnsi="宋体"/>
          <w:szCs w:val="21"/>
        </w:rPr>
        <w:tab/>
      </w:r>
      <w:r>
        <w:rPr>
          <w:rFonts w:hint="eastAsia" w:ascii="宋体" w:hAnsi="宋体"/>
          <w:szCs w:val="21"/>
        </w:rPr>
        <w:t>表3</w:t>
      </w:r>
      <w:r>
        <w:rPr>
          <w:rFonts w:ascii="宋体" w:hAnsi="宋体"/>
          <w:szCs w:val="21"/>
        </w:rPr>
        <w:t>.</w:t>
      </w:r>
      <w:r>
        <w:rPr>
          <w:rFonts w:hint="eastAsia" w:ascii="宋体" w:hAnsi="宋体"/>
          <w:szCs w:val="21"/>
        </w:rPr>
        <w:t>2</w:t>
      </w:r>
      <w:r>
        <w:rPr>
          <w:rFonts w:ascii="宋体" w:hAnsi="宋体"/>
          <w:szCs w:val="21"/>
        </w:rPr>
        <w:t xml:space="preserve">.7 </w:t>
      </w:r>
      <w:r>
        <w:rPr>
          <w:rFonts w:hint="eastAsia" w:ascii="宋体" w:hAnsi="宋体"/>
          <w:szCs w:val="21"/>
        </w:rPr>
        <w:t>Comment类操作表</w:t>
      </w:r>
    </w:p>
    <w:p w14:paraId="1D5421BA">
      <w:pPr>
        <w:spacing w:line="360" w:lineRule="auto"/>
        <w:jc w:val="center"/>
        <w:rPr>
          <w:rFonts w:hint="eastAsia" w:ascii="宋体" w:hAnsi="宋体"/>
          <w:szCs w:val="21"/>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539"/>
        <w:gridCol w:w="2073"/>
      </w:tblGrid>
      <w:tr w14:paraId="44765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02D5D74">
            <w:pPr>
              <w:spacing w:line="360" w:lineRule="auto"/>
              <w:jc w:val="center"/>
              <w:rPr>
                <w:rFonts w:hint="eastAsia" w:ascii="宋体" w:hAnsi="宋体"/>
                <w:szCs w:val="21"/>
              </w:rPr>
            </w:pPr>
            <w:r>
              <w:rPr>
                <w:rFonts w:hint="eastAsia" w:ascii="宋体" w:hAnsi="宋体"/>
                <w:szCs w:val="21"/>
              </w:rPr>
              <w:t>操作名称</w:t>
            </w:r>
          </w:p>
        </w:tc>
        <w:tc>
          <w:tcPr>
            <w:tcW w:w="2539" w:type="dxa"/>
            <w:tcBorders>
              <w:top w:val="single" w:color="auto" w:sz="4" w:space="0"/>
              <w:left w:val="single" w:color="auto" w:sz="4" w:space="0"/>
              <w:bottom w:val="single" w:color="auto" w:sz="4" w:space="0"/>
              <w:right w:val="single" w:color="auto" w:sz="4" w:space="0"/>
            </w:tcBorders>
          </w:tcPr>
          <w:p w14:paraId="37E5CDF4">
            <w:pPr>
              <w:spacing w:line="360" w:lineRule="auto"/>
              <w:jc w:val="center"/>
              <w:rPr>
                <w:rFonts w:hint="eastAsia" w:ascii="宋体" w:hAnsi="宋体"/>
                <w:szCs w:val="21"/>
              </w:rPr>
            </w:pPr>
            <w:r>
              <w:rPr>
                <w:rFonts w:hint="eastAsia" w:ascii="宋体" w:hAnsi="宋体"/>
                <w:szCs w:val="21"/>
              </w:rPr>
              <w:t>函数名</w:t>
            </w:r>
          </w:p>
        </w:tc>
        <w:tc>
          <w:tcPr>
            <w:tcW w:w="2073" w:type="dxa"/>
            <w:tcBorders>
              <w:top w:val="single" w:color="auto" w:sz="4" w:space="0"/>
              <w:left w:val="single" w:color="auto" w:sz="4" w:space="0"/>
              <w:bottom w:val="single" w:color="auto" w:sz="4" w:space="0"/>
              <w:right w:val="single" w:color="auto" w:sz="4" w:space="0"/>
            </w:tcBorders>
          </w:tcPr>
          <w:p w14:paraId="2FD3B89D">
            <w:pPr>
              <w:spacing w:line="360" w:lineRule="auto"/>
              <w:jc w:val="center"/>
              <w:rPr>
                <w:rFonts w:hint="eastAsia" w:ascii="宋体" w:hAnsi="宋体"/>
                <w:szCs w:val="21"/>
              </w:rPr>
            </w:pPr>
            <w:r>
              <w:rPr>
                <w:rFonts w:hint="eastAsia" w:ascii="宋体" w:hAnsi="宋体"/>
                <w:szCs w:val="21"/>
              </w:rPr>
              <w:t>返回值类型</w:t>
            </w:r>
          </w:p>
        </w:tc>
      </w:tr>
      <w:tr w14:paraId="51B8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B8BBEA9">
            <w:pPr>
              <w:spacing w:line="360" w:lineRule="auto"/>
              <w:jc w:val="center"/>
              <w:rPr>
                <w:rFonts w:hint="eastAsia" w:ascii="宋体" w:hAnsi="宋体"/>
                <w:szCs w:val="21"/>
              </w:rPr>
            </w:pPr>
            <w:r>
              <w:rPr>
                <w:rFonts w:hint="eastAsia" w:ascii="宋体" w:hAnsi="宋体"/>
                <w:szCs w:val="21"/>
              </w:rPr>
              <w:t>发表评论</w:t>
            </w:r>
          </w:p>
        </w:tc>
        <w:tc>
          <w:tcPr>
            <w:tcW w:w="2539" w:type="dxa"/>
            <w:tcBorders>
              <w:top w:val="single" w:color="auto" w:sz="4" w:space="0"/>
              <w:left w:val="single" w:color="auto" w:sz="4" w:space="0"/>
              <w:bottom w:val="single" w:color="auto" w:sz="4" w:space="0"/>
              <w:right w:val="single" w:color="auto" w:sz="4" w:space="0"/>
            </w:tcBorders>
          </w:tcPr>
          <w:p w14:paraId="0EB643D6">
            <w:pPr>
              <w:spacing w:line="360" w:lineRule="auto"/>
              <w:jc w:val="center"/>
              <w:rPr>
                <w:rFonts w:hint="eastAsia" w:ascii="宋体" w:hAnsi="宋体"/>
                <w:szCs w:val="21"/>
              </w:rPr>
            </w:pPr>
            <w:r>
              <w:rPr>
                <w:rFonts w:ascii="宋体" w:hAnsi="宋体"/>
                <w:szCs w:val="21"/>
              </w:rPr>
              <w:t>publish</w:t>
            </w:r>
            <w:r>
              <w:rPr>
                <w:rFonts w:hint="eastAsia" w:ascii="宋体" w:hAnsi="宋体"/>
                <w:szCs w:val="21"/>
              </w:rPr>
              <w:t>Comment()</w:t>
            </w:r>
          </w:p>
        </w:tc>
        <w:tc>
          <w:tcPr>
            <w:tcW w:w="2073" w:type="dxa"/>
            <w:tcBorders>
              <w:top w:val="single" w:color="auto" w:sz="4" w:space="0"/>
              <w:left w:val="single" w:color="auto" w:sz="4" w:space="0"/>
              <w:bottom w:val="single" w:color="auto" w:sz="4" w:space="0"/>
              <w:right w:val="single" w:color="auto" w:sz="4" w:space="0"/>
            </w:tcBorders>
          </w:tcPr>
          <w:p w14:paraId="36EC4723">
            <w:pPr>
              <w:spacing w:line="360" w:lineRule="auto"/>
              <w:jc w:val="center"/>
              <w:rPr>
                <w:rFonts w:hint="eastAsia" w:ascii="宋体" w:hAnsi="宋体"/>
                <w:szCs w:val="21"/>
              </w:rPr>
            </w:pPr>
            <w:r>
              <w:rPr>
                <w:rFonts w:hint="eastAsia" w:ascii="宋体" w:hAnsi="宋体"/>
                <w:szCs w:val="21"/>
              </w:rPr>
              <w:t>bool</w:t>
            </w:r>
          </w:p>
        </w:tc>
      </w:tr>
      <w:tr w14:paraId="49A1B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6EC8B81">
            <w:pPr>
              <w:spacing w:line="360" w:lineRule="auto"/>
              <w:jc w:val="center"/>
              <w:rPr>
                <w:rFonts w:hint="eastAsia" w:ascii="宋体" w:hAnsi="宋体"/>
                <w:szCs w:val="21"/>
              </w:rPr>
            </w:pPr>
            <w:r>
              <w:rPr>
                <w:rFonts w:hint="eastAsia" w:ascii="宋体" w:hAnsi="宋体"/>
                <w:szCs w:val="21"/>
              </w:rPr>
              <w:t>删除评论</w:t>
            </w:r>
          </w:p>
        </w:tc>
        <w:tc>
          <w:tcPr>
            <w:tcW w:w="2539" w:type="dxa"/>
            <w:tcBorders>
              <w:top w:val="single" w:color="auto" w:sz="4" w:space="0"/>
              <w:left w:val="single" w:color="auto" w:sz="4" w:space="0"/>
              <w:bottom w:val="single" w:color="auto" w:sz="4" w:space="0"/>
              <w:right w:val="single" w:color="auto" w:sz="4" w:space="0"/>
            </w:tcBorders>
          </w:tcPr>
          <w:p w14:paraId="5F66B50B">
            <w:pPr>
              <w:spacing w:line="360" w:lineRule="auto"/>
              <w:jc w:val="center"/>
              <w:rPr>
                <w:rFonts w:hint="eastAsia" w:ascii="宋体" w:hAnsi="宋体"/>
                <w:szCs w:val="21"/>
              </w:rPr>
            </w:pPr>
            <w:r>
              <w:rPr>
                <w:rFonts w:ascii="宋体" w:hAnsi="宋体"/>
                <w:szCs w:val="21"/>
              </w:rPr>
              <w:t>delete</w:t>
            </w:r>
            <w:r>
              <w:rPr>
                <w:rFonts w:hint="eastAsia" w:ascii="宋体" w:hAnsi="宋体"/>
                <w:szCs w:val="21"/>
              </w:rPr>
              <w:t>Comment()</w:t>
            </w:r>
          </w:p>
        </w:tc>
        <w:tc>
          <w:tcPr>
            <w:tcW w:w="2073" w:type="dxa"/>
            <w:tcBorders>
              <w:top w:val="single" w:color="auto" w:sz="4" w:space="0"/>
              <w:left w:val="single" w:color="auto" w:sz="4" w:space="0"/>
              <w:bottom w:val="single" w:color="auto" w:sz="4" w:space="0"/>
              <w:right w:val="single" w:color="auto" w:sz="4" w:space="0"/>
            </w:tcBorders>
          </w:tcPr>
          <w:p w14:paraId="2357C989">
            <w:pPr>
              <w:spacing w:line="360" w:lineRule="auto"/>
              <w:jc w:val="center"/>
              <w:rPr>
                <w:rFonts w:hint="eastAsia" w:ascii="宋体" w:hAnsi="宋体"/>
                <w:szCs w:val="21"/>
              </w:rPr>
            </w:pPr>
            <w:r>
              <w:rPr>
                <w:rFonts w:ascii="宋体" w:hAnsi="宋体"/>
                <w:szCs w:val="21"/>
              </w:rPr>
              <w:t>bool</w:t>
            </w:r>
          </w:p>
        </w:tc>
      </w:tr>
      <w:tr w14:paraId="6BDBF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CB20275">
            <w:pPr>
              <w:spacing w:line="360" w:lineRule="auto"/>
              <w:jc w:val="center"/>
              <w:rPr>
                <w:rFonts w:hint="eastAsia" w:ascii="宋体" w:hAnsi="宋体"/>
                <w:szCs w:val="21"/>
              </w:rPr>
            </w:pPr>
            <w:r>
              <w:rPr>
                <w:rFonts w:hint="eastAsia" w:ascii="宋体" w:hAnsi="宋体"/>
                <w:szCs w:val="21"/>
              </w:rPr>
              <w:t>设置评论ID</w:t>
            </w:r>
          </w:p>
        </w:tc>
        <w:tc>
          <w:tcPr>
            <w:tcW w:w="2539" w:type="dxa"/>
            <w:tcBorders>
              <w:top w:val="single" w:color="auto" w:sz="4" w:space="0"/>
              <w:left w:val="single" w:color="auto" w:sz="4" w:space="0"/>
              <w:bottom w:val="single" w:color="auto" w:sz="4" w:space="0"/>
              <w:right w:val="single" w:color="auto" w:sz="4" w:space="0"/>
            </w:tcBorders>
          </w:tcPr>
          <w:p w14:paraId="1EFC0AF5">
            <w:pPr>
              <w:spacing w:line="360" w:lineRule="auto"/>
              <w:jc w:val="center"/>
              <w:rPr>
                <w:rFonts w:hint="eastAsia" w:ascii="宋体" w:hAnsi="宋体"/>
                <w:szCs w:val="21"/>
              </w:rPr>
            </w:pPr>
            <w:r>
              <w:rPr>
                <w:rFonts w:ascii="宋体" w:hAnsi="宋体"/>
                <w:szCs w:val="21"/>
              </w:rPr>
              <w:t>set</w:t>
            </w:r>
            <w:r>
              <w:rPr>
                <w:rFonts w:hint="eastAsia" w:ascii="宋体" w:hAnsi="宋体"/>
                <w:szCs w:val="21"/>
              </w:rPr>
              <w:t>Comment</w:t>
            </w:r>
            <w:r>
              <w:rPr>
                <w:rFonts w:ascii="宋体" w:hAnsi="宋体"/>
                <w:szCs w:val="21"/>
              </w:rPr>
              <w:t>ID</w:t>
            </w:r>
            <w:r>
              <w:rPr>
                <w:rFonts w:hint="eastAsia" w:ascii="宋体" w:hAnsi="宋体"/>
                <w:szCs w:val="21"/>
              </w:rPr>
              <w:t>()</w:t>
            </w:r>
          </w:p>
        </w:tc>
        <w:tc>
          <w:tcPr>
            <w:tcW w:w="2073" w:type="dxa"/>
            <w:tcBorders>
              <w:top w:val="single" w:color="auto" w:sz="4" w:space="0"/>
              <w:left w:val="single" w:color="auto" w:sz="4" w:space="0"/>
              <w:bottom w:val="single" w:color="auto" w:sz="4" w:space="0"/>
              <w:right w:val="single" w:color="auto" w:sz="4" w:space="0"/>
            </w:tcBorders>
          </w:tcPr>
          <w:p w14:paraId="62757C77">
            <w:pPr>
              <w:spacing w:line="360" w:lineRule="auto"/>
              <w:jc w:val="center"/>
              <w:rPr>
                <w:rFonts w:hint="eastAsia" w:ascii="宋体" w:hAnsi="宋体"/>
                <w:szCs w:val="21"/>
              </w:rPr>
            </w:pPr>
            <w:r>
              <w:rPr>
                <w:rFonts w:hint="eastAsia" w:ascii="宋体" w:hAnsi="宋体"/>
                <w:szCs w:val="21"/>
              </w:rPr>
              <w:t>bool</w:t>
            </w:r>
          </w:p>
        </w:tc>
      </w:tr>
      <w:tr w14:paraId="09DF7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2E9BA3E">
            <w:pPr>
              <w:spacing w:line="360" w:lineRule="auto"/>
              <w:jc w:val="center"/>
              <w:rPr>
                <w:rFonts w:hint="eastAsia" w:ascii="宋体" w:hAnsi="宋体"/>
                <w:szCs w:val="21"/>
              </w:rPr>
            </w:pPr>
            <w:r>
              <w:rPr>
                <w:rFonts w:hint="eastAsia" w:ascii="宋体" w:hAnsi="宋体"/>
                <w:szCs w:val="21"/>
              </w:rPr>
              <w:t>返回评论ID</w:t>
            </w:r>
          </w:p>
        </w:tc>
        <w:tc>
          <w:tcPr>
            <w:tcW w:w="2539" w:type="dxa"/>
            <w:tcBorders>
              <w:top w:val="single" w:color="auto" w:sz="4" w:space="0"/>
              <w:left w:val="single" w:color="auto" w:sz="4" w:space="0"/>
              <w:bottom w:val="single" w:color="auto" w:sz="4" w:space="0"/>
              <w:right w:val="single" w:color="auto" w:sz="4" w:space="0"/>
            </w:tcBorders>
          </w:tcPr>
          <w:p w14:paraId="2A599691">
            <w:pPr>
              <w:spacing w:line="360" w:lineRule="auto"/>
              <w:jc w:val="center"/>
              <w:rPr>
                <w:rFonts w:hint="eastAsia" w:ascii="宋体" w:hAnsi="宋体"/>
                <w:szCs w:val="21"/>
              </w:rPr>
            </w:pPr>
            <w:r>
              <w:rPr>
                <w:rFonts w:ascii="宋体" w:hAnsi="宋体"/>
                <w:szCs w:val="21"/>
              </w:rPr>
              <w:t>get</w:t>
            </w:r>
            <w:r>
              <w:rPr>
                <w:rFonts w:hint="eastAsia" w:ascii="宋体" w:hAnsi="宋体"/>
                <w:szCs w:val="21"/>
              </w:rPr>
              <w:t>Comment</w:t>
            </w:r>
            <w:r>
              <w:rPr>
                <w:rFonts w:ascii="宋体" w:hAnsi="宋体"/>
                <w:szCs w:val="21"/>
              </w:rPr>
              <w:t>ID</w:t>
            </w:r>
            <w:r>
              <w:rPr>
                <w:rFonts w:hint="eastAsia" w:ascii="宋体" w:hAnsi="宋体"/>
                <w:szCs w:val="21"/>
              </w:rPr>
              <w:t>()</w:t>
            </w:r>
          </w:p>
        </w:tc>
        <w:tc>
          <w:tcPr>
            <w:tcW w:w="2073" w:type="dxa"/>
            <w:tcBorders>
              <w:top w:val="single" w:color="auto" w:sz="4" w:space="0"/>
              <w:left w:val="single" w:color="auto" w:sz="4" w:space="0"/>
              <w:bottom w:val="single" w:color="auto" w:sz="4" w:space="0"/>
              <w:right w:val="single" w:color="auto" w:sz="4" w:space="0"/>
            </w:tcBorders>
          </w:tcPr>
          <w:p w14:paraId="370270A6">
            <w:pPr>
              <w:spacing w:line="360" w:lineRule="auto"/>
              <w:jc w:val="center"/>
              <w:rPr>
                <w:rFonts w:hint="eastAsia" w:ascii="宋体" w:hAnsi="宋体"/>
                <w:szCs w:val="21"/>
              </w:rPr>
            </w:pPr>
            <w:r>
              <w:rPr>
                <w:rFonts w:hint="eastAsia" w:ascii="宋体" w:hAnsi="宋体"/>
                <w:szCs w:val="21"/>
              </w:rPr>
              <w:t>Varchar</w:t>
            </w:r>
          </w:p>
        </w:tc>
      </w:tr>
      <w:tr w14:paraId="1DE3B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5783B758">
            <w:pPr>
              <w:spacing w:line="360" w:lineRule="auto"/>
              <w:jc w:val="center"/>
              <w:rPr>
                <w:rFonts w:hint="eastAsia" w:ascii="宋体" w:hAnsi="宋体"/>
                <w:szCs w:val="21"/>
              </w:rPr>
            </w:pPr>
            <w:r>
              <w:rPr>
                <w:rFonts w:hint="eastAsia" w:ascii="宋体" w:hAnsi="宋体"/>
                <w:szCs w:val="21"/>
              </w:rPr>
              <w:t>设置评论者ID</w:t>
            </w:r>
          </w:p>
        </w:tc>
        <w:tc>
          <w:tcPr>
            <w:tcW w:w="2539" w:type="dxa"/>
            <w:tcBorders>
              <w:top w:val="single" w:color="auto" w:sz="4" w:space="0"/>
              <w:left w:val="single" w:color="auto" w:sz="4" w:space="0"/>
              <w:bottom w:val="single" w:color="auto" w:sz="4" w:space="0"/>
              <w:right w:val="single" w:color="auto" w:sz="4" w:space="0"/>
            </w:tcBorders>
          </w:tcPr>
          <w:p w14:paraId="48BB06E2">
            <w:pPr>
              <w:spacing w:line="360" w:lineRule="auto"/>
              <w:jc w:val="center"/>
              <w:rPr>
                <w:rFonts w:hint="eastAsia" w:ascii="宋体" w:hAnsi="宋体"/>
                <w:szCs w:val="21"/>
              </w:rPr>
            </w:pPr>
            <w:r>
              <w:rPr>
                <w:rFonts w:ascii="宋体" w:hAnsi="宋体"/>
                <w:szCs w:val="21"/>
              </w:rPr>
              <w:t>setAuthorID()</w:t>
            </w:r>
          </w:p>
        </w:tc>
        <w:tc>
          <w:tcPr>
            <w:tcW w:w="2073" w:type="dxa"/>
            <w:tcBorders>
              <w:top w:val="single" w:color="auto" w:sz="4" w:space="0"/>
              <w:left w:val="single" w:color="auto" w:sz="4" w:space="0"/>
              <w:bottom w:val="single" w:color="auto" w:sz="4" w:space="0"/>
              <w:right w:val="single" w:color="auto" w:sz="4" w:space="0"/>
            </w:tcBorders>
          </w:tcPr>
          <w:p w14:paraId="0668534E">
            <w:pPr>
              <w:spacing w:line="360" w:lineRule="auto"/>
              <w:jc w:val="center"/>
              <w:rPr>
                <w:rFonts w:hint="eastAsia" w:ascii="宋体" w:hAnsi="宋体"/>
                <w:szCs w:val="21"/>
              </w:rPr>
            </w:pPr>
            <w:r>
              <w:rPr>
                <w:rFonts w:hint="eastAsia" w:ascii="宋体" w:hAnsi="宋体"/>
                <w:szCs w:val="21"/>
              </w:rPr>
              <w:t>bool</w:t>
            </w:r>
          </w:p>
        </w:tc>
      </w:tr>
      <w:tr w14:paraId="5699F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2C3119D">
            <w:pPr>
              <w:spacing w:line="360" w:lineRule="auto"/>
              <w:jc w:val="center"/>
              <w:rPr>
                <w:rFonts w:hint="eastAsia" w:ascii="宋体" w:hAnsi="宋体"/>
                <w:szCs w:val="21"/>
              </w:rPr>
            </w:pPr>
            <w:r>
              <w:rPr>
                <w:rFonts w:hint="eastAsia" w:ascii="宋体" w:hAnsi="宋体"/>
                <w:szCs w:val="21"/>
              </w:rPr>
              <w:t>返回评论者ID</w:t>
            </w:r>
          </w:p>
        </w:tc>
        <w:tc>
          <w:tcPr>
            <w:tcW w:w="2539" w:type="dxa"/>
            <w:tcBorders>
              <w:top w:val="single" w:color="auto" w:sz="4" w:space="0"/>
              <w:left w:val="single" w:color="auto" w:sz="4" w:space="0"/>
              <w:bottom w:val="single" w:color="auto" w:sz="4" w:space="0"/>
              <w:right w:val="single" w:color="auto" w:sz="4" w:space="0"/>
            </w:tcBorders>
          </w:tcPr>
          <w:p w14:paraId="0CD70C6E">
            <w:pPr>
              <w:spacing w:line="360" w:lineRule="auto"/>
              <w:jc w:val="center"/>
              <w:rPr>
                <w:rFonts w:hint="eastAsia" w:ascii="宋体" w:hAnsi="宋体"/>
                <w:szCs w:val="21"/>
              </w:rPr>
            </w:pPr>
            <w:r>
              <w:rPr>
                <w:rFonts w:ascii="宋体" w:hAnsi="宋体"/>
                <w:szCs w:val="21"/>
              </w:rPr>
              <w:t>getAuthorID()</w:t>
            </w:r>
          </w:p>
        </w:tc>
        <w:tc>
          <w:tcPr>
            <w:tcW w:w="2073" w:type="dxa"/>
            <w:tcBorders>
              <w:top w:val="single" w:color="auto" w:sz="4" w:space="0"/>
              <w:left w:val="single" w:color="auto" w:sz="4" w:space="0"/>
              <w:bottom w:val="single" w:color="auto" w:sz="4" w:space="0"/>
              <w:right w:val="single" w:color="auto" w:sz="4" w:space="0"/>
            </w:tcBorders>
          </w:tcPr>
          <w:p w14:paraId="4E6F64E5">
            <w:pPr>
              <w:spacing w:line="360" w:lineRule="auto"/>
              <w:jc w:val="center"/>
              <w:rPr>
                <w:rFonts w:hint="eastAsia" w:ascii="宋体" w:hAnsi="宋体"/>
                <w:szCs w:val="21"/>
              </w:rPr>
            </w:pPr>
            <w:r>
              <w:rPr>
                <w:rFonts w:hint="eastAsia" w:ascii="宋体" w:hAnsi="宋体"/>
                <w:szCs w:val="21"/>
              </w:rPr>
              <w:t>Varchar</w:t>
            </w:r>
          </w:p>
        </w:tc>
      </w:tr>
      <w:tr w14:paraId="0128B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57A2E74E">
            <w:pPr>
              <w:spacing w:line="360" w:lineRule="auto"/>
              <w:jc w:val="center"/>
              <w:rPr>
                <w:rFonts w:hint="eastAsia" w:ascii="宋体" w:hAnsi="宋体"/>
                <w:szCs w:val="21"/>
              </w:rPr>
            </w:pPr>
            <w:r>
              <w:rPr>
                <w:rFonts w:hint="eastAsia" w:ascii="宋体" w:hAnsi="宋体"/>
                <w:szCs w:val="21"/>
              </w:rPr>
              <w:t>设置</w:t>
            </w:r>
            <w:ins w:id="367" w:author="快乐的小丸子" w:date="2024-11-06T22:43:02Z">
              <w:r>
                <w:rPr>
                  <w:rFonts w:hint="eastAsia" w:ascii="宋体" w:hAnsi="宋体"/>
                  <w:szCs w:val="21"/>
                  <w:lang w:val="en-US" w:eastAsia="zh-CN"/>
                </w:rPr>
                <w:t>评论</w:t>
              </w:r>
            </w:ins>
            <w:ins w:id="368" w:author="快乐的小丸子" w:date="2024-11-06T22:43:05Z">
              <w:r>
                <w:rPr>
                  <w:rFonts w:hint="eastAsia" w:ascii="宋体" w:hAnsi="宋体"/>
                  <w:szCs w:val="21"/>
                  <w:lang w:val="en-US" w:eastAsia="zh-CN"/>
                </w:rPr>
                <w:t>对象</w:t>
              </w:r>
            </w:ins>
            <w:del w:id="369" w:author="快乐的小丸子" w:date="2024-11-06T22:42:58Z">
              <w:r>
                <w:rPr>
                  <w:rFonts w:hint="eastAsia" w:ascii="宋体" w:hAnsi="宋体"/>
                  <w:szCs w:val="21"/>
                </w:rPr>
                <w:delText>论坛</w:delText>
              </w:r>
            </w:del>
            <w:r>
              <w:rPr>
                <w:rFonts w:hint="eastAsia" w:ascii="宋体" w:hAnsi="宋体"/>
                <w:szCs w:val="21"/>
              </w:rPr>
              <w:t>ID</w:t>
            </w:r>
          </w:p>
        </w:tc>
        <w:tc>
          <w:tcPr>
            <w:tcW w:w="2539" w:type="dxa"/>
            <w:tcBorders>
              <w:top w:val="single" w:color="auto" w:sz="4" w:space="0"/>
              <w:left w:val="single" w:color="auto" w:sz="4" w:space="0"/>
              <w:bottom w:val="single" w:color="auto" w:sz="4" w:space="0"/>
              <w:right w:val="single" w:color="auto" w:sz="4" w:space="0"/>
            </w:tcBorders>
          </w:tcPr>
          <w:p w14:paraId="6C188D43">
            <w:pPr>
              <w:spacing w:line="360" w:lineRule="auto"/>
              <w:jc w:val="center"/>
              <w:rPr>
                <w:rFonts w:hint="eastAsia" w:ascii="宋体" w:hAnsi="宋体"/>
                <w:szCs w:val="21"/>
              </w:rPr>
            </w:pPr>
            <w:r>
              <w:rPr>
                <w:rFonts w:ascii="宋体" w:hAnsi="宋体"/>
                <w:szCs w:val="21"/>
              </w:rPr>
              <w:t>s</w:t>
            </w:r>
            <w:r>
              <w:rPr>
                <w:rFonts w:hint="eastAsia" w:ascii="宋体" w:hAnsi="宋体"/>
                <w:szCs w:val="21"/>
              </w:rPr>
              <w:t>et</w:t>
            </w:r>
            <w:ins w:id="370" w:author="快乐的小丸子" w:date="2024-11-06T23:11:22Z">
              <w:r>
                <w:rPr>
                  <w:rFonts w:hint="eastAsia" w:ascii="宋体" w:hAnsi="宋体"/>
                  <w:szCs w:val="21"/>
                  <w:lang w:val="en-US" w:eastAsia="zh-CN"/>
                </w:rPr>
                <w:t>co</w:t>
              </w:r>
            </w:ins>
            <w:ins w:id="371" w:author="快乐的小丸子" w:date="2024-11-06T23:11:23Z">
              <w:r>
                <w:rPr>
                  <w:rFonts w:hint="eastAsia" w:ascii="宋体" w:hAnsi="宋体"/>
                  <w:szCs w:val="21"/>
                  <w:lang w:val="en-US" w:eastAsia="zh-CN"/>
                </w:rPr>
                <w:t>m</w:t>
              </w:r>
            </w:ins>
            <w:ins w:id="372" w:author="快乐的小丸子" w:date="2024-11-06T23:11:24Z">
              <w:r>
                <w:rPr>
                  <w:rFonts w:hint="eastAsia" w:ascii="宋体" w:hAnsi="宋体"/>
                  <w:szCs w:val="21"/>
                  <w:lang w:val="en-US" w:eastAsia="zh-CN"/>
                </w:rPr>
                <w:t>me</w:t>
              </w:r>
            </w:ins>
            <w:ins w:id="373" w:author="快乐的小丸子" w:date="2024-11-06T23:11:25Z">
              <w:r>
                <w:rPr>
                  <w:rFonts w:hint="eastAsia" w:ascii="宋体" w:hAnsi="宋体"/>
                  <w:szCs w:val="21"/>
                  <w:lang w:val="en-US" w:eastAsia="zh-CN"/>
                </w:rPr>
                <w:t>nt</w:t>
              </w:r>
            </w:ins>
            <w:ins w:id="374" w:author="快乐的小丸子" w:date="2024-11-06T23:12:43Z">
              <w:r>
                <w:rPr>
                  <w:rFonts w:hint="eastAsia" w:ascii="宋体" w:hAnsi="宋体"/>
                  <w:szCs w:val="21"/>
                  <w:lang w:val="en-US" w:eastAsia="zh-CN"/>
                </w:rPr>
                <w:t>o</w:t>
              </w:r>
            </w:ins>
            <w:ins w:id="375" w:author="快乐的小丸子" w:date="2024-11-06T23:12:44Z">
              <w:r>
                <w:rPr>
                  <w:rFonts w:hint="eastAsia" w:ascii="宋体" w:hAnsi="宋体"/>
                  <w:szCs w:val="21"/>
                  <w:lang w:val="en-US" w:eastAsia="zh-CN"/>
                </w:rPr>
                <w:t>bj</w:t>
              </w:r>
            </w:ins>
            <w:ins w:id="376" w:author="快乐的小丸子" w:date="2024-11-06T23:12:45Z">
              <w:r>
                <w:rPr>
                  <w:rFonts w:hint="eastAsia" w:ascii="宋体" w:hAnsi="宋体"/>
                  <w:szCs w:val="21"/>
                  <w:lang w:val="en-US" w:eastAsia="zh-CN"/>
                </w:rPr>
                <w:t>ect</w:t>
              </w:r>
            </w:ins>
            <w:del w:id="377" w:author="快乐的小丸子" w:date="2024-11-06T23:01:24Z">
              <w:r>
                <w:rPr>
                  <w:rFonts w:hint="eastAsia" w:ascii="宋体" w:hAnsi="宋体"/>
                  <w:szCs w:val="21"/>
                </w:rPr>
                <w:delText>For</w:delText>
              </w:r>
            </w:del>
            <w:del w:id="378" w:author="快乐的小丸子" w:date="2024-11-06T23:01:23Z">
              <w:r>
                <w:rPr>
                  <w:rFonts w:hint="eastAsia" w:ascii="宋体" w:hAnsi="宋体"/>
                  <w:szCs w:val="21"/>
                </w:rPr>
                <w:delText>um</w:delText>
              </w:r>
            </w:del>
            <w:del w:id="379" w:author="快乐的小丸子" w:date="2024-11-06T23:01:23Z">
              <w:r>
                <w:rPr>
                  <w:rFonts w:ascii="宋体" w:hAnsi="宋体"/>
                  <w:szCs w:val="21"/>
                </w:rPr>
                <w:delText>ID</w:delText>
              </w:r>
            </w:del>
            <w:r>
              <w:rPr>
                <w:rFonts w:ascii="宋体" w:hAnsi="宋体"/>
                <w:szCs w:val="21"/>
              </w:rPr>
              <w:t>()</w:t>
            </w:r>
          </w:p>
        </w:tc>
        <w:tc>
          <w:tcPr>
            <w:tcW w:w="2073" w:type="dxa"/>
            <w:tcBorders>
              <w:top w:val="single" w:color="auto" w:sz="4" w:space="0"/>
              <w:left w:val="single" w:color="auto" w:sz="4" w:space="0"/>
              <w:bottom w:val="single" w:color="auto" w:sz="4" w:space="0"/>
              <w:right w:val="single" w:color="auto" w:sz="4" w:space="0"/>
            </w:tcBorders>
          </w:tcPr>
          <w:p w14:paraId="403FDB40">
            <w:pPr>
              <w:spacing w:line="360" w:lineRule="auto"/>
              <w:jc w:val="center"/>
              <w:rPr>
                <w:rFonts w:hint="eastAsia" w:ascii="宋体" w:hAnsi="宋体"/>
                <w:szCs w:val="21"/>
              </w:rPr>
            </w:pPr>
            <w:r>
              <w:rPr>
                <w:rFonts w:hint="eastAsia" w:ascii="宋体" w:hAnsi="宋体"/>
                <w:szCs w:val="21"/>
              </w:rPr>
              <w:t>bool</w:t>
            </w:r>
          </w:p>
        </w:tc>
      </w:tr>
      <w:tr w14:paraId="417B0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6CAEEF33">
            <w:pPr>
              <w:spacing w:line="360" w:lineRule="auto"/>
              <w:jc w:val="center"/>
              <w:rPr>
                <w:rFonts w:hint="eastAsia" w:ascii="宋体" w:hAnsi="宋体"/>
                <w:szCs w:val="21"/>
              </w:rPr>
            </w:pPr>
            <w:r>
              <w:rPr>
                <w:rFonts w:hint="eastAsia" w:ascii="宋体" w:hAnsi="宋体"/>
                <w:szCs w:val="21"/>
              </w:rPr>
              <w:t>返回</w:t>
            </w:r>
            <w:ins w:id="380" w:author="快乐的小丸子" w:date="2024-11-06T22:43:11Z">
              <w:r>
                <w:rPr>
                  <w:rFonts w:hint="eastAsia" w:ascii="宋体" w:hAnsi="宋体"/>
                  <w:szCs w:val="21"/>
                  <w:lang w:val="en-US" w:eastAsia="zh-CN"/>
                </w:rPr>
                <w:t>评论</w:t>
              </w:r>
            </w:ins>
            <w:ins w:id="381" w:author="快乐的小丸子" w:date="2024-11-06T23:00:42Z">
              <w:r>
                <w:rPr>
                  <w:rFonts w:hint="eastAsia" w:ascii="宋体" w:hAnsi="宋体"/>
                  <w:szCs w:val="21"/>
                  <w:lang w:val="en-US" w:eastAsia="zh-CN"/>
                </w:rPr>
                <w:t>对象</w:t>
              </w:r>
            </w:ins>
            <w:del w:id="382" w:author="快乐的小丸子" w:date="2024-11-06T22:43:08Z">
              <w:r>
                <w:rPr>
                  <w:rFonts w:hint="eastAsia" w:ascii="宋体" w:hAnsi="宋体"/>
                  <w:szCs w:val="21"/>
                </w:rPr>
                <w:delText>论坛</w:delText>
              </w:r>
            </w:del>
            <w:r>
              <w:rPr>
                <w:rFonts w:hint="eastAsia" w:ascii="宋体" w:hAnsi="宋体"/>
                <w:szCs w:val="21"/>
              </w:rPr>
              <w:t>ID</w:t>
            </w:r>
          </w:p>
        </w:tc>
        <w:tc>
          <w:tcPr>
            <w:tcW w:w="2539" w:type="dxa"/>
            <w:tcBorders>
              <w:top w:val="single" w:color="auto" w:sz="4" w:space="0"/>
              <w:left w:val="single" w:color="auto" w:sz="4" w:space="0"/>
              <w:bottom w:val="single" w:color="auto" w:sz="4" w:space="0"/>
              <w:right w:val="single" w:color="auto" w:sz="4" w:space="0"/>
            </w:tcBorders>
          </w:tcPr>
          <w:p w14:paraId="0D973F25">
            <w:pPr>
              <w:spacing w:line="360" w:lineRule="auto"/>
              <w:jc w:val="center"/>
              <w:rPr>
                <w:rFonts w:hint="eastAsia" w:ascii="宋体" w:hAnsi="宋体"/>
                <w:szCs w:val="21"/>
              </w:rPr>
            </w:pPr>
            <w:r>
              <w:rPr>
                <w:rFonts w:hint="eastAsia" w:ascii="宋体" w:hAnsi="宋体"/>
                <w:szCs w:val="21"/>
              </w:rPr>
              <w:t>get</w:t>
            </w:r>
            <w:ins w:id="383" w:author="快乐的小丸子" w:date="2024-11-06T23:23:36Z">
              <w:r>
                <w:rPr>
                  <w:rFonts w:hint="eastAsia" w:ascii="宋体" w:hAnsi="宋体"/>
                  <w:szCs w:val="21"/>
                  <w:lang w:val="en-US" w:eastAsia="zh-CN"/>
                </w:rPr>
                <w:t>com</w:t>
              </w:r>
            </w:ins>
            <w:ins w:id="384" w:author="快乐的小丸子" w:date="2024-11-06T23:23:37Z">
              <w:r>
                <w:rPr>
                  <w:rFonts w:hint="eastAsia" w:ascii="宋体" w:hAnsi="宋体"/>
                  <w:szCs w:val="21"/>
                  <w:lang w:val="en-US" w:eastAsia="zh-CN"/>
                </w:rPr>
                <w:t>men</w:t>
              </w:r>
            </w:ins>
            <w:ins w:id="385" w:author="快乐的小丸子" w:date="2024-11-06T23:23:38Z">
              <w:r>
                <w:rPr>
                  <w:rFonts w:hint="eastAsia" w:ascii="宋体" w:hAnsi="宋体"/>
                  <w:szCs w:val="21"/>
                  <w:lang w:val="en-US" w:eastAsia="zh-CN"/>
                </w:rPr>
                <w:t>t</w:t>
              </w:r>
            </w:ins>
            <w:ins w:id="386" w:author="快乐的小丸子" w:date="2024-11-06T23:23:46Z">
              <w:r>
                <w:rPr>
                  <w:rFonts w:hint="eastAsia" w:ascii="宋体" w:hAnsi="宋体"/>
                  <w:szCs w:val="21"/>
                  <w:lang w:val="en-US" w:eastAsia="zh-CN"/>
                </w:rPr>
                <w:t>ob</w:t>
              </w:r>
            </w:ins>
            <w:ins w:id="387" w:author="快乐的小丸子" w:date="2024-11-06T23:23:47Z">
              <w:r>
                <w:rPr>
                  <w:rFonts w:hint="eastAsia" w:ascii="宋体" w:hAnsi="宋体"/>
                  <w:szCs w:val="21"/>
                  <w:lang w:val="en-US" w:eastAsia="zh-CN"/>
                </w:rPr>
                <w:t>je</w:t>
              </w:r>
            </w:ins>
            <w:ins w:id="388" w:author="快乐的小丸子" w:date="2024-11-06T23:23:48Z">
              <w:r>
                <w:rPr>
                  <w:rFonts w:hint="eastAsia" w:ascii="宋体" w:hAnsi="宋体"/>
                  <w:szCs w:val="21"/>
                  <w:lang w:val="en-US" w:eastAsia="zh-CN"/>
                </w:rPr>
                <w:t>ct</w:t>
              </w:r>
            </w:ins>
            <w:del w:id="389" w:author="快乐的小丸子" w:date="2024-11-06T23:01:20Z">
              <w:r>
                <w:rPr>
                  <w:rFonts w:hint="eastAsia" w:ascii="宋体" w:hAnsi="宋体"/>
                  <w:szCs w:val="21"/>
                </w:rPr>
                <w:delText>F</w:delText>
              </w:r>
            </w:del>
            <w:del w:id="390" w:author="快乐的小丸子" w:date="2024-11-06T23:01:19Z">
              <w:r>
                <w:rPr>
                  <w:rFonts w:hint="eastAsia" w:ascii="宋体" w:hAnsi="宋体"/>
                  <w:szCs w:val="21"/>
                </w:rPr>
                <w:delText>orum</w:delText>
              </w:r>
            </w:del>
            <w:del w:id="391" w:author="快乐的小丸子" w:date="2024-11-06T23:01:19Z">
              <w:r>
                <w:rPr>
                  <w:rFonts w:ascii="宋体" w:hAnsi="宋体"/>
                  <w:szCs w:val="21"/>
                </w:rPr>
                <w:delText>I</w:delText>
              </w:r>
            </w:del>
            <w:del w:id="392" w:author="快乐的小丸子" w:date="2024-11-06T23:01:18Z">
              <w:r>
                <w:rPr>
                  <w:rFonts w:ascii="宋体" w:hAnsi="宋体"/>
                  <w:szCs w:val="21"/>
                </w:rPr>
                <w:delText>D</w:delText>
              </w:r>
            </w:del>
            <w:r>
              <w:rPr>
                <w:rFonts w:ascii="宋体" w:hAnsi="宋体"/>
                <w:szCs w:val="21"/>
              </w:rPr>
              <w:t>()</w:t>
            </w:r>
          </w:p>
        </w:tc>
        <w:tc>
          <w:tcPr>
            <w:tcW w:w="2073" w:type="dxa"/>
            <w:tcBorders>
              <w:top w:val="single" w:color="auto" w:sz="4" w:space="0"/>
              <w:left w:val="single" w:color="auto" w:sz="4" w:space="0"/>
              <w:bottom w:val="single" w:color="auto" w:sz="4" w:space="0"/>
              <w:right w:val="single" w:color="auto" w:sz="4" w:space="0"/>
            </w:tcBorders>
          </w:tcPr>
          <w:p w14:paraId="64E91297">
            <w:pPr>
              <w:spacing w:line="360" w:lineRule="auto"/>
              <w:jc w:val="center"/>
              <w:rPr>
                <w:rFonts w:hint="eastAsia" w:ascii="宋体" w:hAnsi="宋体"/>
                <w:szCs w:val="21"/>
              </w:rPr>
            </w:pPr>
            <w:r>
              <w:rPr>
                <w:rFonts w:ascii="宋体" w:hAnsi="宋体"/>
                <w:szCs w:val="21"/>
              </w:rPr>
              <w:t>string</w:t>
            </w:r>
          </w:p>
        </w:tc>
      </w:tr>
      <w:tr w14:paraId="3812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CE6CD37">
            <w:pPr>
              <w:spacing w:line="360" w:lineRule="auto"/>
              <w:jc w:val="center"/>
              <w:rPr>
                <w:rFonts w:hint="eastAsia" w:ascii="宋体" w:hAnsi="宋体"/>
                <w:szCs w:val="21"/>
              </w:rPr>
            </w:pPr>
            <w:r>
              <w:rPr>
                <w:rFonts w:hint="eastAsia" w:ascii="宋体" w:hAnsi="宋体"/>
                <w:szCs w:val="21"/>
              </w:rPr>
              <w:t>设置评论时间</w:t>
            </w:r>
          </w:p>
        </w:tc>
        <w:tc>
          <w:tcPr>
            <w:tcW w:w="2539" w:type="dxa"/>
            <w:tcBorders>
              <w:top w:val="single" w:color="auto" w:sz="4" w:space="0"/>
              <w:left w:val="single" w:color="auto" w:sz="4" w:space="0"/>
              <w:bottom w:val="single" w:color="auto" w:sz="4" w:space="0"/>
              <w:right w:val="single" w:color="auto" w:sz="4" w:space="0"/>
            </w:tcBorders>
          </w:tcPr>
          <w:p w14:paraId="5605BE9A">
            <w:pPr>
              <w:spacing w:line="360" w:lineRule="auto"/>
              <w:jc w:val="center"/>
              <w:rPr>
                <w:rFonts w:hint="eastAsia" w:ascii="宋体" w:hAnsi="宋体"/>
                <w:szCs w:val="21"/>
              </w:rPr>
            </w:pPr>
            <w:r>
              <w:rPr>
                <w:rFonts w:ascii="宋体" w:hAnsi="宋体"/>
                <w:szCs w:val="21"/>
              </w:rPr>
              <w:t>set</w:t>
            </w:r>
            <w:r>
              <w:rPr>
                <w:rFonts w:hint="eastAsia" w:ascii="宋体" w:hAnsi="宋体"/>
                <w:szCs w:val="21"/>
              </w:rPr>
              <w:t>Publish</w:t>
            </w:r>
            <w:r>
              <w:rPr>
                <w:rFonts w:ascii="宋体" w:hAnsi="宋体"/>
                <w:szCs w:val="21"/>
              </w:rPr>
              <w:t>Time()</w:t>
            </w:r>
          </w:p>
        </w:tc>
        <w:tc>
          <w:tcPr>
            <w:tcW w:w="2073" w:type="dxa"/>
            <w:tcBorders>
              <w:top w:val="single" w:color="auto" w:sz="4" w:space="0"/>
              <w:left w:val="single" w:color="auto" w:sz="4" w:space="0"/>
              <w:bottom w:val="single" w:color="auto" w:sz="4" w:space="0"/>
              <w:right w:val="single" w:color="auto" w:sz="4" w:space="0"/>
            </w:tcBorders>
          </w:tcPr>
          <w:p w14:paraId="685E9536">
            <w:pPr>
              <w:spacing w:line="360" w:lineRule="auto"/>
              <w:jc w:val="center"/>
              <w:rPr>
                <w:rFonts w:hint="eastAsia" w:ascii="宋体" w:hAnsi="宋体"/>
                <w:szCs w:val="21"/>
              </w:rPr>
            </w:pPr>
            <w:r>
              <w:rPr>
                <w:rFonts w:hint="eastAsia" w:ascii="宋体" w:hAnsi="宋体"/>
                <w:szCs w:val="21"/>
              </w:rPr>
              <w:t>bool</w:t>
            </w:r>
          </w:p>
        </w:tc>
      </w:tr>
      <w:tr w14:paraId="4004A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99EDB65">
            <w:pPr>
              <w:spacing w:line="360" w:lineRule="auto"/>
              <w:jc w:val="center"/>
              <w:rPr>
                <w:rFonts w:hint="eastAsia" w:ascii="宋体" w:hAnsi="宋体"/>
                <w:szCs w:val="21"/>
              </w:rPr>
            </w:pPr>
            <w:r>
              <w:rPr>
                <w:rFonts w:hint="eastAsia" w:ascii="宋体" w:hAnsi="宋体"/>
                <w:szCs w:val="21"/>
              </w:rPr>
              <w:t>返回评论时间</w:t>
            </w:r>
          </w:p>
        </w:tc>
        <w:tc>
          <w:tcPr>
            <w:tcW w:w="2539" w:type="dxa"/>
            <w:tcBorders>
              <w:top w:val="single" w:color="auto" w:sz="4" w:space="0"/>
              <w:left w:val="single" w:color="auto" w:sz="4" w:space="0"/>
              <w:bottom w:val="single" w:color="auto" w:sz="4" w:space="0"/>
              <w:right w:val="single" w:color="auto" w:sz="4" w:space="0"/>
            </w:tcBorders>
          </w:tcPr>
          <w:p w14:paraId="4DD232FB">
            <w:pPr>
              <w:spacing w:line="360" w:lineRule="auto"/>
              <w:jc w:val="center"/>
              <w:rPr>
                <w:rFonts w:hint="eastAsia" w:ascii="宋体" w:hAnsi="宋体"/>
                <w:szCs w:val="21"/>
              </w:rPr>
            </w:pPr>
            <w:r>
              <w:rPr>
                <w:rFonts w:ascii="宋体" w:hAnsi="宋体"/>
                <w:szCs w:val="21"/>
              </w:rPr>
              <w:t>get</w:t>
            </w:r>
            <w:r>
              <w:rPr>
                <w:rFonts w:hint="eastAsia" w:ascii="宋体" w:hAnsi="宋体"/>
                <w:szCs w:val="21"/>
              </w:rPr>
              <w:t>Publish</w:t>
            </w:r>
            <w:r>
              <w:rPr>
                <w:rFonts w:ascii="宋体" w:hAnsi="宋体"/>
                <w:szCs w:val="21"/>
              </w:rPr>
              <w:t>Time()</w:t>
            </w:r>
          </w:p>
        </w:tc>
        <w:tc>
          <w:tcPr>
            <w:tcW w:w="2073" w:type="dxa"/>
            <w:tcBorders>
              <w:top w:val="single" w:color="auto" w:sz="4" w:space="0"/>
              <w:left w:val="single" w:color="auto" w:sz="4" w:space="0"/>
              <w:bottom w:val="single" w:color="auto" w:sz="4" w:space="0"/>
              <w:right w:val="single" w:color="auto" w:sz="4" w:space="0"/>
            </w:tcBorders>
          </w:tcPr>
          <w:p w14:paraId="722DDB60">
            <w:pPr>
              <w:spacing w:line="360" w:lineRule="auto"/>
              <w:jc w:val="center"/>
              <w:rPr>
                <w:rFonts w:hint="eastAsia" w:ascii="宋体" w:hAnsi="宋体"/>
                <w:szCs w:val="21"/>
              </w:rPr>
            </w:pPr>
            <w:r>
              <w:rPr>
                <w:rFonts w:hint="eastAsia" w:ascii="宋体" w:hAnsi="宋体"/>
                <w:szCs w:val="21"/>
              </w:rPr>
              <w:t>Varchar</w:t>
            </w:r>
          </w:p>
        </w:tc>
      </w:tr>
      <w:tr w14:paraId="075B9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B47FC4D">
            <w:pPr>
              <w:spacing w:line="360" w:lineRule="auto"/>
              <w:jc w:val="center"/>
              <w:rPr>
                <w:rFonts w:hint="eastAsia" w:ascii="宋体" w:hAnsi="宋体"/>
                <w:szCs w:val="21"/>
              </w:rPr>
            </w:pPr>
            <w:r>
              <w:rPr>
                <w:rFonts w:hint="eastAsia" w:ascii="宋体" w:hAnsi="宋体"/>
                <w:szCs w:val="21"/>
              </w:rPr>
              <w:t>返回点赞数量</w:t>
            </w:r>
          </w:p>
        </w:tc>
        <w:tc>
          <w:tcPr>
            <w:tcW w:w="2539" w:type="dxa"/>
            <w:tcBorders>
              <w:top w:val="single" w:color="auto" w:sz="4" w:space="0"/>
              <w:left w:val="single" w:color="auto" w:sz="4" w:space="0"/>
              <w:bottom w:val="single" w:color="auto" w:sz="4" w:space="0"/>
              <w:right w:val="single" w:color="auto" w:sz="4" w:space="0"/>
            </w:tcBorders>
          </w:tcPr>
          <w:p w14:paraId="1A1594B7">
            <w:pPr>
              <w:spacing w:line="360" w:lineRule="auto"/>
              <w:jc w:val="center"/>
              <w:rPr>
                <w:rFonts w:hint="eastAsia" w:ascii="宋体" w:hAnsi="宋体"/>
                <w:szCs w:val="21"/>
              </w:rPr>
            </w:pPr>
            <w:r>
              <w:rPr>
                <w:rFonts w:hint="eastAsia" w:ascii="宋体" w:hAnsi="宋体"/>
                <w:szCs w:val="21"/>
              </w:rPr>
              <w:t>Getthumbsupnum()</w:t>
            </w:r>
          </w:p>
        </w:tc>
        <w:tc>
          <w:tcPr>
            <w:tcW w:w="2073" w:type="dxa"/>
            <w:tcBorders>
              <w:top w:val="single" w:color="auto" w:sz="4" w:space="0"/>
              <w:left w:val="single" w:color="auto" w:sz="4" w:space="0"/>
              <w:bottom w:val="single" w:color="auto" w:sz="4" w:space="0"/>
              <w:right w:val="single" w:color="auto" w:sz="4" w:space="0"/>
            </w:tcBorders>
          </w:tcPr>
          <w:p w14:paraId="222814EB">
            <w:pPr>
              <w:spacing w:line="360" w:lineRule="auto"/>
              <w:jc w:val="center"/>
              <w:rPr>
                <w:rFonts w:hint="eastAsia" w:ascii="宋体" w:hAnsi="宋体"/>
                <w:szCs w:val="21"/>
              </w:rPr>
            </w:pPr>
            <w:r>
              <w:rPr>
                <w:rFonts w:hint="eastAsia" w:ascii="宋体" w:hAnsi="宋体"/>
                <w:szCs w:val="21"/>
              </w:rPr>
              <w:t>int</w:t>
            </w:r>
          </w:p>
        </w:tc>
      </w:tr>
      <w:tr w14:paraId="7F038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393" w:author="快乐的小丸子" w:date="2024-11-07T22:57:16Z"/>
        </w:trPr>
        <w:tc>
          <w:tcPr>
            <w:tcW w:w="1832" w:type="dxa"/>
            <w:tcBorders>
              <w:top w:val="single" w:color="auto" w:sz="4" w:space="0"/>
              <w:left w:val="single" w:color="auto" w:sz="4" w:space="0"/>
              <w:bottom w:val="single" w:color="auto" w:sz="4" w:space="0"/>
              <w:right w:val="single" w:color="auto" w:sz="4" w:space="0"/>
            </w:tcBorders>
          </w:tcPr>
          <w:p w14:paraId="32B32B93">
            <w:pPr>
              <w:spacing w:line="360" w:lineRule="auto"/>
              <w:jc w:val="center"/>
              <w:rPr>
                <w:ins w:id="394" w:author="快乐的小丸子" w:date="2024-11-07T22:57:16Z"/>
                <w:rFonts w:hint="default" w:ascii="宋体" w:hAnsi="宋体" w:eastAsia="宋体"/>
                <w:szCs w:val="21"/>
                <w:lang w:val="en-US" w:eastAsia="zh-CN"/>
              </w:rPr>
            </w:pPr>
            <w:ins w:id="395" w:author="快乐的小丸子" w:date="2024-11-07T22:57:29Z">
              <w:r>
                <w:rPr>
                  <w:rFonts w:hint="eastAsia" w:ascii="宋体" w:hAnsi="宋体"/>
                  <w:szCs w:val="21"/>
                  <w:lang w:val="en-US" w:eastAsia="zh-CN"/>
                </w:rPr>
                <w:t>返回</w:t>
              </w:r>
            </w:ins>
            <w:ins w:id="396" w:author="快乐的小丸子" w:date="2024-11-07T22:57:42Z">
              <w:r>
                <w:rPr>
                  <w:rFonts w:hint="eastAsia" w:ascii="宋体" w:hAnsi="宋体"/>
                  <w:szCs w:val="21"/>
                  <w:lang w:val="en-US" w:eastAsia="zh-CN"/>
                </w:rPr>
                <w:t>评论</w:t>
              </w:r>
            </w:ins>
            <w:ins w:id="397" w:author="快乐的小丸子" w:date="2024-11-07T22:57:32Z">
              <w:r>
                <w:rPr>
                  <w:rFonts w:hint="eastAsia" w:ascii="宋体" w:hAnsi="宋体"/>
                  <w:szCs w:val="21"/>
                  <w:lang w:val="en-US" w:eastAsia="zh-CN"/>
                </w:rPr>
                <w:t>评分</w:t>
              </w:r>
            </w:ins>
          </w:p>
        </w:tc>
        <w:tc>
          <w:tcPr>
            <w:tcW w:w="2539" w:type="dxa"/>
            <w:tcBorders>
              <w:top w:val="single" w:color="auto" w:sz="4" w:space="0"/>
              <w:left w:val="single" w:color="auto" w:sz="4" w:space="0"/>
              <w:bottom w:val="single" w:color="auto" w:sz="4" w:space="0"/>
              <w:right w:val="single" w:color="auto" w:sz="4" w:space="0"/>
            </w:tcBorders>
          </w:tcPr>
          <w:p w14:paraId="75C2D752">
            <w:pPr>
              <w:spacing w:line="360" w:lineRule="auto"/>
              <w:jc w:val="center"/>
              <w:rPr>
                <w:ins w:id="398" w:author="快乐的小丸子" w:date="2024-11-07T22:57:16Z"/>
                <w:rFonts w:hint="default" w:ascii="宋体" w:hAnsi="宋体" w:eastAsia="宋体"/>
                <w:szCs w:val="21"/>
                <w:lang w:val="en-US" w:eastAsia="zh-CN"/>
              </w:rPr>
            </w:pPr>
            <w:ins w:id="399" w:author="快乐的小丸子" w:date="2024-11-07T22:57:46Z">
              <w:r>
                <w:rPr>
                  <w:rFonts w:hint="eastAsia" w:ascii="宋体" w:hAnsi="宋体"/>
                  <w:szCs w:val="21"/>
                  <w:lang w:val="en-US" w:eastAsia="zh-CN"/>
                </w:rPr>
                <w:t>Get</w:t>
              </w:r>
            </w:ins>
            <w:ins w:id="400" w:author="快乐的小丸子" w:date="2024-11-07T22:57:55Z">
              <w:r>
                <w:rPr>
                  <w:rFonts w:hint="eastAsia" w:ascii="宋体" w:hAnsi="宋体"/>
                  <w:szCs w:val="21"/>
                  <w:lang w:val="en-US" w:eastAsia="zh-CN"/>
                </w:rPr>
                <w:t>gr</w:t>
              </w:r>
            </w:ins>
            <w:ins w:id="401" w:author="快乐的小丸子" w:date="2024-11-07T22:57:56Z">
              <w:r>
                <w:rPr>
                  <w:rFonts w:hint="eastAsia" w:ascii="宋体" w:hAnsi="宋体"/>
                  <w:szCs w:val="21"/>
                  <w:lang w:val="en-US" w:eastAsia="zh-CN"/>
                </w:rPr>
                <w:t>ade</w:t>
              </w:r>
            </w:ins>
            <w:ins w:id="402" w:author="快乐的小丸子" w:date="2024-11-07T22:57:58Z">
              <w:r>
                <w:rPr>
                  <w:rFonts w:hint="eastAsia" w:ascii="宋体" w:hAnsi="宋体"/>
                  <w:szCs w:val="21"/>
                  <w:lang w:val="en-US" w:eastAsia="zh-CN"/>
                </w:rPr>
                <w:t>()</w:t>
              </w:r>
            </w:ins>
          </w:p>
        </w:tc>
        <w:tc>
          <w:tcPr>
            <w:tcW w:w="2073" w:type="dxa"/>
            <w:tcBorders>
              <w:top w:val="single" w:color="auto" w:sz="4" w:space="0"/>
              <w:left w:val="single" w:color="auto" w:sz="4" w:space="0"/>
              <w:bottom w:val="single" w:color="auto" w:sz="4" w:space="0"/>
              <w:right w:val="single" w:color="auto" w:sz="4" w:space="0"/>
            </w:tcBorders>
          </w:tcPr>
          <w:p w14:paraId="1367F640">
            <w:pPr>
              <w:spacing w:line="360" w:lineRule="auto"/>
              <w:jc w:val="center"/>
              <w:rPr>
                <w:ins w:id="403" w:author="快乐的小丸子" w:date="2024-11-07T22:57:16Z"/>
                <w:rFonts w:hint="default" w:ascii="宋体" w:hAnsi="宋体" w:eastAsia="宋体"/>
                <w:szCs w:val="21"/>
                <w:lang w:val="en-US" w:eastAsia="zh-CN"/>
              </w:rPr>
            </w:pPr>
            <w:ins w:id="404" w:author="快乐的小丸子" w:date="2024-11-07T22:58:01Z">
              <w:r>
                <w:rPr>
                  <w:rFonts w:hint="eastAsia" w:ascii="宋体" w:hAnsi="宋体"/>
                  <w:szCs w:val="21"/>
                  <w:lang w:val="en-US" w:eastAsia="zh-CN"/>
                </w:rPr>
                <w:t>int</w:t>
              </w:r>
            </w:ins>
          </w:p>
        </w:tc>
      </w:tr>
    </w:tbl>
    <w:p w14:paraId="486DB2DD">
      <w:pPr>
        <w:spacing w:line="360" w:lineRule="auto"/>
        <w:jc w:val="center"/>
        <w:rPr>
          <w:rFonts w:hint="eastAsia" w:ascii="宋体" w:hAnsi="宋体"/>
          <w:szCs w:val="21"/>
        </w:rPr>
      </w:pPr>
    </w:p>
    <w:p w14:paraId="2EDE8440">
      <w:pPr>
        <w:spacing w:line="360" w:lineRule="auto"/>
        <w:jc w:val="left"/>
        <w:rPr>
          <w:rFonts w:hint="eastAsia" w:ascii="宋体" w:hAnsi="宋体"/>
          <w:b/>
          <w:bCs/>
          <w:szCs w:val="21"/>
        </w:rPr>
      </w:pPr>
      <w:r>
        <w:rPr>
          <w:rFonts w:hint="eastAsia" w:ascii="宋体" w:hAnsi="宋体"/>
          <w:b/>
          <w:bCs/>
          <w:szCs w:val="21"/>
        </w:rPr>
        <w:t>类名：</w:t>
      </w:r>
      <w:r>
        <w:rPr>
          <w:rFonts w:ascii="宋体" w:hAnsi="宋体"/>
          <w:b/>
          <w:bCs/>
          <w:szCs w:val="21"/>
        </w:rPr>
        <w:t>Collect</w:t>
      </w:r>
      <w:r>
        <w:rPr>
          <w:rFonts w:hint="eastAsia" w:ascii="宋体" w:hAnsi="宋体"/>
          <w:b/>
          <w:bCs/>
          <w:szCs w:val="21"/>
        </w:rPr>
        <w:t>(收藏</w:t>
      </w:r>
      <w:r>
        <w:rPr>
          <w:rFonts w:ascii="宋体" w:hAnsi="宋体"/>
          <w:b/>
          <w:bCs/>
          <w:szCs w:val="21"/>
        </w:rPr>
        <w:t>类</w:t>
      </w:r>
      <w:r>
        <w:rPr>
          <w:rFonts w:hint="eastAsia" w:ascii="宋体" w:hAnsi="宋体"/>
          <w:b/>
          <w:bCs/>
          <w:szCs w:val="21"/>
        </w:rPr>
        <w:t>)</w:t>
      </w:r>
    </w:p>
    <w:p w14:paraId="0FE5C57F">
      <w:pPr>
        <w:spacing w:line="360" w:lineRule="auto"/>
        <w:jc w:val="left"/>
        <w:rPr>
          <w:rFonts w:hint="eastAsia" w:ascii="宋体" w:hAnsi="宋体"/>
          <w:b/>
          <w:bCs/>
          <w:szCs w:val="21"/>
        </w:rPr>
      </w:pPr>
      <w:r>
        <w:rPr>
          <w:rFonts w:hint="eastAsia" w:ascii="宋体" w:hAnsi="宋体"/>
          <w:b/>
          <w:bCs/>
          <w:szCs w:val="21"/>
        </w:rPr>
        <w:t>操作表如表3</w:t>
      </w:r>
      <w:r>
        <w:rPr>
          <w:rFonts w:ascii="宋体" w:hAnsi="宋体"/>
          <w:b/>
          <w:bCs/>
          <w:szCs w:val="21"/>
        </w:rPr>
        <w:t>.</w:t>
      </w:r>
      <w:r>
        <w:rPr>
          <w:rFonts w:hint="eastAsia" w:ascii="宋体" w:hAnsi="宋体"/>
          <w:b/>
          <w:bCs/>
          <w:szCs w:val="21"/>
        </w:rPr>
        <w:t>2</w:t>
      </w:r>
      <w:r>
        <w:rPr>
          <w:rFonts w:ascii="宋体" w:hAnsi="宋体"/>
          <w:b/>
          <w:bCs/>
          <w:szCs w:val="21"/>
        </w:rPr>
        <w:t>.</w:t>
      </w:r>
      <w:ins w:id="405" w:author="快乐的小丸子" w:date="2024-11-07T23:18:05Z">
        <w:r>
          <w:rPr>
            <w:rFonts w:hint="eastAsia" w:ascii="宋体" w:hAnsi="宋体"/>
            <w:b/>
            <w:bCs/>
            <w:szCs w:val="21"/>
            <w:lang w:val="en-US" w:eastAsia="zh-CN"/>
          </w:rPr>
          <w:t>7</w:t>
        </w:r>
      </w:ins>
      <w:del w:id="406" w:author="快乐的小丸子" w:date="2024-11-07T23:18:05Z">
        <w:r>
          <w:rPr>
            <w:rFonts w:hint="eastAsia" w:ascii="宋体" w:hAnsi="宋体"/>
            <w:b/>
            <w:bCs/>
            <w:szCs w:val="21"/>
          </w:rPr>
          <w:delText>8</w:delText>
        </w:r>
      </w:del>
      <w:r>
        <w:rPr>
          <w:rFonts w:hint="eastAsia" w:ascii="宋体" w:hAnsi="宋体"/>
          <w:b/>
          <w:bCs/>
          <w:szCs w:val="21"/>
        </w:rPr>
        <w:t>所示：</w:t>
      </w:r>
    </w:p>
    <w:p w14:paraId="28E196C9">
      <w:pPr>
        <w:spacing w:line="360" w:lineRule="auto"/>
        <w:jc w:val="center"/>
        <w:rPr>
          <w:rFonts w:hint="eastAsia" w:ascii="宋体" w:hAnsi="宋体"/>
          <w:szCs w:val="21"/>
        </w:rPr>
      </w:pPr>
      <w:r>
        <w:rPr>
          <w:rFonts w:hint="eastAsia" w:ascii="宋体" w:hAnsi="宋体"/>
          <w:szCs w:val="21"/>
        </w:rPr>
        <w:t>表3</w:t>
      </w:r>
      <w:r>
        <w:rPr>
          <w:rFonts w:ascii="宋体" w:hAnsi="宋体"/>
          <w:szCs w:val="21"/>
        </w:rPr>
        <w:t>.</w:t>
      </w:r>
      <w:r>
        <w:rPr>
          <w:rFonts w:hint="eastAsia" w:ascii="宋体" w:hAnsi="宋体"/>
          <w:szCs w:val="21"/>
        </w:rPr>
        <w:t>2</w:t>
      </w:r>
      <w:r>
        <w:rPr>
          <w:rFonts w:ascii="宋体" w:hAnsi="宋体"/>
          <w:szCs w:val="21"/>
        </w:rPr>
        <w:t>.</w:t>
      </w:r>
      <w:r>
        <w:rPr>
          <w:rFonts w:hint="eastAsia" w:ascii="宋体" w:hAnsi="宋体"/>
          <w:szCs w:val="21"/>
        </w:rPr>
        <w:t>8</w:t>
      </w:r>
      <w:r>
        <w:rPr>
          <w:rFonts w:ascii="宋体" w:hAnsi="宋体"/>
          <w:szCs w:val="21"/>
        </w:rPr>
        <w:t xml:space="preserve"> Collect</w:t>
      </w:r>
      <w:r>
        <w:rPr>
          <w:rFonts w:hint="eastAsia" w:ascii="宋体" w:hAnsi="宋体"/>
          <w:szCs w:val="21"/>
        </w:rPr>
        <w:t>类操作表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440"/>
        <w:gridCol w:w="2172"/>
      </w:tblGrid>
      <w:tr w14:paraId="1BC86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981536D">
            <w:pPr>
              <w:spacing w:line="360" w:lineRule="auto"/>
              <w:jc w:val="center"/>
              <w:rPr>
                <w:rFonts w:hint="eastAsia" w:ascii="宋体" w:hAnsi="宋体"/>
                <w:szCs w:val="21"/>
              </w:rPr>
            </w:pPr>
            <w:r>
              <w:rPr>
                <w:rFonts w:hint="eastAsia" w:ascii="宋体" w:hAnsi="宋体"/>
                <w:szCs w:val="21"/>
              </w:rPr>
              <w:t>操作名称</w:t>
            </w:r>
          </w:p>
        </w:tc>
        <w:tc>
          <w:tcPr>
            <w:tcW w:w="2440" w:type="dxa"/>
            <w:tcBorders>
              <w:top w:val="single" w:color="auto" w:sz="4" w:space="0"/>
              <w:left w:val="single" w:color="auto" w:sz="4" w:space="0"/>
              <w:bottom w:val="single" w:color="auto" w:sz="4" w:space="0"/>
              <w:right w:val="single" w:color="auto" w:sz="4" w:space="0"/>
            </w:tcBorders>
          </w:tcPr>
          <w:p w14:paraId="38509AF9">
            <w:pPr>
              <w:spacing w:line="360" w:lineRule="auto"/>
              <w:jc w:val="center"/>
              <w:rPr>
                <w:rFonts w:hint="eastAsia" w:ascii="宋体" w:hAnsi="宋体"/>
                <w:szCs w:val="21"/>
              </w:rPr>
            </w:pPr>
            <w:r>
              <w:rPr>
                <w:rFonts w:hint="eastAsia" w:ascii="宋体" w:hAnsi="宋体"/>
                <w:szCs w:val="21"/>
              </w:rPr>
              <w:t>函数名</w:t>
            </w:r>
          </w:p>
        </w:tc>
        <w:tc>
          <w:tcPr>
            <w:tcW w:w="2172" w:type="dxa"/>
            <w:tcBorders>
              <w:top w:val="single" w:color="auto" w:sz="4" w:space="0"/>
              <w:left w:val="single" w:color="auto" w:sz="4" w:space="0"/>
              <w:bottom w:val="single" w:color="auto" w:sz="4" w:space="0"/>
              <w:right w:val="single" w:color="auto" w:sz="4" w:space="0"/>
            </w:tcBorders>
          </w:tcPr>
          <w:p w14:paraId="571BEA91">
            <w:pPr>
              <w:spacing w:line="360" w:lineRule="auto"/>
              <w:jc w:val="center"/>
              <w:rPr>
                <w:rFonts w:hint="eastAsia" w:ascii="宋体" w:hAnsi="宋体"/>
                <w:szCs w:val="21"/>
              </w:rPr>
            </w:pPr>
            <w:r>
              <w:rPr>
                <w:rFonts w:hint="eastAsia" w:ascii="宋体" w:hAnsi="宋体"/>
                <w:szCs w:val="21"/>
              </w:rPr>
              <w:t>返回值类型</w:t>
            </w:r>
          </w:p>
        </w:tc>
      </w:tr>
      <w:tr w14:paraId="1D23E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5F64865C">
            <w:pPr>
              <w:spacing w:line="360" w:lineRule="auto"/>
              <w:jc w:val="center"/>
              <w:rPr>
                <w:rFonts w:hint="eastAsia" w:ascii="宋体" w:hAnsi="宋体"/>
                <w:szCs w:val="21"/>
              </w:rPr>
            </w:pPr>
            <w:r>
              <w:rPr>
                <w:rFonts w:hint="eastAsia" w:ascii="宋体" w:hAnsi="宋体"/>
                <w:szCs w:val="21"/>
              </w:rPr>
              <w:t>收藏</w:t>
            </w:r>
          </w:p>
        </w:tc>
        <w:tc>
          <w:tcPr>
            <w:tcW w:w="2440" w:type="dxa"/>
            <w:tcBorders>
              <w:top w:val="single" w:color="auto" w:sz="4" w:space="0"/>
              <w:left w:val="single" w:color="auto" w:sz="4" w:space="0"/>
              <w:bottom w:val="single" w:color="auto" w:sz="4" w:space="0"/>
              <w:right w:val="single" w:color="auto" w:sz="4" w:space="0"/>
            </w:tcBorders>
          </w:tcPr>
          <w:p w14:paraId="690390AF">
            <w:pPr>
              <w:spacing w:line="360" w:lineRule="auto"/>
              <w:jc w:val="center"/>
              <w:rPr>
                <w:rFonts w:hint="eastAsia" w:ascii="宋体" w:hAnsi="宋体"/>
                <w:szCs w:val="21"/>
              </w:rPr>
            </w:pPr>
            <w:r>
              <w:rPr>
                <w:rFonts w:ascii="宋体" w:hAnsi="宋体"/>
                <w:szCs w:val="21"/>
              </w:rPr>
              <w:t>Collect</w:t>
            </w:r>
            <w:r>
              <w:rPr>
                <w:rFonts w:hint="eastAsia" w:ascii="宋体" w:hAnsi="宋体"/>
                <w:szCs w:val="21"/>
              </w:rPr>
              <w:t>()</w:t>
            </w:r>
          </w:p>
        </w:tc>
        <w:tc>
          <w:tcPr>
            <w:tcW w:w="2172" w:type="dxa"/>
            <w:tcBorders>
              <w:top w:val="single" w:color="auto" w:sz="4" w:space="0"/>
              <w:left w:val="single" w:color="auto" w:sz="4" w:space="0"/>
              <w:bottom w:val="single" w:color="auto" w:sz="4" w:space="0"/>
              <w:right w:val="single" w:color="auto" w:sz="4" w:space="0"/>
            </w:tcBorders>
          </w:tcPr>
          <w:p w14:paraId="2F90CB85">
            <w:pPr>
              <w:spacing w:line="360" w:lineRule="auto"/>
              <w:jc w:val="center"/>
              <w:rPr>
                <w:rFonts w:hint="eastAsia" w:ascii="宋体" w:hAnsi="宋体"/>
                <w:szCs w:val="21"/>
              </w:rPr>
            </w:pPr>
            <w:r>
              <w:rPr>
                <w:rFonts w:hint="eastAsia" w:ascii="宋体" w:hAnsi="宋体"/>
                <w:szCs w:val="21"/>
              </w:rPr>
              <w:t>bool</w:t>
            </w:r>
          </w:p>
        </w:tc>
      </w:tr>
      <w:tr w14:paraId="2EE24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8933BD3">
            <w:pPr>
              <w:spacing w:line="360" w:lineRule="auto"/>
              <w:jc w:val="center"/>
              <w:rPr>
                <w:rFonts w:hint="eastAsia" w:ascii="宋体" w:hAnsi="宋体"/>
                <w:szCs w:val="21"/>
              </w:rPr>
            </w:pPr>
            <w:r>
              <w:rPr>
                <w:rFonts w:hint="eastAsia" w:ascii="宋体" w:hAnsi="宋体"/>
                <w:szCs w:val="21"/>
              </w:rPr>
              <w:t>取消收藏</w:t>
            </w:r>
          </w:p>
        </w:tc>
        <w:tc>
          <w:tcPr>
            <w:tcW w:w="2440" w:type="dxa"/>
            <w:tcBorders>
              <w:top w:val="single" w:color="auto" w:sz="4" w:space="0"/>
              <w:left w:val="single" w:color="auto" w:sz="4" w:space="0"/>
              <w:bottom w:val="single" w:color="auto" w:sz="4" w:space="0"/>
              <w:right w:val="single" w:color="auto" w:sz="4" w:space="0"/>
            </w:tcBorders>
          </w:tcPr>
          <w:p w14:paraId="08FEE204">
            <w:pPr>
              <w:spacing w:line="360" w:lineRule="auto"/>
              <w:jc w:val="center"/>
              <w:rPr>
                <w:rFonts w:hint="eastAsia" w:ascii="宋体" w:hAnsi="宋体"/>
                <w:szCs w:val="21"/>
              </w:rPr>
            </w:pPr>
            <w:r>
              <w:rPr>
                <w:rFonts w:hint="eastAsia" w:ascii="宋体" w:hAnsi="宋体"/>
                <w:szCs w:val="21"/>
              </w:rPr>
              <w:t>Cancel</w:t>
            </w:r>
            <w:r>
              <w:rPr>
                <w:rFonts w:ascii="宋体" w:hAnsi="宋体"/>
                <w:szCs w:val="21"/>
              </w:rPr>
              <w:t>Collect</w:t>
            </w:r>
            <w:r>
              <w:rPr>
                <w:rFonts w:hint="eastAsia" w:ascii="宋体" w:hAnsi="宋体"/>
                <w:szCs w:val="21"/>
              </w:rPr>
              <w:t>()</w:t>
            </w:r>
          </w:p>
        </w:tc>
        <w:tc>
          <w:tcPr>
            <w:tcW w:w="2172" w:type="dxa"/>
            <w:tcBorders>
              <w:top w:val="single" w:color="auto" w:sz="4" w:space="0"/>
              <w:left w:val="single" w:color="auto" w:sz="4" w:space="0"/>
              <w:bottom w:val="single" w:color="auto" w:sz="4" w:space="0"/>
              <w:right w:val="single" w:color="auto" w:sz="4" w:space="0"/>
            </w:tcBorders>
          </w:tcPr>
          <w:p w14:paraId="29265918">
            <w:pPr>
              <w:spacing w:line="360" w:lineRule="auto"/>
              <w:jc w:val="center"/>
              <w:rPr>
                <w:rFonts w:hint="eastAsia" w:ascii="宋体" w:hAnsi="宋体"/>
                <w:szCs w:val="21"/>
              </w:rPr>
            </w:pPr>
            <w:r>
              <w:rPr>
                <w:rFonts w:hint="eastAsia" w:ascii="宋体" w:hAnsi="宋体"/>
                <w:szCs w:val="21"/>
              </w:rPr>
              <w:t>bool</w:t>
            </w:r>
          </w:p>
        </w:tc>
      </w:tr>
      <w:tr w14:paraId="76AB1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B1E85A2">
            <w:pPr>
              <w:spacing w:line="360" w:lineRule="auto"/>
              <w:jc w:val="center"/>
              <w:rPr>
                <w:rFonts w:hint="eastAsia" w:ascii="宋体" w:hAnsi="宋体"/>
                <w:szCs w:val="21"/>
              </w:rPr>
            </w:pPr>
            <w:r>
              <w:rPr>
                <w:rFonts w:hint="eastAsia" w:ascii="宋体" w:hAnsi="宋体"/>
                <w:szCs w:val="21"/>
              </w:rPr>
              <w:t>设置用户ID</w:t>
            </w:r>
          </w:p>
        </w:tc>
        <w:tc>
          <w:tcPr>
            <w:tcW w:w="2440" w:type="dxa"/>
            <w:tcBorders>
              <w:top w:val="single" w:color="auto" w:sz="4" w:space="0"/>
              <w:left w:val="single" w:color="auto" w:sz="4" w:space="0"/>
              <w:bottom w:val="single" w:color="auto" w:sz="4" w:space="0"/>
              <w:right w:val="single" w:color="auto" w:sz="4" w:space="0"/>
            </w:tcBorders>
          </w:tcPr>
          <w:p w14:paraId="535ACB46">
            <w:pPr>
              <w:spacing w:line="360" w:lineRule="auto"/>
              <w:jc w:val="center"/>
              <w:rPr>
                <w:rFonts w:hint="eastAsia" w:ascii="宋体" w:hAnsi="宋体"/>
                <w:szCs w:val="21"/>
              </w:rPr>
            </w:pPr>
            <w:r>
              <w:rPr>
                <w:rFonts w:ascii="宋体" w:hAnsi="宋体"/>
                <w:szCs w:val="21"/>
              </w:rPr>
              <w:t>setUserID()</w:t>
            </w:r>
          </w:p>
        </w:tc>
        <w:tc>
          <w:tcPr>
            <w:tcW w:w="2172" w:type="dxa"/>
            <w:tcBorders>
              <w:top w:val="single" w:color="auto" w:sz="4" w:space="0"/>
              <w:left w:val="single" w:color="auto" w:sz="4" w:space="0"/>
              <w:bottom w:val="single" w:color="auto" w:sz="4" w:space="0"/>
              <w:right w:val="single" w:color="auto" w:sz="4" w:space="0"/>
            </w:tcBorders>
          </w:tcPr>
          <w:p w14:paraId="36CA67AE">
            <w:pPr>
              <w:spacing w:line="360" w:lineRule="auto"/>
              <w:jc w:val="center"/>
              <w:rPr>
                <w:rFonts w:hint="eastAsia" w:ascii="宋体" w:hAnsi="宋体"/>
                <w:szCs w:val="21"/>
              </w:rPr>
            </w:pPr>
            <w:r>
              <w:rPr>
                <w:rFonts w:hint="eastAsia" w:ascii="宋体" w:hAnsi="宋体"/>
                <w:szCs w:val="21"/>
              </w:rPr>
              <w:t>bool</w:t>
            </w:r>
          </w:p>
        </w:tc>
      </w:tr>
      <w:tr w14:paraId="17252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D951002">
            <w:pPr>
              <w:spacing w:line="360" w:lineRule="auto"/>
              <w:jc w:val="center"/>
              <w:rPr>
                <w:rFonts w:hint="eastAsia" w:ascii="宋体" w:hAnsi="宋体"/>
                <w:szCs w:val="21"/>
              </w:rPr>
            </w:pPr>
            <w:r>
              <w:rPr>
                <w:rFonts w:hint="eastAsia" w:ascii="宋体" w:hAnsi="宋体"/>
                <w:szCs w:val="21"/>
              </w:rPr>
              <w:t>返回用户ID</w:t>
            </w:r>
          </w:p>
        </w:tc>
        <w:tc>
          <w:tcPr>
            <w:tcW w:w="2440" w:type="dxa"/>
            <w:tcBorders>
              <w:top w:val="single" w:color="auto" w:sz="4" w:space="0"/>
              <w:left w:val="single" w:color="auto" w:sz="4" w:space="0"/>
              <w:bottom w:val="single" w:color="auto" w:sz="4" w:space="0"/>
              <w:right w:val="single" w:color="auto" w:sz="4" w:space="0"/>
            </w:tcBorders>
          </w:tcPr>
          <w:p w14:paraId="1AF0BC02">
            <w:pPr>
              <w:spacing w:line="360" w:lineRule="auto"/>
              <w:jc w:val="center"/>
              <w:rPr>
                <w:rFonts w:hint="eastAsia" w:ascii="宋体" w:hAnsi="宋体"/>
                <w:szCs w:val="21"/>
              </w:rPr>
            </w:pPr>
            <w:r>
              <w:rPr>
                <w:rFonts w:ascii="宋体" w:hAnsi="宋体"/>
                <w:szCs w:val="21"/>
              </w:rPr>
              <w:t>getUserID()</w:t>
            </w:r>
          </w:p>
        </w:tc>
        <w:tc>
          <w:tcPr>
            <w:tcW w:w="2172" w:type="dxa"/>
            <w:tcBorders>
              <w:top w:val="single" w:color="auto" w:sz="4" w:space="0"/>
              <w:left w:val="single" w:color="auto" w:sz="4" w:space="0"/>
              <w:bottom w:val="single" w:color="auto" w:sz="4" w:space="0"/>
              <w:right w:val="single" w:color="auto" w:sz="4" w:space="0"/>
            </w:tcBorders>
          </w:tcPr>
          <w:p w14:paraId="335969DA">
            <w:pPr>
              <w:spacing w:line="360" w:lineRule="auto"/>
              <w:jc w:val="center"/>
              <w:rPr>
                <w:rFonts w:hint="eastAsia" w:ascii="宋体" w:hAnsi="宋体"/>
                <w:szCs w:val="21"/>
              </w:rPr>
            </w:pPr>
            <w:r>
              <w:rPr>
                <w:rFonts w:hint="eastAsia" w:ascii="宋体" w:hAnsi="宋体"/>
                <w:szCs w:val="21"/>
              </w:rPr>
              <w:t>Varchar</w:t>
            </w:r>
          </w:p>
        </w:tc>
      </w:tr>
      <w:tr w14:paraId="3130B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A803151">
            <w:pPr>
              <w:spacing w:line="360" w:lineRule="auto"/>
              <w:jc w:val="center"/>
              <w:rPr>
                <w:rFonts w:hint="eastAsia" w:ascii="宋体" w:hAnsi="宋体"/>
                <w:szCs w:val="21"/>
              </w:rPr>
            </w:pPr>
            <w:r>
              <w:rPr>
                <w:rFonts w:hint="eastAsia" w:ascii="宋体" w:hAnsi="宋体"/>
                <w:szCs w:val="21"/>
              </w:rPr>
              <w:t>设置游戏ID</w:t>
            </w:r>
          </w:p>
        </w:tc>
        <w:tc>
          <w:tcPr>
            <w:tcW w:w="2440" w:type="dxa"/>
            <w:tcBorders>
              <w:top w:val="single" w:color="auto" w:sz="4" w:space="0"/>
              <w:left w:val="single" w:color="auto" w:sz="4" w:space="0"/>
              <w:bottom w:val="single" w:color="auto" w:sz="4" w:space="0"/>
              <w:right w:val="single" w:color="auto" w:sz="4" w:space="0"/>
            </w:tcBorders>
          </w:tcPr>
          <w:p w14:paraId="6864CB4A">
            <w:pPr>
              <w:spacing w:line="360" w:lineRule="auto"/>
              <w:jc w:val="center"/>
              <w:rPr>
                <w:rFonts w:hint="eastAsia" w:ascii="宋体" w:hAnsi="宋体"/>
                <w:szCs w:val="21"/>
              </w:rPr>
            </w:pPr>
            <w:r>
              <w:rPr>
                <w:rFonts w:ascii="宋体" w:hAnsi="宋体"/>
                <w:szCs w:val="21"/>
              </w:rPr>
              <w:t>set</w:t>
            </w:r>
            <w:r>
              <w:rPr>
                <w:rFonts w:hint="eastAsia" w:ascii="宋体" w:hAnsi="宋体"/>
                <w:szCs w:val="21"/>
              </w:rPr>
              <w:t>Game</w:t>
            </w:r>
            <w:r>
              <w:rPr>
                <w:rFonts w:ascii="宋体" w:hAnsi="宋体"/>
                <w:szCs w:val="21"/>
              </w:rPr>
              <w:t>ID()</w:t>
            </w:r>
          </w:p>
        </w:tc>
        <w:tc>
          <w:tcPr>
            <w:tcW w:w="2172" w:type="dxa"/>
            <w:tcBorders>
              <w:top w:val="single" w:color="auto" w:sz="4" w:space="0"/>
              <w:left w:val="single" w:color="auto" w:sz="4" w:space="0"/>
              <w:bottom w:val="single" w:color="auto" w:sz="4" w:space="0"/>
              <w:right w:val="single" w:color="auto" w:sz="4" w:space="0"/>
            </w:tcBorders>
          </w:tcPr>
          <w:p w14:paraId="2CAD539D">
            <w:pPr>
              <w:spacing w:line="360" w:lineRule="auto"/>
              <w:jc w:val="center"/>
              <w:rPr>
                <w:rFonts w:hint="eastAsia" w:ascii="宋体" w:hAnsi="宋体"/>
                <w:szCs w:val="21"/>
              </w:rPr>
            </w:pPr>
            <w:r>
              <w:rPr>
                <w:rFonts w:hint="eastAsia" w:ascii="宋体" w:hAnsi="宋体"/>
                <w:szCs w:val="21"/>
              </w:rPr>
              <w:t>bool</w:t>
            </w:r>
          </w:p>
        </w:tc>
      </w:tr>
      <w:tr w14:paraId="1416C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A265C06">
            <w:pPr>
              <w:spacing w:line="360" w:lineRule="auto"/>
              <w:jc w:val="center"/>
              <w:rPr>
                <w:rFonts w:hint="eastAsia" w:ascii="宋体" w:hAnsi="宋体"/>
                <w:szCs w:val="21"/>
              </w:rPr>
            </w:pPr>
            <w:r>
              <w:rPr>
                <w:rFonts w:hint="eastAsia" w:ascii="宋体" w:hAnsi="宋体"/>
                <w:szCs w:val="21"/>
              </w:rPr>
              <w:t>返回游戏ID</w:t>
            </w:r>
          </w:p>
        </w:tc>
        <w:tc>
          <w:tcPr>
            <w:tcW w:w="2440" w:type="dxa"/>
            <w:tcBorders>
              <w:top w:val="single" w:color="auto" w:sz="4" w:space="0"/>
              <w:left w:val="single" w:color="auto" w:sz="4" w:space="0"/>
              <w:bottom w:val="single" w:color="auto" w:sz="4" w:space="0"/>
              <w:right w:val="single" w:color="auto" w:sz="4" w:space="0"/>
            </w:tcBorders>
          </w:tcPr>
          <w:p w14:paraId="6073AD06">
            <w:pPr>
              <w:spacing w:line="360" w:lineRule="auto"/>
              <w:jc w:val="center"/>
              <w:rPr>
                <w:rFonts w:hint="eastAsia" w:ascii="宋体" w:hAnsi="宋体"/>
                <w:szCs w:val="21"/>
              </w:rPr>
            </w:pPr>
            <w:r>
              <w:rPr>
                <w:rFonts w:ascii="宋体" w:hAnsi="宋体"/>
                <w:szCs w:val="21"/>
              </w:rPr>
              <w:t>get</w:t>
            </w:r>
            <w:r>
              <w:rPr>
                <w:rFonts w:hint="eastAsia" w:ascii="宋体" w:hAnsi="宋体"/>
                <w:szCs w:val="21"/>
              </w:rPr>
              <w:t>Game</w:t>
            </w:r>
            <w:r>
              <w:rPr>
                <w:rFonts w:ascii="宋体" w:hAnsi="宋体"/>
                <w:szCs w:val="21"/>
              </w:rPr>
              <w:t>ID()</w:t>
            </w:r>
          </w:p>
        </w:tc>
        <w:tc>
          <w:tcPr>
            <w:tcW w:w="2172" w:type="dxa"/>
            <w:tcBorders>
              <w:top w:val="single" w:color="auto" w:sz="4" w:space="0"/>
              <w:left w:val="single" w:color="auto" w:sz="4" w:space="0"/>
              <w:bottom w:val="single" w:color="auto" w:sz="4" w:space="0"/>
              <w:right w:val="single" w:color="auto" w:sz="4" w:space="0"/>
            </w:tcBorders>
          </w:tcPr>
          <w:p w14:paraId="4E825B79">
            <w:pPr>
              <w:spacing w:line="360" w:lineRule="auto"/>
              <w:jc w:val="center"/>
              <w:rPr>
                <w:rFonts w:hint="eastAsia" w:ascii="宋体" w:hAnsi="宋体"/>
                <w:szCs w:val="21"/>
              </w:rPr>
            </w:pPr>
            <w:r>
              <w:rPr>
                <w:rFonts w:ascii="宋体" w:hAnsi="宋体"/>
                <w:szCs w:val="21"/>
              </w:rPr>
              <w:t>int</w:t>
            </w:r>
          </w:p>
        </w:tc>
      </w:tr>
      <w:tr w14:paraId="5EC6E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63D1F8F5">
            <w:pPr>
              <w:spacing w:line="360" w:lineRule="auto"/>
              <w:jc w:val="center"/>
              <w:rPr>
                <w:rFonts w:hint="eastAsia" w:ascii="宋体" w:hAnsi="宋体"/>
                <w:szCs w:val="21"/>
              </w:rPr>
            </w:pPr>
            <w:r>
              <w:rPr>
                <w:rFonts w:hint="eastAsia" w:ascii="宋体" w:hAnsi="宋体"/>
                <w:szCs w:val="21"/>
              </w:rPr>
              <w:t>设置收藏ID</w:t>
            </w:r>
          </w:p>
        </w:tc>
        <w:tc>
          <w:tcPr>
            <w:tcW w:w="2440" w:type="dxa"/>
            <w:tcBorders>
              <w:top w:val="single" w:color="auto" w:sz="4" w:space="0"/>
              <w:left w:val="single" w:color="auto" w:sz="4" w:space="0"/>
              <w:bottom w:val="single" w:color="auto" w:sz="4" w:space="0"/>
              <w:right w:val="single" w:color="auto" w:sz="4" w:space="0"/>
            </w:tcBorders>
          </w:tcPr>
          <w:p w14:paraId="6DDD8628">
            <w:pPr>
              <w:spacing w:line="360" w:lineRule="auto"/>
              <w:jc w:val="center"/>
              <w:rPr>
                <w:rFonts w:hint="eastAsia" w:ascii="宋体" w:hAnsi="宋体"/>
                <w:szCs w:val="21"/>
              </w:rPr>
            </w:pPr>
            <w:r>
              <w:rPr>
                <w:rFonts w:ascii="宋体" w:hAnsi="宋体"/>
                <w:szCs w:val="21"/>
              </w:rPr>
              <w:t>set</w:t>
            </w:r>
            <w:r>
              <w:rPr>
                <w:rFonts w:hint="eastAsia" w:ascii="宋体" w:hAnsi="宋体"/>
                <w:szCs w:val="21"/>
              </w:rPr>
              <w:t>C</w:t>
            </w:r>
            <w:r>
              <w:rPr>
                <w:rFonts w:ascii="宋体" w:hAnsi="宋体"/>
                <w:szCs w:val="21"/>
              </w:rPr>
              <w:t>ollectID()</w:t>
            </w:r>
          </w:p>
        </w:tc>
        <w:tc>
          <w:tcPr>
            <w:tcW w:w="2172" w:type="dxa"/>
            <w:tcBorders>
              <w:top w:val="single" w:color="auto" w:sz="4" w:space="0"/>
              <w:left w:val="single" w:color="auto" w:sz="4" w:space="0"/>
              <w:bottom w:val="single" w:color="auto" w:sz="4" w:space="0"/>
              <w:right w:val="single" w:color="auto" w:sz="4" w:space="0"/>
            </w:tcBorders>
          </w:tcPr>
          <w:p w14:paraId="4E840DE4">
            <w:pPr>
              <w:spacing w:line="360" w:lineRule="auto"/>
              <w:jc w:val="center"/>
              <w:rPr>
                <w:rFonts w:hint="eastAsia" w:ascii="宋体" w:hAnsi="宋体"/>
                <w:szCs w:val="21"/>
              </w:rPr>
            </w:pPr>
            <w:r>
              <w:rPr>
                <w:rFonts w:hint="eastAsia" w:ascii="宋体" w:hAnsi="宋体"/>
                <w:szCs w:val="21"/>
              </w:rPr>
              <w:t>bool</w:t>
            </w:r>
          </w:p>
        </w:tc>
      </w:tr>
      <w:tr w14:paraId="10168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438FDB7">
            <w:pPr>
              <w:spacing w:line="360" w:lineRule="auto"/>
              <w:jc w:val="center"/>
              <w:rPr>
                <w:rFonts w:hint="eastAsia" w:ascii="宋体" w:hAnsi="宋体"/>
                <w:szCs w:val="21"/>
              </w:rPr>
            </w:pPr>
            <w:r>
              <w:rPr>
                <w:rFonts w:hint="eastAsia" w:ascii="宋体" w:hAnsi="宋体"/>
                <w:szCs w:val="21"/>
              </w:rPr>
              <w:t>返回收藏ID</w:t>
            </w:r>
          </w:p>
        </w:tc>
        <w:tc>
          <w:tcPr>
            <w:tcW w:w="2440" w:type="dxa"/>
            <w:tcBorders>
              <w:top w:val="single" w:color="auto" w:sz="4" w:space="0"/>
              <w:left w:val="single" w:color="auto" w:sz="4" w:space="0"/>
              <w:bottom w:val="single" w:color="auto" w:sz="4" w:space="0"/>
              <w:right w:val="single" w:color="auto" w:sz="4" w:space="0"/>
            </w:tcBorders>
          </w:tcPr>
          <w:p w14:paraId="3CA5DB28">
            <w:pPr>
              <w:spacing w:line="360" w:lineRule="auto"/>
              <w:jc w:val="center"/>
              <w:rPr>
                <w:rFonts w:hint="eastAsia" w:ascii="宋体" w:hAnsi="宋体"/>
                <w:szCs w:val="21"/>
              </w:rPr>
            </w:pPr>
            <w:r>
              <w:rPr>
                <w:rFonts w:ascii="宋体" w:hAnsi="宋体"/>
                <w:szCs w:val="21"/>
              </w:rPr>
              <w:t>get</w:t>
            </w:r>
            <w:r>
              <w:rPr>
                <w:rFonts w:hint="eastAsia" w:ascii="宋体" w:hAnsi="宋体"/>
                <w:szCs w:val="21"/>
              </w:rPr>
              <w:t>C</w:t>
            </w:r>
            <w:r>
              <w:rPr>
                <w:rFonts w:ascii="宋体" w:hAnsi="宋体"/>
                <w:szCs w:val="21"/>
              </w:rPr>
              <w:t>ollectID()</w:t>
            </w:r>
          </w:p>
        </w:tc>
        <w:tc>
          <w:tcPr>
            <w:tcW w:w="2172" w:type="dxa"/>
            <w:tcBorders>
              <w:top w:val="single" w:color="auto" w:sz="4" w:space="0"/>
              <w:left w:val="single" w:color="auto" w:sz="4" w:space="0"/>
              <w:bottom w:val="single" w:color="auto" w:sz="4" w:space="0"/>
              <w:right w:val="single" w:color="auto" w:sz="4" w:space="0"/>
            </w:tcBorders>
          </w:tcPr>
          <w:p w14:paraId="09961E1D">
            <w:pPr>
              <w:spacing w:line="360" w:lineRule="auto"/>
              <w:jc w:val="center"/>
              <w:rPr>
                <w:rFonts w:hint="eastAsia" w:ascii="宋体" w:hAnsi="宋体"/>
                <w:szCs w:val="21"/>
              </w:rPr>
            </w:pPr>
            <w:r>
              <w:rPr>
                <w:rFonts w:hint="eastAsia" w:ascii="宋体" w:hAnsi="宋体"/>
                <w:szCs w:val="21"/>
              </w:rPr>
              <w:t>Varchar</w:t>
            </w:r>
          </w:p>
        </w:tc>
      </w:tr>
      <w:tr w14:paraId="7F8F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57CE99B9">
            <w:pPr>
              <w:spacing w:line="360" w:lineRule="auto"/>
              <w:jc w:val="center"/>
              <w:rPr>
                <w:rFonts w:hint="eastAsia" w:ascii="宋体" w:hAnsi="宋体"/>
                <w:szCs w:val="21"/>
              </w:rPr>
            </w:pPr>
            <w:r>
              <w:rPr>
                <w:rFonts w:hint="eastAsia" w:ascii="宋体" w:hAnsi="宋体"/>
                <w:szCs w:val="21"/>
              </w:rPr>
              <w:t>设置收藏时间</w:t>
            </w:r>
          </w:p>
        </w:tc>
        <w:tc>
          <w:tcPr>
            <w:tcW w:w="2440" w:type="dxa"/>
            <w:tcBorders>
              <w:top w:val="single" w:color="auto" w:sz="4" w:space="0"/>
              <w:left w:val="single" w:color="auto" w:sz="4" w:space="0"/>
              <w:bottom w:val="single" w:color="auto" w:sz="4" w:space="0"/>
              <w:right w:val="single" w:color="auto" w:sz="4" w:space="0"/>
            </w:tcBorders>
          </w:tcPr>
          <w:p w14:paraId="3ABE4A8E">
            <w:pPr>
              <w:spacing w:line="360" w:lineRule="auto"/>
              <w:jc w:val="center"/>
              <w:rPr>
                <w:rFonts w:hint="eastAsia" w:ascii="宋体" w:hAnsi="宋体"/>
                <w:szCs w:val="21"/>
              </w:rPr>
            </w:pPr>
            <w:r>
              <w:rPr>
                <w:rFonts w:ascii="宋体" w:hAnsi="宋体"/>
                <w:szCs w:val="21"/>
              </w:rPr>
              <w:t>set</w:t>
            </w:r>
            <w:r>
              <w:rPr>
                <w:rFonts w:hint="eastAsia" w:ascii="宋体" w:hAnsi="宋体"/>
                <w:szCs w:val="21"/>
              </w:rPr>
              <w:t>CollectTime</w:t>
            </w:r>
            <w:r>
              <w:rPr>
                <w:rFonts w:ascii="宋体" w:hAnsi="宋体"/>
                <w:szCs w:val="21"/>
              </w:rPr>
              <w:t>()</w:t>
            </w:r>
          </w:p>
        </w:tc>
        <w:tc>
          <w:tcPr>
            <w:tcW w:w="2172" w:type="dxa"/>
            <w:tcBorders>
              <w:top w:val="single" w:color="auto" w:sz="4" w:space="0"/>
              <w:left w:val="single" w:color="auto" w:sz="4" w:space="0"/>
              <w:bottom w:val="single" w:color="auto" w:sz="4" w:space="0"/>
              <w:right w:val="single" w:color="auto" w:sz="4" w:space="0"/>
            </w:tcBorders>
          </w:tcPr>
          <w:p w14:paraId="2A6D1E2C">
            <w:pPr>
              <w:spacing w:line="360" w:lineRule="auto"/>
              <w:jc w:val="center"/>
              <w:rPr>
                <w:rFonts w:hint="eastAsia" w:ascii="宋体" w:hAnsi="宋体"/>
                <w:szCs w:val="21"/>
              </w:rPr>
            </w:pPr>
            <w:r>
              <w:rPr>
                <w:rFonts w:hint="eastAsia" w:ascii="宋体" w:hAnsi="宋体"/>
                <w:szCs w:val="21"/>
              </w:rPr>
              <w:t>bool</w:t>
            </w:r>
          </w:p>
        </w:tc>
      </w:tr>
      <w:tr w14:paraId="5BCB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6CDC2FB9">
            <w:pPr>
              <w:spacing w:line="360" w:lineRule="auto"/>
              <w:jc w:val="center"/>
              <w:rPr>
                <w:rFonts w:hint="eastAsia" w:ascii="宋体" w:hAnsi="宋体"/>
                <w:szCs w:val="21"/>
              </w:rPr>
            </w:pPr>
            <w:r>
              <w:rPr>
                <w:rFonts w:hint="eastAsia" w:ascii="宋体" w:hAnsi="宋体"/>
                <w:szCs w:val="21"/>
              </w:rPr>
              <w:t>返回收藏时间</w:t>
            </w:r>
          </w:p>
        </w:tc>
        <w:tc>
          <w:tcPr>
            <w:tcW w:w="2440" w:type="dxa"/>
            <w:tcBorders>
              <w:top w:val="single" w:color="auto" w:sz="4" w:space="0"/>
              <w:left w:val="single" w:color="auto" w:sz="4" w:space="0"/>
              <w:bottom w:val="single" w:color="auto" w:sz="4" w:space="0"/>
              <w:right w:val="single" w:color="auto" w:sz="4" w:space="0"/>
            </w:tcBorders>
          </w:tcPr>
          <w:p w14:paraId="0DB9455B">
            <w:pPr>
              <w:spacing w:line="360" w:lineRule="auto"/>
              <w:jc w:val="center"/>
              <w:rPr>
                <w:rFonts w:hint="eastAsia" w:ascii="宋体" w:hAnsi="宋体"/>
                <w:szCs w:val="21"/>
              </w:rPr>
            </w:pPr>
            <w:r>
              <w:rPr>
                <w:rFonts w:ascii="宋体" w:hAnsi="宋体"/>
                <w:szCs w:val="21"/>
              </w:rPr>
              <w:t>get</w:t>
            </w:r>
            <w:r>
              <w:rPr>
                <w:rFonts w:hint="eastAsia" w:ascii="宋体" w:hAnsi="宋体"/>
                <w:szCs w:val="21"/>
              </w:rPr>
              <w:t>CollectTime</w:t>
            </w:r>
            <w:r>
              <w:rPr>
                <w:rFonts w:ascii="宋体" w:hAnsi="宋体"/>
                <w:szCs w:val="21"/>
              </w:rPr>
              <w:t>()</w:t>
            </w:r>
          </w:p>
        </w:tc>
        <w:tc>
          <w:tcPr>
            <w:tcW w:w="2172" w:type="dxa"/>
            <w:tcBorders>
              <w:top w:val="single" w:color="auto" w:sz="4" w:space="0"/>
              <w:left w:val="single" w:color="auto" w:sz="4" w:space="0"/>
              <w:bottom w:val="single" w:color="auto" w:sz="4" w:space="0"/>
              <w:right w:val="single" w:color="auto" w:sz="4" w:space="0"/>
            </w:tcBorders>
          </w:tcPr>
          <w:p w14:paraId="3C2DC3C8">
            <w:pPr>
              <w:spacing w:line="360" w:lineRule="auto"/>
              <w:jc w:val="center"/>
              <w:rPr>
                <w:rFonts w:hint="eastAsia" w:ascii="宋体" w:hAnsi="宋体"/>
                <w:szCs w:val="21"/>
              </w:rPr>
            </w:pPr>
            <w:r>
              <w:rPr>
                <w:rFonts w:hint="eastAsia" w:ascii="宋体" w:hAnsi="宋体"/>
                <w:szCs w:val="21"/>
              </w:rPr>
              <w:t>Varchar</w:t>
            </w:r>
          </w:p>
        </w:tc>
      </w:tr>
    </w:tbl>
    <w:p w14:paraId="14C6A97A"/>
    <w:p w14:paraId="164A84C4">
      <w:pPr>
        <w:spacing w:line="360" w:lineRule="auto"/>
        <w:jc w:val="left"/>
        <w:rPr>
          <w:rFonts w:hint="eastAsia" w:ascii="宋体" w:hAnsi="宋体"/>
          <w:b/>
          <w:bCs/>
          <w:szCs w:val="21"/>
        </w:rPr>
      </w:pPr>
      <w:r>
        <w:rPr>
          <w:rFonts w:hint="eastAsia" w:ascii="宋体" w:hAnsi="宋体"/>
          <w:b/>
          <w:bCs/>
          <w:szCs w:val="21"/>
        </w:rPr>
        <w:t>类名：Thumbsup(点赞</w:t>
      </w:r>
      <w:r>
        <w:rPr>
          <w:rFonts w:ascii="宋体" w:hAnsi="宋体"/>
          <w:b/>
          <w:bCs/>
          <w:szCs w:val="21"/>
        </w:rPr>
        <w:t>类</w:t>
      </w:r>
      <w:r>
        <w:rPr>
          <w:rFonts w:hint="eastAsia" w:ascii="宋体" w:hAnsi="宋体"/>
          <w:b/>
          <w:bCs/>
          <w:szCs w:val="21"/>
        </w:rPr>
        <w:t>)</w:t>
      </w:r>
    </w:p>
    <w:p w14:paraId="56761C56">
      <w:pPr>
        <w:spacing w:line="360" w:lineRule="auto"/>
        <w:jc w:val="left"/>
        <w:rPr>
          <w:rFonts w:hint="eastAsia" w:ascii="宋体" w:hAnsi="宋体"/>
          <w:b/>
          <w:bCs/>
          <w:szCs w:val="21"/>
        </w:rPr>
      </w:pPr>
      <w:r>
        <w:rPr>
          <w:rFonts w:hint="eastAsia" w:ascii="宋体" w:hAnsi="宋体"/>
          <w:b/>
          <w:bCs/>
          <w:szCs w:val="21"/>
        </w:rPr>
        <w:t>操作表如表3</w:t>
      </w:r>
      <w:r>
        <w:rPr>
          <w:rFonts w:ascii="宋体" w:hAnsi="宋体"/>
          <w:b/>
          <w:bCs/>
          <w:szCs w:val="21"/>
        </w:rPr>
        <w:t>.</w:t>
      </w:r>
      <w:r>
        <w:rPr>
          <w:rFonts w:hint="eastAsia" w:ascii="宋体" w:hAnsi="宋体"/>
          <w:b/>
          <w:bCs/>
          <w:szCs w:val="21"/>
        </w:rPr>
        <w:t>2</w:t>
      </w:r>
      <w:r>
        <w:rPr>
          <w:rFonts w:ascii="宋体" w:hAnsi="宋体"/>
          <w:b/>
          <w:bCs/>
          <w:szCs w:val="21"/>
        </w:rPr>
        <w:t>.</w:t>
      </w:r>
      <w:ins w:id="407" w:author="快乐的小丸子" w:date="2024-11-07T23:18:09Z">
        <w:r>
          <w:rPr>
            <w:rFonts w:hint="eastAsia" w:ascii="宋体" w:hAnsi="宋体"/>
            <w:b/>
            <w:bCs/>
            <w:szCs w:val="21"/>
            <w:lang w:val="en-US" w:eastAsia="zh-CN"/>
          </w:rPr>
          <w:t>8</w:t>
        </w:r>
      </w:ins>
      <w:del w:id="408" w:author="快乐的小丸子" w:date="2024-11-07T23:18:09Z">
        <w:r>
          <w:rPr>
            <w:rFonts w:ascii="宋体" w:hAnsi="宋体"/>
            <w:b/>
            <w:bCs/>
            <w:szCs w:val="21"/>
          </w:rPr>
          <w:delText>9</w:delText>
        </w:r>
      </w:del>
      <w:r>
        <w:rPr>
          <w:rFonts w:hint="eastAsia" w:ascii="宋体" w:hAnsi="宋体"/>
          <w:b/>
          <w:bCs/>
          <w:szCs w:val="21"/>
        </w:rPr>
        <w:t>所示：</w:t>
      </w:r>
    </w:p>
    <w:p w14:paraId="0B871187">
      <w:pPr>
        <w:spacing w:line="360" w:lineRule="auto"/>
        <w:jc w:val="center"/>
        <w:rPr>
          <w:rFonts w:hint="eastAsia" w:ascii="宋体" w:hAnsi="宋体"/>
          <w:szCs w:val="21"/>
        </w:rPr>
      </w:pPr>
      <w:r>
        <w:rPr>
          <w:rFonts w:hint="eastAsia" w:ascii="宋体" w:hAnsi="宋体"/>
          <w:szCs w:val="21"/>
        </w:rPr>
        <w:t>表3</w:t>
      </w:r>
      <w:r>
        <w:rPr>
          <w:rFonts w:ascii="宋体" w:hAnsi="宋体"/>
          <w:szCs w:val="21"/>
        </w:rPr>
        <w:t>.</w:t>
      </w:r>
      <w:r>
        <w:rPr>
          <w:rFonts w:hint="eastAsia" w:ascii="宋体" w:hAnsi="宋体"/>
          <w:szCs w:val="21"/>
        </w:rPr>
        <w:t>2</w:t>
      </w:r>
      <w:r>
        <w:rPr>
          <w:rFonts w:ascii="宋体" w:hAnsi="宋体"/>
          <w:szCs w:val="21"/>
        </w:rPr>
        <w:t>.</w:t>
      </w:r>
      <w:r>
        <w:rPr>
          <w:rFonts w:hint="eastAsia" w:ascii="宋体" w:hAnsi="宋体"/>
          <w:szCs w:val="21"/>
        </w:rPr>
        <w:t>8</w:t>
      </w:r>
      <w:r>
        <w:rPr>
          <w:rFonts w:ascii="宋体" w:hAnsi="宋体"/>
          <w:szCs w:val="21"/>
        </w:rPr>
        <w:t xml:space="preserve"> </w:t>
      </w:r>
      <w:r>
        <w:rPr>
          <w:rFonts w:hint="eastAsia" w:ascii="宋体" w:hAnsi="宋体"/>
          <w:szCs w:val="21"/>
        </w:rPr>
        <w:t>Thumbsup类操作表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440"/>
        <w:gridCol w:w="2172"/>
      </w:tblGrid>
      <w:tr w14:paraId="159F6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396217B">
            <w:pPr>
              <w:spacing w:line="360" w:lineRule="auto"/>
              <w:jc w:val="center"/>
              <w:rPr>
                <w:rFonts w:hint="eastAsia" w:ascii="宋体" w:hAnsi="宋体"/>
                <w:szCs w:val="21"/>
              </w:rPr>
            </w:pPr>
            <w:r>
              <w:rPr>
                <w:rFonts w:hint="eastAsia" w:ascii="宋体" w:hAnsi="宋体"/>
                <w:szCs w:val="21"/>
              </w:rPr>
              <w:t>操作名称</w:t>
            </w:r>
          </w:p>
        </w:tc>
        <w:tc>
          <w:tcPr>
            <w:tcW w:w="2440" w:type="dxa"/>
            <w:tcBorders>
              <w:top w:val="single" w:color="auto" w:sz="4" w:space="0"/>
              <w:left w:val="single" w:color="auto" w:sz="4" w:space="0"/>
              <w:bottom w:val="single" w:color="auto" w:sz="4" w:space="0"/>
              <w:right w:val="single" w:color="auto" w:sz="4" w:space="0"/>
            </w:tcBorders>
          </w:tcPr>
          <w:p w14:paraId="53609B01">
            <w:pPr>
              <w:spacing w:line="360" w:lineRule="auto"/>
              <w:jc w:val="center"/>
              <w:rPr>
                <w:rFonts w:hint="eastAsia" w:ascii="宋体" w:hAnsi="宋体"/>
                <w:szCs w:val="21"/>
              </w:rPr>
            </w:pPr>
            <w:r>
              <w:rPr>
                <w:rFonts w:hint="eastAsia" w:ascii="宋体" w:hAnsi="宋体"/>
                <w:szCs w:val="21"/>
              </w:rPr>
              <w:t>函数名</w:t>
            </w:r>
          </w:p>
        </w:tc>
        <w:tc>
          <w:tcPr>
            <w:tcW w:w="2172" w:type="dxa"/>
            <w:tcBorders>
              <w:top w:val="single" w:color="auto" w:sz="4" w:space="0"/>
              <w:left w:val="single" w:color="auto" w:sz="4" w:space="0"/>
              <w:bottom w:val="single" w:color="auto" w:sz="4" w:space="0"/>
              <w:right w:val="single" w:color="auto" w:sz="4" w:space="0"/>
            </w:tcBorders>
          </w:tcPr>
          <w:p w14:paraId="53AE951D">
            <w:pPr>
              <w:spacing w:line="360" w:lineRule="auto"/>
              <w:jc w:val="center"/>
              <w:rPr>
                <w:rFonts w:hint="eastAsia" w:ascii="宋体" w:hAnsi="宋体"/>
                <w:szCs w:val="21"/>
              </w:rPr>
            </w:pPr>
            <w:r>
              <w:rPr>
                <w:rFonts w:hint="eastAsia" w:ascii="宋体" w:hAnsi="宋体"/>
                <w:szCs w:val="21"/>
              </w:rPr>
              <w:t>返回值类型</w:t>
            </w:r>
          </w:p>
        </w:tc>
      </w:tr>
      <w:tr w14:paraId="0293D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A5429A7">
            <w:pPr>
              <w:spacing w:line="360" w:lineRule="auto"/>
              <w:jc w:val="center"/>
              <w:rPr>
                <w:rFonts w:hint="eastAsia" w:ascii="宋体" w:hAnsi="宋体"/>
                <w:szCs w:val="21"/>
              </w:rPr>
            </w:pPr>
            <w:r>
              <w:rPr>
                <w:rFonts w:hint="eastAsia" w:ascii="宋体" w:hAnsi="宋体"/>
                <w:szCs w:val="21"/>
              </w:rPr>
              <w:t>点赞</w:t>
            </w:r>
          </w:p>
        </w:tc>
        <w:tc>
          <w:tcPr>
            <w:tcW w:w="2440" w:type="dxa"/>
            <w:tcBorders>
              <w:top w:val="single" w:color="auto" w:sz="4" w:space="0"/>
              <w:left w:val="single" w:color="auto" w:sz="4" w:space="0"/>
              <w:bottom w:val="single" w:color="auto" w:sz="4" w:space="0"/>
              <w:right w:val="single" w:color="auto" w:sz="4" w:space="0"/>
            </w:tcBorders>
          </w:tcPr>
          <w:p w14:paraId="2AD3EB67">
            <w:pPr>
              <w:spacing w:line="360" w:lineRule="auto"/>
              <w:jc w:val="center"/>
              <w:rPr>
                <w:rFonts w:hint="eastAsia" w:ascii="宋体" w:hAnsi="宋体"/>
                <w:szCs w:val="21"/>
              </w:rPr>
            </w:pPr>
            <w:r>
              <w:rPr>
                <w:rFonts w:hint="eastAsia" w:ascii="宋体" w:hAnsi="宋体"/>
                <w:szCs w:val="21"/>
              </w:rPr>
              <w:t>Thumbsup()</w:t>
            </w:r>
          </w:p>
        </w:tc>
        <w:tc>
          <w:tcPr>
            <w:tcW w:w="2172" w:type="dxa"/>
            <w:tcBorders>
              <w:top w:val="single" w:color="auto" w:sz="4" w:space="0"/>
              <w:left w:val="single" w:color="auto" w:sz="4" w:space="0"/>
              <w:bottom w:val="single" w:color="auto" w:sz="4" w:space="0"/>
              <w:right w:val="single" w:color="auto" w:sz="4" w:space="0"/>
            </w:tcBorders>
          </w:tcPr>
          <w:p w14:paraId="00DAD342">
            <w:pPr>
              <w:spacing w:line="360" w:lineRule="auto"/>
              <w:jc w:val="center"/>
              <w:rPr>
                <w:rFonts w:hint="eastAsia" w:ascii="宋体" w:hAnsi="宋体"/>
                <w:szCs w:val="21"/>
              </w:rPr>
            </w:pPr>
            <w:r>
              <w:rPr>
                <w:rFonts w:hint="eastAsia" w:ascii="宋体" w:hAnsi="宋体"/>
                <w:szCs w:val="21"/>
              </w:rPr>
              <w:t>bool</w:t>
            </w:r>
          </w:p>
        </w:tc>
      </w:tr>
      <w:tr w14:paraId="64048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64ED4CF">
            <w:pPr>
              <w:spacing w:line="360" w:lineRule="auto"/>
              <w:jc w:val="center"/>
              <w:rPr>
                <w:rFonts w:hint="eastAsia" w:ascii="宋体" w:hAnsi="宋体"/>
                <w:szCs w:val="21"/>
              </w:rPr>
            </w:pPr>
            <w:r>
              <w:rPr>
                <w:rFonts w:hint="eastAsia" w:ascii="宋体" w:hAnsi="宋体"/>
                <w:szCs w:val="21"/>
              </w:rPr>
              <w:t>取消点赞</w:t>
            </w:r>
          </w:p>
        </w:tc>
        <w:tc>
          <w:tcPr>
            <w:tcW w:w="2440" w:type="dxa"/>
            <w:tcBorders>
              <w:top w:val="single" w:color="auto" w:sz="4" w:space="0"/>
              <w:left w:val="single" w:color="auto" w:sz="4" w:space="0"/>
              <w:bottom w:val="single" w:color="auto" w:sz="4" w:space="0"/>
              <w:right w:val="single" w:color="auto" w:sz="4" w:space="0"/>
            </w:tcBorders>
          </w:tcPr>
          <w:p w14:paraId="3021A598">
            <w:pPr>
              <w:spacing w:line="360" w:lineRule="auto"/>
              <w:jc w:val="center"/>
              <w:rPr>
                <w:rFonts w:hint="eastAsia" w:ascii="宋体" w:hAnsi="宋体"/>
                <w:szCs w:val="21"/>
              </w:rPr>
            </w:pPr>
            <w:r>
              <w:rPr>
                <w:rFonts w:hint="eastAsia" w:ascii="宋体" w:hAnsi="宋体"/>
                <w:szCs w:val="21"/>
              </w:rPr>
              <w:t>CancelThumbsup()</w:t>
            </w:r>
          </w:p>
        </w:tc>
        <w:tc>
          <w:tcPr>
            <w:tcW w:w="2172" w:type="dxa"/>
            <w:tcBorders>
              <w:top w:val="single" w:color="auto" w:sz="4" w:space="0"/>
              <w:left w:val="single" w:color="auto" w:sz="4" w:space="0"/>
              <w:bottom w:val="single" w:color="auto" w:sz="4" w:space="0"/>
              <w:right w:val="single" w:color="auto" w:sz="4" w:space="0"/>
            </w:tcBorders>
          </w:tcPr>
          <w:p w14:paraId="5072C4FB">
            <w:pPr>
              <w:spacing w:line="360" w:lineRule="auto"/>
              <w:jc w:val="center"/>
              <w:rPr>
                <w:rFonts w:hint="eastAsia" w:ascii="宋体" w:hAnsi="宋体"/>
                <w:szCs w:val="21"/>
              </w:rPr>
            </w:pPr>
            <w:r>
              <w:rPr>
                <w:rFonts w:hint="eastAsia" w:ascii="宋体" w:hAnsi="宋体"/>
                <w:szCs w:val="21"/>
              </w:rPr>
              <w:t>bool</w:t>
            </w:r>
          </w:p>
        </w:tc>
      </w:tr>
      <w:tr w14:paraId="3A068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240070F">
            <w:pPr>
              <w:spacing w:line="360" w:lineRule="auto"/>
              <w:jc w:val="center"/>
              <w:rPr>
                <w:rFonts w:hint="eastAsia" w:ascii="宋体" w:hAnsi="宋体"/>
                <w:szCs w:val="21"/>
              </w:rPr>
            </w:pPr>
            <w:r>
              <w:rPr>
                <w:rFonts w:hint="eastAsia" w:ascii="宋体" w:hAnsi="宋体"/>
                <w:szCs w:val="21"/>
              </w:rPr>
              <w:t>设置用户ID</w:t>
            </w:r>
          </w:p>
        </w:tc>
        <w:tc>
          <w:tcPr>
            <w:tcW w:w="2440" w:type="dxa"/>
            <w:tcBorders>
              <w:top w:val="single" w:color="auto" w:sz="4" w:space="0"/>
              <w:left w:val="single" w:color="auto" w:sz="4" w:space="0"/>
              <w:bottom w:val="single" w:color="auto" w:sz="4" w:space="0"/>
              <w:right w:val="single" w:color="auto" w:sz="4" w:space="0"/>
            </w:tcBorders>
          </w:tcPr>
          <w:p w14:paraId="6FBC743D">
            <w:pPr>
              <w:spacing w:line="360" w:lineRule="auto"/>
              <w:jc w:val="center"/>
              <w:rPr>
                <w:rFonts w:hint="eastAsia" w:ascii="宋体" w:hAnsi="宋体"/>
                <w:szCs w:val="21"/>
              </w:rPr>
            </w:pPr>
            <w:r>
              <w:rPr>
                <w:rFonts w:ascii="宋体" w:hAnsi="宋体"/>
                <w:szCs w:val="21"/>
              </w:rPr>
              <w:t>setUserID()</w:t>
            </w:r>
          </w:p>
        </w:tc>
        <w:tc>
          <w:tcPr>
            <w:tcW w:w="2172" w:type="dxa"/>
            <w:tcBorders>
              <w:top w:val="single" w:color="auto" w:sz="4" w:space="0"/>
              <w:left w:val="single" w:color="auto" w:sz="4" w:space="0"/>
              <w:bottom w:val="single" w:color="auto" w:sz="4" w:space="0"/>
              <w:right w:val="single" w:color="auto" w:sz="4" w:space="0"/>
            </w:tcBorders>
          </w:tcPr>
          <w:p w14:paraId="1A819C04">
            <w:pPr>
              <w:spacing w:line="360" w:lineRule="auto"/>
              <w:jc w:val="center"/>
              <w:rPr>
                <w:rFonts w:hint="eastAsia" w:ascii="宋体" w:hAnsi="宋体"/>
                <w:szCs w:val="21"/>
              </w:rPr>
            </w:pPr>
            <w:r>
              <w:rPr>
                <w:rFonts w:hint="eastAsia" w:ascii="宋体" w:hAnsi="宋体"/>
                <w:szCs w:val="21"/>
              </w:rPr>
              <w:t>bool</w:t>
            </w:r>
          </w:p>
        </w:tc>
      </w:tr>
      <w:tr w14:paraId="02DB8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59957E87">
            <w:pPr>
              <w:spacing w:line="360" w:lineRule="auto"/>
              <w:jc w:val="center"/>
              <w:rPr>
                <w:rFonts w:hint="eastAsia" w:ascii="宋体" w:hAnsi="宋体"/>
                <w:szCs w:val="21"/>
              </w:rPr>
            </w:pPr>
            <w:r>
              <w:rPr>
                <w:rFonts w:hint="eastAsia" w:ascii="宋体" w:hAnsi="宋体"/>
                <w:szCs w:val="21"/>
              </w:rPr>
              <w:t>返回用户ID</w:t>
            </w:r>
          </w:p>
        </w:tc>
        <w:tc>
          <w:tcPr>
            <w:tcW w:w="2440" w:type="dxa"/>
            <w:tcBorders>
              <w:top w:val="single" w:color="auto" w:sz="4" w:space="0"/>
              <w:left w:val="single" w:color="auto" w:sz="4" w:space="0"/>
              <w:bottom w:val="single" w:color="auto" w:sz="4" w:space="0"/>
              <w:right w:val="single" w:color="auto" w:sz="4" w:space="0"/>
            </w:tcBorders>
          </w:tcPr>
          <w:p w14:paraId="50DD4DDF">
            <w:pPr>
              <w:spacing w:line="360" w:lineRule="auto"/>
              <w:jc w:val="center"/>
              <w:rPr>
                <w:rFonts w:hint="eastAsia" w:ascii="宋体" w:hAnsi="宋体"/>
                <w:szCs w:val="21"/>
              </w:rPr>
            </w:pPr>
            <w:r>
              <w:rPr>
                <w:rFonts w:ascii="宋体" w:hAnsi="宋体"/>
                <w:szCs w:val="21"/>
              </w:rPr>
              <w:t>getUserID()</w:t>
            </w:r>
          </w:p>
        </w:tc>
        <w:tc>
          <w:tcPr>
            <w:tcW w:w="2172" w:type="dxa"/>
            <w:tcBorders>
              <w:top w:val="single" w:color="auto" w:sz="4" w:space="0"/>
              <w:left w:val="single" w:color="auto" w:sz="4" w:space="0"/>
              <w:bottom w:val="single" w:color="auto" w:sz="4" w:space="0"/>
              <w:right w:val="single" w:color="auto" w:sz="4" w:space="0"/>
            </w:tcBorders>
          </w:tcPr>
          <w:p w14:paraId="11BAF628">
            <w:pPr>
              <w:spacing w:line="360" w:lineRule="auto"/>
              <w:jc w:val="center"/>
              <w:rPr>
                <w:rFonts w:hint="eastAsia" w:ascii="宋体" w:hAnsi="宋体"/>
                <w:szCs w:val="21"/>
              </w:rPr>
            </w:pPr>
            <w:r>
              <w:rPr>
                <w:rFonts w:hint="eastAsia" w:ascii="宋体" w:hAnsi="宋体"/>
                <w:szCs w:val="21"/>
              </w:rPr>
              <w:t>Varchar</w:t>
            </w:r>
          </w:p>
        </w:tc>
      </w:tr>
      <w:tr w14:paraId="027AE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EC39B38">
            <w:pPr>
              <w:spacing w:line="360" w:lineRule="auto"/>
              <w:jc w:val="center"/>
              <w:rPr>
                <w:rFonts w:hint="eastAsia" w:ascii="宋体" w:hAnsi="宋体"/>
                <w:szCs w:val="21"/>
              </w:rPr>
            </w:pPr>
            <w:r>
              <w:rPr>
                <w:rFonts w:hint="eastAsia" w:ascii="宋体" w:hAnsi="宋体"/>
                <w:szCs w:val="21"/>
              </w:rPr>
              <w:t>设置</w:t>
            </w:r>
            <w:ins w:id="409" w:author="快乐的小丸子" w:date="2024-11-06T23:24:17Z">
              <w:r>
                <w:rPr>
                  <w:rFonts w:hint="eastAsia" w:ascii="宋体" w:hAnsi="宋体"/>
                  <w:szCs w:val="21"/>
                  <w:lang w:val="en-US" w:eastAsia="zh-CN"/>
                </w:rPr>
                <w:t>点赞</w:t>
              </w:r>
            </w:ins>
            <w:ins w:id="410" w:author="快乐的小丸子" w:date="2024-11-06T23:24:18Z">
              <w:r>
                <w:rPr>
                  <w:rFonts w:hint="eastAsia" w:ascii="宋体" w:hAnsi="宋体"/>
                  <w:szCs w:val="21"/>
                  <w:lang w:val="en-US" w:eastAsia="zh-CN"/>
                </w:rPr>
                <w:t>对象</w:t>
              </w:r>
            </w:ins>
            <w:del w:id="411" w:author="快乐的小丸子" w:date="2024-11-06T23:24:09Z">
              <w:r>
                <w:rPr>
                  <w:rFonts w:hint="eastAsia" w:ascii="宋体" w:hAnsi="宋体"/>
                  <w:szCs w:val="21"/>
                </w:rPr>
                <w:delText>论坛</w:delText>
              </w:r>
            </w:del>
            <w:r>
              <w:rPr>
                <w:rFonts w:hint="eastAsia" w:ascii="宋体" w:hAnsi="宋体"/>
                <w:szCs w:val="21"/>
              </w:rPr>
              <w:t>ID</w:t>
            </w:r>
          </w:p>
        </w:tc>
        <w:tc>
          <w:tcPr>
            <w:tcW w:w="2440" w:type="dxa"/>
            <w:tcBorders>
              <w:top w:val="single" w:color="auto" w:sz="4" w:space="0"/>
              <w:left w:val="single" w:color="auto" w:sz="4" w:space="0"/>
              <w:bottom w:val="single" w:color="auto" w:sz="4" w:space="0"/>
              <w:right w:val="single" w:color="auto" w:sz="4" w:space="0"/>
            </w:tcBorders>
          </w:tcPr>
          <w:p w14:paraId="567621F4">
            <w:pPr>
              <w:spacing w:line="360" w:lineRule="auto"/>
              <w:jc w:val="center"/>
              <w:rPr>
                <w:rFonts w:hint="eastAsia" w:ascii="宋体" w:hAnsi="宋体"/>
                <w:szCs w:val="21"/>
              </w:rPr>
            </w:pPr>
            <w:r>
              <w:rPr>
                <w:rFonts w:ascii="宋体" w:hAnsi="宋体"/>
                <w:szCs w:val="21"/>
              </w:rPr>
              <w:t>Set</w:t>
            </w:r>
            <w:ins w:id="412" w:author="快乐的小丸子" w:date="2024-11-06T23:24:33Z">
              <w:r>
                <w:rPr>
                  <w:rFonts w:hint="eastAsia" w:ascii="宋体" w:hAnsi="宋体"/>
                  <w:szCs w:val="21"/>
                  <w:lang w:val="en-US" w:eastAsia="zh-CN"/>
                </w:rPr>
                <w:t>thumup</w:t>
              </w:r>
            </w:ins>
            <w:ins w:id="413" w:author="快乐的小丸子" w:date="2024-11-06T23:24:37Z">
              <w:r>
                <w:rPr>
                  <w:rFonts w:hint="eastAsia" w:ascii="宋体" w:hAnsi="宋体"/>
                  <w:szCs w:val="21"/>
                  <w:lang w:val="en-US" w:eastAsia="zh-CN"/>
                </w:rPr>
                <w:t>obj</w:t>
              </w:r>
            </w:ins>
            <w:del w:id="414" w:author="快乐的小丸子" w:date="2024-11-06T23:24:28Z">
              <w:r>
                <w:rPr>
                  <w:rFonts w:hint="eastAsia" w:ascii="宋体" w:hAnsi="宋体"/>
                  <w:szCs w:val="21"/>
                </w:rPr>
                <w:delText>F</w:delText>
              </w:r>
            </w:del>
            <w:del w:id="415" w:author="快乐的小丸子" w:date="2024-11-06T23:24:27Z">
              <w:r>
                <w:rPr>
                  <w:rFonts w:hint="eastAsia" w:ascii="宋体" w:hAnsi="宋体"/>
                  <w:szCs w:val="21"/>
                </w:rPr>
                <w:delText>orum</w:delText>
              </w:r>
            </w:del>
            <w:r>
              <w:rPr>
                <w:rFonts w:ascii="宋体" w:hAnsi="宋体"/>
                <w:szCs w:val="21"/>
              </w:rPr>
              <w:t>ID()</w:t>
            </w:r>
          </w:p>
        </w:tc>
        <w:tc>
          <w:tcPr>
            <w:tcW w:w="2172" w:type="dxa"/>
            <w:tcBorders>
              <w:top w:val="single" w:color="auto" w:sz="4" w:space="0"/>
              <w:left w:val="single" w:color="auto" w:sz="4" w:space="0"/>
              <w:bottom w:val="single" w:color="auto" w:sz="4" w:space="0"/>
              <w:right w:val="single" w:color="auto" w:sz="4" w:space="0"/>
            </w:tcBorders>
          </w:tcPr>
          <w:p w14:paraId="0739D2E7">
            <w:pPr>
              <w:spacing w:line="360" w:lineRule="auto"/>
              <w:jc w:val="center"/>
              <w:rPr>
                <w:rFonts w:hint="eastAsia" w:ascii="宋体" w:hAnsi="宋体"/>
                <w:szCs w:val="21"/>
              </w:rPr>
            </w:pPr>
            <w:r>
              <w:rPr>
                <w:rFonts w:hint="eastAsia" w:ascii="宋体" w:hAnsi="宋体"/>
                <w:szCs w:val="21"/>
              </w:rPr>
              <w:t>bool</w:t>
            </w:r>
          </w:p>
        </w:tc>
      </w:tr>
      <w:tr w14:paraId="0DCB7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1ABE55C">
            <w:pPr>
              <w:spacing w:line="360" w:lineRule="auto"/>
              <w:jc w:val="center"/>
              <w:rPr>
                <w:rFonts w:hint="eastAsia" w:ascii="宋体" w:hAnsi="宋体"/>
                <w:szCs w:val="21"/>
              </w:rPr>
            </w:pPr>
            <w:r>
              <w:rPr>
                <w:rFonts w:hint="eastAsia" w:ascii="宋体" w:hAnsi="宋体"/>
                <w:szCs w:val="21"/>
              </w:rPr>
              <w:t>返回</w:t>
            </w:r>
            <w:ins w:id="416" w:author="快乐的小丸子" w:date="2024-11-06T23:24:22Z">
              <w:r>
                <w:rPr>
                  <w:rFonts w:hint="eastAsia" w:ascii="宋体" w:hAnsi="宋体"/>
                  <w:szCs w:val="21"/>
                  <w:lang w:val="en-US" w:eastAsia="zh-CN"/>
                </w:rPr>
                <w:t>点赞</w:t>
              </w:r>
            </w:ins>
            <w:ins w:id="417" w:author="快乐的小丸子" w:date="2024-11-06T23:24:24Z">
              <w:r>
                <w:rPr>
                  <w:rFonts w:hint="eastAsia" w:ascii="宋体" w:hAnsi="宋体"/>
                  <w:szCs w:val="21"/>
                  <w:lang w:val="en-US" w:eastAsia="zh-CN"/>
                </w:rPr>
                <w:t>对象</w:t>
              </w:r>
            </w:ins>
            <w:del w:id="418" w:author="快乐的小丸子" w:date="2024-11-06T23:24:21Z">
              <w:r>
                <w:rPr>
                  <w:rFonts w:hint="eastAsia" w:ascii="宋体" w:hAnsi="宋体"/>
                  <w:szCs w:val="21"/>
                </w:rPr>
                <w:delText>论</w:delText>
              </w:r>
            </w:del>
            <w:del w:id="419" w:author="快乐的小丸子" w:date="2024-11-06T23:24:20Z">
              <w:r>
                <w:rPr>
                  <w:rFonts w:hint="eastAsia" w:ascii="宋体" w:hAnsi="宋体"/>
                  <w:szCs w:val="21"/>
                </w:rPr>
                <w:delText>坛</w:delText>
              </w:r>
            </w:del>
            <w:r>
              <w:rPr>
                <w:rFonts w:hint="eastAsia" w:ascii="宋体" w:hAnsi="宋体"/>
                <w:szCs w:val="21"/>
              </w:rPr>
              <w:t>ID</w:t>
            </w:r>
          </w:p>
        </w:tc>
        <w:tc>
          <w:tcPr>
            <w:tcW w:w="2440" w:type="dxa"/>
            <w:tcBorders>
              <w:top w:val="single" w:color="auto" w:sz="4" w:space="0"/>
              <w:left w:val="single" w:color="auto" w:sz="4" w:space="0"/>
              <w:bottom w:val="single" w:color="auto" w:sz="4" w:space="0"/>
              <w:right w:val="single" w:color="auto" w:sz="4" w:space="0"/>
            </w:tcBorders>
          </w:tcPr>
          <w:p w14:paraId="63E6611D">
            <w:pPr>
              <w:spacing w:line="360" w:lineRule="auto"/>
              <w:jc w:val="center"/>
              <w:rPr>
                <w:rFonts w:hint="eastAsia" w:ascii="宋体" w:hAnsi="宋体"/>
                <w:szCs w:val="21"/>
              </w:rPr>
            </w:pPr>
            <w:r>
              <w:rPr>
                <w:rFonts w:ascii="宋体" w:hAnsi="宋体"/>
                <w:szCs w:val="21"/>
              </w:rPr>
              <w:t>Get</w:t>
            </w:r>
            <w:ins w:id="420" w:author="快乐的小丸子" w:date="2024-11-06T23:24:59Z">
              <w:r>
                <w:rPr>
                  <w:rFonts w:hint="eastAsia" w:ascii="宋体" w:hAnsi="宋体"/>
                  <w:szCs w:val="21"/>
                  <w:lang w:val="en-US" w:eastAsia="zh-CN"/>
                </w:rPr>
                <w:t>thumupobj</w:t>
              </w:r>
            </w:ins>
            <w:del w:id="421" w:author="快乐的小丸子" w:date="2024-11-06T23:24:49Z">
              <w:r>
                <w:rPr>
                  <w:rFonts w:hint="eastAsia" w:ascii="宋体" w:hAnsi="宋体"/>
                  <w:szCs w:val="21"/>
                </w:rPr>
                <w:delText>Foru</w:delText>
              </w:r>
            </w:del>
            <w:del w:id="422" w:author="快乐的小丸子" w:date="2024-11-06T23:24:48Z">
              <w:r>
                <w:rPr>
                  <w:rFonts w:hint="eastAsia" w:ascii="宋体" w:hAnsi="宋体"/>
                  <w:szCs w:val="21"/>
                </w:rPr>
                <w:delText>m</w:delText>
              </w:r>
            </w:del>
            <w:r>
              <w:rPr>
                <w:rFonts w:ascii="宋体" w:hAnsi="宋体"/>
                <w:szCs w:val="21"/>
              </w:rPr>
              <w:t>ID()</w:t>
            </w:r>
          </w:p>
        </w:tc>
        <w:tc>
          <w:tcPr>
            <w:tcW w:w="2172" w:type="dxa"/>
            <w:tcBorders>
              <w:top w:val="single" w:color="auto" w:sz="4" w:space="0"/>
              <w:left w:val="single" w:color="auto" w:sz="4" w:space="0"/>
              <w:bottom w:val="single" w:color="auto" w:sz="4" w:space="0"/>
              <w:right w:val="single" w:color="auto" w:sz="4" w:space="0"/>
            </w:tcBorders>
          </w:tcPr>
          <w:p w14:paraId="7949FA54">
            <w:pPr>
              <w:spacing w:line="360" w:lineRule="auto"/>
              <w:jc w:val="center"/>
              <w:rPr>
                <w:rFonts w:hint="eastAsia" w:ascii="宋体" w:hAnsi="宋体"/>
                <w:szCs w:val="21"/>
              </w:rPr>
            </w:pPr>
            <w:r>
              <w:rPr>
                <w:rFonts w:ascii="宋体" w:hAnsi="宋体"/>
                <w:szCs w:val="21"/>
              </w:rPr>
              <w:t>int</w:t>
            </w:r>
          </w:p>
        </w:tc>
      </w:tr>
      <w:tr w14:paraId="070D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5D2C02BD">
            <w:pPr>
              <w:spacing w:line="360" w:lineRule="auto"/>
              <w:jc w:val="center"/>
              <w:rPr>
                <w:rFonts w:hint="eastAsia" w:ascii="宋体" w:hAnsi="宋体"/>
                <w:szCs w:val="21"/>
              </w:rPr>
            </w:pPr>
            <w:r>
              <w:rPr>
                <w:rFonts w:hint="eastAsia" w:ascii="宋体" w:hAnsi="宋体"/>
                <w:szCs w:val="21"/>
              </w:rPr>
              <w:t>设置点赞ID</w:t>
            </w:r>
          </w:p>
        </w:tc>
        <w:tc>
          <w:tcPr>
            <w:tcW w:w="2440" w:type="dxa"/>
            <w:tcBorders>
              <w:top w:val="single" w:color="auto" w:sz="4" w:space="0"/>
              <w:left w:val="single" w:color="auto" w:sz="4" w:space="0"/>
              <w:bottom w:val="single" w:color="auto" w:sz="4" w:space="0"/>
              <w:right w:val="single" w:color="auto" w:sz="4" w:space="0"/>
            </w:tcBorders>
          </w:tcPr>
          <w:p w14:paraId="2493D808">
            <w:pPr>
              <w:spacing w:line="360" w:lineRule="auto"/>
              <w:jc w:val="center"/>
              <w:rPr>
                <w:rFonts w:hint="eastAsia" w:ascii="宋体" w:hAnsi="宋体"/>
                <w:szCs w:val="21"/>
              </w:rPr>
            </w:pPr>
            <w:r>
              <w:rPr>
                <w:rFonts w:ascii="宋体" w:hAnsi="宋体"/>
                <w:szCs w:val="21"/>
              </w:rPr>
              <w:t>set</w:t>
            </w:r>
            <w:r>
              <w:rPr>
                <w:rFonts w:hint="eastAsia" w:ascii="宋体" w:hAnsi="宋体"/>
                <w:szCs w:val="21"/>
              </w:rPr>
              <w:t>Thumbsup</w:t>
            </w:r>
            <w:r>
              <w:rPr>
                <w:rFonts w:ascii="宋体" w:hAnsi="宋体"/>
                <w:szCs w:val="21"/>
              </w:rPr>
              <w:t>ID()</w:t>
            </w:r>
          </w:p>
        </w:tc>
        <w:tc>
          <w:tcPr>
            <w:tcW w:w="2172" w:type="dxa"/>
            <w:tcBorders>
              <w:top w:val="single" w:color="auto" w:sz="4" w:space="0"/>
              <w:left w:val="single" w:color="auto" w:sz="4" w:space="0"/>
              <w:bottom w:val="single" w:color="auto" w:sz="4" w:space="0"/>
              <w:right w:val="single" w:color="auto" w:sz="4" w:space="0"/>
            </w:tcBorders>
          </w:tcPr>
          <w:p w14:paraId="4FE351C2">
            <w:pPr>
              <w:spacing w:line="360" w:lineRule="auto"/>
              <w:jc w:val="center"/>
              <w:rPr>
                <w:rFonts w:hint="eastAsia" w:ascii="宋体" w:hAnsi="宋体"/>
                <w:szCs w:val="21"/>
              </w:rPr>
            </w:pPr>
            <w:r>
              <w:rPr>
                <w:rFonts w:hint="eastAsia" w:ascii="宋体" w:hAnsi="宋体"/>
                <w:szCs w:val="21"/>
              </w:rPr>
              <w:t>bool</w:t>
            </w:r>
          </w:p>
        </w:tc>
      </w:tr>
      <w:tr w14:paraId="3561B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617E2FDF">
            <w:pPr>
              <w:spacing w:line="360" w:lineRule="auto"/>
              <w:jc w:val="center"/>
              <w:rPr>
                <w:rFonts w:hint="eastAsia" w:ascii="宋体" w:hAnsi="宋体"/>
                <w:szCs w:val="21"/>
              </w:rPr>
            </w:pPr>
            <w:r>
              <w:rPr>
                <w:rFonts w:hint="eastAsia" w:ascii="宋体" w:hAnsi="宋体"/>
                <w:szCs w:val="21"/>
              </w:rPr>
              <w:t>返回点赞ID</w:t>
            </w:r>
          </w:p>
        </w:tc>
        <w:tc>
          <w:tcPr>
            <w:tcW w:w="2440" w:type="dxa"/>
            <w:tcBorders>
              <w:top w:val="single" w:color="auto" w:sz="4" w:space="0"/>
              <w:left w:val="single" w:color="auto" w:sz="4" w:space="0"/>
              <w:bottom w:val="single" w:color="auto" w:sz="4" w:space="0"/>
              <w:right w:val="single" w:color="auto" w:sz="4" w:space="0"/>
            </w:tcBorders>
          </w:tcPr>
          <w:p w14:paraId="70E8C3C3">
            <w:pPr>
              <w:spacing w:line="360" w:lineRule="auto"/>
              <w:jc w:val="center"/>
              <w:rPr>
                <w:rFonts w:hint="eastAsia" w:ascii="宋体" w:hAnsi="宋体"/>
                <w:szCs w:val="21"/>
              </w:rPr>
            </w:pPr>
            <w:r>
              <w:rPr>
                <w:rFonts w:ascii="宋体" w:hAnsi="宋体"/>
                <w:szCs w:val="21"/>
              </w:rPr>
              <w:t>get</w:t>
            </w:r>
            <w:r>
              <w:rPr>
                <w:rFonts w:hint="eastAsia" w:ascii="宋体" w:hAnsi="宋体"/>
                <w:szCs w:val="21"/>
              </w:rPr>
              <w:t>Thumbsup</w:t>
            </w:r>
            <w:r>
              <w:rPr>
                <w:rFonts w:ascii="宋体" w:hAnsi="宋体"/>
                <w:szCs w:val="21"/>
              </w:rPr>
              <w:t>ID()</w:t>
            </w:r>
          </w:p>
        </w:tc>
        <w:tc>
          <w:tcPr>
            <w:tcW w:w="2172" w:type="dxa"/>
            <w:tcBorders>
              <w:top w:val="single" w:color="auto" w:sz="4" w:space="0"/>
              <w:left w:val="single" w:color="auto" w:sz="4" w:space="0"/>
              <w:bottom w:val="single" w:color="auto" w:sz="4" w:space="0"/>
              <w:right w:val="single" w:color="auto" w:sz="4" w:space="0"/>
            </w:tcBorders>
          </w:tcPr>
          <w:p w14:paraId="0AA5C54D">
            <w:pPr>
              <w:spacing w:line="360" w:lineRule="auto"/>
              <w:jc w:val="center"/>
              <w:rPr>
                <w:rFonts w:hint="eastAsia" w:ascii="宋体" w:hAnsi="宋体"/>
                <w:szCs w:val="21"/>
              </w:rPr>
            </w:pPr>
            <w:r>
              <w:rPr>
                <w:rFonts w:hint="eastAsia" w:ascii="宋体" w:hAnsi="宋体"/>
                <w:szCs w:val="21"/>
              </w:rPr>
              <w:t>Varchar</w:t>
            </w:r>
          </w:p>
        </w:tc>
      </w:tr>
      <w:tr w14:paraId="03EDA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54621681">
            <w:pPr>
              <w:spacing w:line="360" w:lineRule="auto"/>
              <w:jc w:val="center"/>
              <w:rPr>
                <w:rFonts w:hint="eastAsia" w:ascii="宋体" w:hAnsi="宋体"/>
                <w:szCs w:val="21"/>
              </w:rPr>
            </w:pPr>
            <w:r>
              <w:rPr>
                <w:rFonts w:hint="eastAsia" w:ascii="宋体" w:hAnsi="宋体"/>
                <w:szCs w:val="21"/>
              </w:rPr>
              <w:t>设置点赞时间</w:t>
            </w:r>
          </w:p>
        </w:tc>
        <w:tc>
          <w:tcPr>
            <w:tcW w:w="2440" w:type="dxa"/>
            <w:tcBorders>
              <w:top w:val="single" w:color="auto" w:sz="4" w:space="0"/>
              <w:left w:val="single" w:color="auto" w:sz="4" w:space="0"/>
              <w:bottom w:val="single" w:color="auto" w:sz="4" w:space="0"/>
              <w:right w:val="single" w:color="auto" w:sz="4" w:space="0"/>
            </w:tcBorders>
          </w:tcPr>
          <w:p w14:paraId="6B00D825">
            <w:pPr>
              <w:spacing w:line="360" w:lineRule="auto"/>
              <w:jc w:val="center"/>
              <w:rPr>
                <w:rFonts w:hint="eastAsia" w:ascii="宋体" w:hAnsi="宋体"/>
                <w:szCs w:val="21"/>
              </w:rPr>
            </w:pPr>
            <w:r>
              <w:rPr>
                <w:rFonts w:ascii="宋体" w:hAnsi="宋体"/>
                <w:szCs w:val="21"/>
              </w:rPr>
              <w:t>set</w:t>
            </w:r>
            <w:r>
              <w:rPr>
                <w:rFonts w:hint="eastAsia" w:ascii="宋体" w:hAnsi="宋体"/>
                <w:szCs w:val="21"/>
              </w:rPr>
              <w:t>ThumbsupTime</w:t>
            </w:r>
            <w:r>
              <w:rPr>
                <w:rFonts w:ascii="宋体" w:hAnsi="宋体"/>
                <w:szCs w:val="21"/>
              </w:rPr>
              <w:t>()</w:t>
            </w:r>
          </w:p>
        </w:tc>
        <w:tc>
          <w:tcPr>
            <w:tcW w:w="2172" w:type="dxa"/>
            <w:tcBorders>
              <w:top w:val="single" w:color="auto" w:sz="4" w:space="0"/>
              <w:left w:val="single" w:color="auto" w:sz="4" w:space="0"/>
              <w:bottom w:val="single" w:color="auto" w:sz="4" w:space="0"/>
              <w:right w:val="single" w:color="auto" w:sz="4" w:space="0"/>
            </w:tcBorders>
          </w:tcPr>
          <w:p w14:paraId="4A650B7F">
            <w:pPr>
              <w:spacing w:line="360" w:lineRule="auto"/>
              <w:jc w:val="center"/>
              <w:rPr>
                <w:rFonts w:hint="eastAsia" w:ascii="宋体" w:hAnsi="宋体"/>
                <w:szCs w:val="21"/>
              </w:rPr>
            </w:pPr>
            <w:r>
              <w:rPr>
                <w:rFonts w:hint="eastAsia" w:ascii="宋体" w:hAnsi="宋体"/>
                <w:szCs w:val="21"/>
              </w:rPr>
              <w:t>bool</w:t>
            </w:r>
          </w:p>
        </w:tc>
      </w:tr>
      <w:tr w14:paraId="7F2C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BBEDA19">
            <w:pPr>
              <w:spacing w:line="360" w:lineRule="auto"/>
              <w:jc w:val="center"/>
              <w:rPr>
                <w:rFonts w:hint="eastAsia" w:ascii="宋体" w:hAnsi="宋体"/>
                <w:szCs w:val="21"/>
              </w:rPr>
            </w:pPr>
            <w:r>
              <w:rPr>
                <w:rFonts w:hint="eastAsia" w:ascii="宋体" w:hAnsi="宋体"/>
                <w:szCs w:val="21"/>
              </w:rPr>
              <w:t>返回点赞时间</w:t>
            </w:r>
          </w:p>
        </w:tc>
        <w:tc>
          <w:tcPr>
            <w:tcW w:w="2440" w:type="dxa"/>
            <w:tcBorders>
              <w:top w:val="single" w:color="auto" w:sz="4" w:space="0"/>
              <w:left w:val="single" w:color="auto" w:sz="4" w:space="0"/>
              <w:bottom w:val="single" w:color="auto" w:sz="4" w:space="0"/>
              <w:right w:val="single" w:color="auto" w:sz="4" w:space="0"/>
            </w:tcBorders>
          </w:tcPr>
          <w:p w14:paraId="1CAB0726">
            <w:pPr>
              <w:spacing w:line="360" w:lineRule="auto"/>
              <w:jc w:val="center"/>
              <w:rPr>
                <w:rFonts w:hint="eastAsia" w:ascii="宋体" w:hAnsi="宋体"/>
                <w:szCs w:val="21"/>
              </w:rPr>
            </w:pPr>
            <w:r>
              <w:rPr>
                <w:rFonts w:ascii="宋体" w:hAnsi="宋体"/>
                <w:szCs w:val="21"/>
              </w:rPr>
              <w:t>get</w:t>
            </w:r>
            <w:r>
              <w:rPr>
                <w:rFonts w:hint="eastAsia" w:ascii="宋体" w:hAnsi="宋体"/>
                <w:szCs w:val="21"/>
              </w:rPr>
              <w:t>ThumbsupTime</w:t>
            </w:r>
            <w:r>
              <w:rPr>
                <w:rFonts w:ascii="宋体" w:hAnsi="宋体"/>
                <w:szCs w:val="21"/>
              </w:rPr>
              <w:t>()</w:t>
            </w:r>
          </w:p>
        </w:tc>
        <w:tc>
          <w:tcPr>
            <w:tcW w:w="2172" w:type="dxa"/>
            <w:tcBorders>
              <w:top w:val="single" w:color="auto" w:sz="4" w:space="0"/>
              <w:left w:val="single" w:color="auto" w:sz="4" w:space="0"/>
              <w:bottom w:val="single" w:color="auto" w:sz="4" w:space="0"/>
              <w:right w:val="single" w:color="auto" w:sz="4" w:space="0"/>
            </w:tcBorders>
          </w:tcPr>
          <w:p w14:paraId="52CE4B0B">
            <w:pPr>
              <w:spacing w:line="360" w:lineRule="auto"/>
              <w:jc w:val="center"/>
              <w:rPr>
                <w:rFonts w:hint="eastAsia" w:ascii="宋体" w:hAnsi="宋体"/>
                <w:szCs w:val="21"/>
              </w:rPr>
            </w:pPr>
            <w:r>
              <w:rPr>
                <w:rFonts w:hint="eastAsia" w:ascii="宋体" w:hAnsi="宋体"/>
                <w:szCs w:val="21"/>
              </w:rPr>
              <w:t>Varchar</w:t>
            </w:r>
          </w:p>
        </w:tc>
      </w:tr>
    </w:tbl>
    <w:p w14:paraId="6B4C2DE5"/>
    <w:p w14:paraId="35D7AE09"/>
    <w:p w14:paraId="626189B7">
      <w:pPr>
        <w:pStyle w:val="3"/>
      </w:pPr>
      <w:bookmarkStart w:id="22" w:name="_Toc1910"/>
      <w:r>
        <w:rPr>
          <w:rFonts w:hint="eastAsia"/>
        </w:rPr>
        <w:t>4、三层精化类图</w:t>
      </w:r>
      <w:bookmarkEnd w:id="22"/>
    </w:p>
    <w:p w14:paraId="1C6F5AD3">
      <w:pPr>
        <w:pStyle w:val="5"/>
        <w:rPr>
          <w:rFonts w:hint="eastAsia" w:ascii="宋体" w:hAnsi="宋体"/>
          <w:szCs w:val="21"/>
        </w:rPr>
      </w:pPr>
      <w:r>
        <w:rPr>
          <w:rFonts w:ascii="宋体" w:hAnsi="宋体"/>
          <w:szCs w:val="21"/>
        </w:rPr>
        <w:t>4.</w:t>
      </w:r>
      <w:r>
        <w:rPr>
          <w:rFonts w:hint="eastAsia" w:ascii="宋体" w:hAnsi="宋体"/>
          <w:szCs w:val="21"/>
        </w:rPr>
        <w:t>1</w:t>
      </w:r>
      <w:r>
        <w:rPr>
          <w:rFonts w:ascii="宋体" w:hAnsi="宋体"/>
          <w:szCs w:val="21"/>
        </w:rPr>
        <w:t>对</w:t>
      </w:r>
      <w:r>
        <w:rPr>
          <w:rFonts w:hint="eastAsia" w:ascii="宋体" w:hAnsi="宋体"/>
          <w:szCs w:val="21"/>
        </w:rPr>
        <w:t>Administrator</w:t>
      </w:r>
      <w:r>
        <w:rPr>
          <w:rFonts w:ascii="宋体" w:hAnsi="宋体"/>
          <w:szCs w:val="21"/>
        </w:rPr>
        <w:t>类的三层划分</w:t>
      </w:r>
    </w:p>
    <w:p w14:paraId="7C548E69">
      <w:pPr>
        <w:spacing w:line="360" w:lineRule="auto"/>
        <w:rPr>
          <w:rFonts w:hint="eastAsia" w:ascii="宋体" w:hAnsi="宋体"/>
        </w:rPr>
      </w:pPr>
      <w:r>
        <w:rPr>
          <w:rFonts w:ascii="宋体" w:hAnsi="宋体"/>
        </w:rPr>
        <w:t xml:space="preserve">界面层：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23FA5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shd w:val="clear" w:color="auto" w:fill="auto"/>
          </w:tcPr>
          <w:p w14:paraId="37968BD2">
            <w:pPr>
              <w:spacing w:line="360" w:lineRule="auto"/>
              <w:jc w:val="center"/>
              <w:rPr>
                <w:rFonts w:hint="eastAsia" w:ascii="宋体" w:hAnsi="宋体"/>
              </w:rPr>
            </w:pPr>
            <w:r>
              <w:rPr>
                <w:rFonts w:ascii="宋体" w:hAnsi="宋体"/>
              </w:rPr>
              <w:t>名称</w:t>
            </w:r>
          </w:p>
        </w:tc>
        <w:tc>
          <w:tcPr>
            <w:tcW w:w="4529" w:type="dxa"/>
            <w:shd w:val="clear" w:color="auto" w:fill="auto"/>
          </w:tcPr>
          <w:p w14:paraId="4280122C">
            <w:pPr>
              <w:spacing w:line="360" w:lineRule="auto"/>
              <w:jc w:val="center"/>
              <w:rPr>
                <w:rFonts w:hint="eastAsia" w:ascii="宋体" w:hAnsi="宋体"/>
              </w:rPr>
            </w:pPr>
            <w:r>
              <w:rPr>
                <w:rFonts w:ascii="宋体" w:hAnsi="宋体"/>
              </w:rPr>
              <w:t>描述</w:t>
            </w:r>
          </w:p>
        </w:tc>
      </w:tr>
      <w:tr w14:paraId="005B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shd w:val="clear" w:color="auto" w:fill="auto"/>
          </w:tcPr>
          <w:p w14:paraId="508D6155">
            <w:pPr>
              <w:spacing w:line="360" w:lineRule="auto"/>
              <w:rPr>
                <w:rFonts w:hint="eastAsia" w:ascii="宋体" w:hAnsi="宋体"/>
              </w:rPr>
            </w:pPr>
            <w:r>
              <w:rPr>
                <w:rFonts w:hint="eastAsia" w:ascii="宋体" w:hAnsi="宋体"/>
              </w:rPr>
              <w:t>s</w:t>
            </w:r>
            <w:r>
              <w:rPr>
                <w:rFonts w:ascii="宋体" w:hAnsi="宋体"/>
              </w:rPr>
              <w:t>ign</w:t>
            </w:r>
            <w:r>
              <w:rPr>
                <w:rFonts w:hint="eastAsia" w:ascii="宋体" w:hAnsi="宋体"/>
              </w:rPr>
              <w:t>in.html</w:t>
            </w:r>
          </w:p>
        </w:tc>
        <w:tc>
          <w:tcPr>
            <w:tcW w:w="4529" w:type="dxa"/>
            <w:shd w:val="clear" w:color="auto" w:fill="auto"/>
          </w:tcPr>
          <w:p w14:paraId="30B74B87">
            <w:pPr>
              <w:spacing w:line="360" w:lineRule="auto"/>
              <w:rPr>
                <w:rFonts w:hint="eastAsia" w:ascii="宋体" w:hAnsi="宋体"/>
              </w:rPr>
            </w:pPr>
            <w:r>
              <w:rPr>
                <w:rFonts w:hint="eastAsia" w:ascii="宋体" w:hAnsi="宋体"/>
              </w:rPr>
              <w:t>登录界面</w:t>
            </w:r>
          </w:p>
        </w:tc>
      </w:tr>
      <w:tr w14:paraId="3E54E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shd w:val="clear" w:color="auto" w:fill="auto"/>
          </w:tcPr>
          <w:p w14:paraId="377F0469">
            <w:pPr>
              <w:spacing w:line="360" w:lineRule="auto"/>
              <w:rPr>
                <w:rFonts w:hint="eastAsia" w:ascii="宋体" w:hAnsi="宋体"/>
              </w:rPr>
            </w:pPr>
            <w:r>
              <w:rPr>
                <w:rFonts w:ascii="宋体" w:hAnsi="宋体"/>
              </w:rPr>
              <w:t>index.html</w:t>
            </w:r>
          </w:p>
        </w:tc>
        <w:tc>
          <w:tcPr>
            <w:tcW w:w="4529" w:type="dxa"/>
            <w:shd w:val="clear" w:color="auto" w:fill="auto"/>
          </w:tcPr>
          <w:p w14:paraId="5E3A7B95">
            <w:pPr>
              <w:spacing w:line="360" w:lineRule="auto"/>
              <w:rPr>
                <w:rFonts w:hint="eastAsia" w:ascii="宋体" w:hAnsi="宋体"/>
              </w:rPr>
            </w:pPr>
            <w:r>
              <w:rPr>
                <w:rFonts w:hint="eastAsia" w:ascii="宋体" w:hAnsi="宋体"/>
              </w:rPr>
              <w:t>首页</w:t>
            </w:r>
          </w:p>
        </w:tc>
      </w:tr>
      <w:tr w14:paraId="6054C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375F7927">
            <w:pPr>
              <w:spacing w:line="360" w:lineRule="auto"/>
              <w:rPr>
                <w:rFonts w:hint="eastAsia" w:ascii="宋体" w:hAnsi="宋体"/>
              </w:rPr>
            </w:pPr>
            <w:r>
              <w:rPr>
                <w:rFonts w:ascii="宋体" w:hAnsi="宋体"/>
              </w:rPr>
              <w:t>manageUser.html</w:t>
            </w:r>
          </w:p>
        </w:tc>
        <w:tc>
          <w:tcPr>
            <w:tcW w:w="4529" w:type="dxa"/>
            <w:shd w:val="clear" w:color="auto" w:fill="auto"/>
          </w:tcPr>
          <w:p w14:paraId="5D1479EA">
            <w:pPr>
              <w:spacing w:line="360" w:lineRule="auto"/>
              <w:rPr>
                <w:rFonts w:hint="eastAsia" w:ascii="宋体" w:hAnsi="宋体"/>
              </w:rPr>
            </w:pPr>
            <w:r>
              <w:rPr>
                <w:rFonts w:hint="eastAsia" w:ascii="宋体" w:hAnsi="宋体"/>
              </w:rPr>
              <w:t>管理用户账号页面</w:t>
            </w:r>
          </w:p>
        </w:tc>
      </w:tr>
      <w:tr w14:paraId="18944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445CC7F3">
            <w:pPr>
              <w:spacing w:line="360" w:lineRule="auto"/>
              <w:rPr>
                <w:rFonts w:hint="eastAsia" w:ascii="宋体" w:hAnsi="宋体"/>
              </w:rPr>
            </w:pPr>
            <w:r>
              <w:rPr>
                <w:rFonts w:hint="eastAsia" w:ascii="宋体" w:hAnsi="宋体"/>
              </w:rPr>
              <w:t>r</w:t>
            </w:r>
            <w:r>
              <w:rPr>
                <w:rFonts w:ascii="宋体" w:hAnsi="宋体"/>
              </w:rPr>
              <w:t>esultSearchUser.html</w:t>
            </w:r>
          </w:p>
        </w:tc>
        <w:tc>
          <w:tcPr>
            <w:tcW w:w="4529" w:type="dxa"/>
            <w:shd w:val="clear" w:color="auto" w:fill="auto"/>
          </w:tcPr>
          <w:p w14:paraId="5EA3A261">
            <w:pPr>
              <w:spacing w:line="360" w:lineRule="auto"/>
              <w:rPr>
                <w:rFonts w:hint="eastAsia" w:ascii="宋体" w:hAnsi="宋体"/>
              </w:rPr>
            </w:pPr>
            <w:r>
              <w:rPr>
                <w:rFonts w:hint="eastAsia" w:ascii="宋体" w:hAnsi="宋体"/>
              </w:rPr>
              <w:t>查询用户信息页面</w:t>
            </w:r>
          </w:p>
        </w:tc>
      </w:tr>
      <w:tr w14:paraId="72745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0C5650BA">
            <w:pPr>
              <w:spacing w:line="360" w:lineRule="auto"/>
              <w:rPr>
                <w:rFonts w:hint="eastAsia" w:ascii="宋体" w:hAnsi="宋体"/>
              </w:rPr>
            </w:pPr>
            <w:r>
              <w:rPr>
                <w:rFonts w:ascii="宋体" w:hAnsi="宋体"/>
              </w:rPr>
              <w:t>audit</w:t>
            </w:r>
            <w:r>
              <w:rPr>
                <w:rFonts w:hint="eastAsia" w:ascii="宋体" w:hAnsi="宋体"/>
              </w:rPr>
              <w:t>Gameinf</w:t>
            </w:r>
            <w:r>
              <w:rPr>
                <w:rFonts w:ascii="宋体" w:hAnsi="宋体"/>
              </w:rPr>
              <w:t>.html</w:t>
            </w:r>
          </w:p>
        </w:tc>
        <w:tc>
          <w:tcPr>
            <w:tcW w:w="4529" w:type="dxa"/>
            <w:shd w:val="clear" w:color="auto" w:fill="auto"/>
          </w:tcPr>
          <w:p w14:paraId="2CCF2692">
            <w:pPr>
              <w:spacing w:line="360" w:lineRule="auto"/>
              <w:rPr>
                <w:rFonts w:hint="eastAsia" w:ascii="宋体" w:hAnsi="宋体"/>
              </w:rPr>
            </w:pPr>
            <w:r>
              <w:rPr>
                <w:rFonts w:hint="eastAsia" w:ascii="宋体" w:hAnsi="宋体"/>
              </w:rPr>
              <w:t>审核游戏信息页面</w:t>
            </w:r>
          </w:p>
        </w:tc>
      </w:tr>
      <w:tr w14:paraId="3B86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del w:id="423" w:author="快乐的小丸子" w:date="2024-11-06T23:26:04Z"/>
        </w:trPr>
        <w:tc>
          <w:tcPr>
            <w:tcW w:w="3767" w:type="dxa"/>
            <w:shd w:val="clear" w:color="auto" w:fill="auto"/>
          </w:tcPr>
          <w:p w14:paraId="52FD510D">
            <w:pPr>
              <w:spacing w:line="360" w:lineRule="auto"/>
              <w:rPr>
                <w:del w:id="424" w:author="快乐的小丸子" w:date="2024-11-06T23:26:04Z"/>
                <w:rFonts w:hint="eastAsia" w:ascii="宋体" w:hAnsi="宋体"/>
              </w:rPr>
            </w:pPr>
            <w:del w:id="425" w:author="快乐的小丸子" w:date="2024-11-06T23:26:04Z">
              <w:r>
                <w:rPr>
                  <w:rFonts w:ascii="宋体" w:hAnsi="宋体"/>
                </w:rPr>
                <w:delText>audit</w:delText>
              </w:r>
            </w:del>
            <w:del w:id="426" w:author="快乐的小丸子" w:date="2024-11-06T23:26:04Z">
              <w:r>
                <w:rPr>
                  <w:rFonts w:hint="eastAsia" w:ascii="宋体" w:hAnsi="宋体"/>
                </w:rPr>
                <w:delText>Forum</w:delText>
              </w:r>
            </w:del>
            <w:del w:id="427" w:author="快乐的小丸子" w:date="2024-11-06T23:26:04Z">
              <w:r>
                <w:rPr>
                  <w:rFonts w:ascii="宋体" w:hAnsi="宋体"/>
                </w:rPr>
                <w:delText>.html</w:delText>
              </w:r>
            </w:del>
          </w:p>
        </w:tc>
        <w:tc>
          <w:tcPr>
            <w:tcW w:w="4529" w:type="dxa"/>
            <w:shd w:val="clear" w:color="auto" w:fill="auto"/>
          </w:tcPr>
          <w:p w14:paraId="36B44FB6">
            <w:pPr>
              <w:spacing w:line="360" w:lineRule="auto"/>
              <w:rPr>
                <w:del w:id="428" w:author="快乐的小丸子" w:date="2024-11-06T23:26:04Z"/>
                <w:rFonts w:hint="eastAsia" w:ascii="宋体" w:hAnsi="宋体"/>
              </w:rPr>
            </w:pPr>
            <w:del w:id="429" w:author="快乐的小丸子" w:date="2024-11-06T23:26:04Z">
              <w:r>
                <w:rPr>
                  <w:rFonts w:hint="eastAsia" w:ascii="宋体" w:hAnsi="宋体"/>
                </w:rPr>
                <w:delText>审核论坛页面</w:delText>
              </w:r>
            </w:del>
          </w:p>
        </w:tc>
      </w:tr>
    </w:tbl>
    <w:p w14:paraId="56963EDB">
      <w:pPr>
        <w:spacing w:line="360" w:lineRule="auto"/>
        <w:rPr>
          <w:rFonts w:hint="eastAsia" w:ascii="宋体" w:hAnsi="宋体"/>
        </w:rPr>
      </w:pPr>
      <w:r>
        <w:rPr>
          <w:rFonts w:ascii="宋体" w:hAnsi="宋体"/>
        </w:rPr>
        <w:t>事务层：</w:t>
      </w:r>
      <w:r>
        <w:rPr>
          <w:rFonts w:hint="eastAsia" w:ascii="宋体" w:hAnsi="宋体"/>
        </w:rPr>
        <w:t>Administrator</w:t>
      </w:r>
      <w:r>
        <w:rPr>
          <w:rFonts w:ascii="宋体" w:hAnsi="宋体"/>
        </w:rPr>
        <w:t xml:space="preserve">.java </w:t>
      </w:r>
      <w:r>
        <w:rPr>
          <w:rFonts w:hint="eastAsia" w:ascii="宋体" w:hAnsi="宋体"/>
        </w:rPr>
        <w:t>管理员类</w:t>
      </w:r>
    </w:p>
    <w:p w14:paraId="6819FE70">
      <w:pPr>
        <w:spacing w:line="360" w:lineRule="auto"/>
        <w:rPr>
          <w:rFonts w:hint="eastAsia" w:ascii="宋体" w:hAnsi="宋体"/>
        </w:rPr>
      </w:pPr>
      <w:r>
        <w:rPr>
          <w:rFonts w:ascii="宋体" w:hAnsi="宋体"/>
        </w:rPr>
        <w:t>数据层：</w:t>
      </w:r>
      <w:r>
        <w:rPr>
          <w:rFonts w:hint="eastAsia" w:ascii="宋体" w:hAnsi="宋体"/>
        </w:rPr>
        <w:t>Administrator</w:t>
      </w:r>
      <w:r>
        <w:rPr>
          <w:rFonts w:ascii="宋体" w:hAnsi="宋体"/>
        </w:rPr>
        <w:t xml:space="preserve">.dat </w:t>
      </w:r>
      <w:r>
        <w:rPr>
          <w:rFonts w:hint="eastAsia" w:ascii="宋体" w:hAnsi="宋体"/>
        </w:rPr>
        <w:t>管理员</w:t>
      </w:r>
      <w:r>
        <w:rPr>
          <w:rFonts w:ascii="宋体" w:hAnsi="宋体"/>
        </w:rPr>
        <w:t>信息表</w:t>
      </w:r>
    </w:p>
    <w:p w14:paraId="6A1D9E89">
      <w:pPr>
        <w:spacing w:line="360" w:lineRule="auto"/>
        <w:rPr>
          <w:rFonts w:hint="eastAsia" w:ascii="宋体" w:hAnsi="宋体"/>
        </w:rPr>
      </w:pPr>
    </w:p>
    <w:p w14:paraId="2078F94F">
      <w:pPr>
        <w:pStyle w:val="5"/>
        <w:rPr>
          <w:rFonts w:hint="eastAsia" w:ascii="宋体" w:hAnsi="宋体"/>
          <w:szCs w:val="21"/>
        </w:rPr>
      </w:pPr>
      <w:r>
        <w:rPr>
          <w:rFonts w:ascii="宋体" w:hAnsi="宋体"/>
          <w:szCs w:val="21"/>
        </w:rPr>
        <w:t>4.</w:t>
      </w:r>
      <w:r>
        <w:rPr>
          <w:rFonts w:hint="eastAsia" w:ascii="宋体" w:hAnsi="宋体"/>
          <w:szCs w:val="21"/>
        </w:rPr>
        <w:t>2</w:t>
      </w:r>
      <w:r>
        <w:rPr>
          <w:rFonts w:ascii="宋体" w:hAnsi="宋体"/>
          <w:szCs w:val="21"/>
        </w:rPr>
        <w:t>对</w:t>
      </w:r>
      <w:r>
        <w:rPr>
          <w:rFonts w:hint="eastAsia" w:ascii="宋体" w:hAnsi="宋体"/>
          <w:szCs w:val="21"/>
        </w:rPr>
        <w:t>Gamepublisher</w:t>
      </w:r>
      <w:r>
        <w:rPr>
          <w:rFonts w:ascii="宋体" w:hAnsi="宋体"/>
          <w:szCs w:val="21"/>
        </w:rPr>
        <w:t>类的三层划分</w:t>
      </w:r>
    </w:p>
    <w:p w14:paraId="6F226E3F">
      <w:pPr>
        <w:spacing w:line="360" w:lineRule="auto"/>
        <w:rPr>
          <w:rFonts w:hint="eastAsia" w:ascii="宋体" w:hAnsi="宋体"/>
        </w:rPr>
      </w:pPr>
      <w:r>
        <w:rPr>
          <w:rFonts w:ascii="宋体" w:hAnsi="宋体"/>
        </w:rPr>
        <w:t xml:space="preserve">界面层：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6E2F2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6C5B51DC">
            <w:pPr>
              <w:spacing w:line="360" w:lineRule="auto"/>
              <w:jc w:val="center"/>
              <w:rPr>
                <w:rFonts w:hint="eastAsia" w:ascii="宋体" w:hAnsi="宋体"/>
              </w:rPr>
            </w:pPr>
            <w:r>
              <w:rPr>
                <w:rFonts w:ascii="宋体" w:hAnsi="宋体"/>
              </w:rPr>
              <w:t>名称</w:t>
            </w:r>
          </w:p>
        </w:tc>
        <w:tc>
          <w:tcPr>
            <w:tcW w:w="4564" w:type="dxa"/>
            <w:shd w:val="clear" w:color="auto" w:fill="auto"/>
          </w:tcPr>
          <w:p w14:paraId="624138B1">
            <w:pPr>
              <w:spacing w:line="360" w:lineRule="auto"/>
              <w:jc w:val="center"/>
              <w:rPr>
                <w:rFonts w:hint="eastAsia" w:ascii="宋体" w:hAnsi="宋体"/>
              </w:rPr>
            </w:pPr>
            <w:r>
              <w:rPr>
                <w:rFonts w:ascii="宋体" w:hAnsi="宋体"/>
              </w:rPr>
              <w:t>描述</w:t>
            </w:r>
          </w:p>
        </w:tc>
      </w:tr>
      <w:tr w14:paraId="67436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65A3B6EB">
            <w:pPr>
              <w:spacing w:line="360" w:lineRule="auto"/>
              <w:rPr>
                <w:rFonts w:hint="eastAsia" w:ascii="宋体" w:hAnsi="宋体"/>
              </w:rPr>
            </w:pPr>
            <w:r>
              <w:rPr>
                <w:rFonts w:ascii="宋体" w:hAnsi="宋体"/>
              </w:rPr>
              <w:t>signup</w:t>
            </w:r>
            <w:r>
              <w:rPr>
                <w:rFonts w:hint="eastAsia" w:ascii="宋体" w:hAnsi="宋体"/>
                <w:szCs w:val="21"/>
              </w:rPr>
              <w:t>Gamepublisher</w:t>
            </w:r>
            <w:r>
              <w:rPr>
                <w:rFonts w:ascii="宋体" w:hAnsi="宋体"/>
              </w:rPr>
              <w:t>.html</w:t>
            </w:r>
          </w:p>
        </w:tc>
        <w:tc>
          <w:tcPr>
            <w:tcW w:w="4564" w:type="dxa"/>
            <w:shd w:val="clear" w:color="auto" w:fill="auto"/>
          </w:tcPr>
          <w:p w14:paraId="06AB0FB9">
            <w:pPr>
              <w:spacing w:line="360" w:lineRule="auto"/>
              <w:rPr>
                <w:rFonts w:hint="eastAsia" w:ascii="宋体" w:hAnsi="宋体"/>
              </w:rPr>
            </w:pPr>
            <w:r>
              <w:rPr>
                <w:rFonts w:hint="eastAsia" w:ascii="宋体" w:hAnsi="宋体"/>
              </w:rPr>
              <w:t>游戏发布者</w:t>
            </w:r>
            <w:r>
              <w:rPr>
                <w:rFonts w:ascii="宋体" w:hAnsi="宋体"/>
              </w:rPr>
              <w:t>注册</w:t>
            </w:r>
            <w:r>
              <w:rPr>
                <w:rFonts w:hint="eastAsia" w:ascii="宋体" w:hAnsi="宋体"/>
              </w:rPr>
              <w:t>页面</w:t>
            </w:r>
          </w:p>
        </w:tc>
      </w:tr>
      <w:tr w14:paraId="452C1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6DB92181">
            <w:pPr>
              <w:spacing w:line="360" w:lineRule="auto"/>
              <w:rPr>
                <w:rFonts w:hint="eastAsia" w:ascii="宋体" w:hAnsi="宋体"/>
              </w:rPr>
            </w:pPr>
            <w:r>
              <w:rPr>
                <w:rFonts w:ascii="宋体" w:hAnsi="宋体"/>
              </w:rPr>
              <w:t>signin.html</w:t>
            </w:r>
          </w:p>
        </w:tc>
        <w:tc>
          <w:tcPr>
            <w:tcW w:w="4564" w:type="dxa"/>
            <w:shd w:val="clear" w:color="auto" w:fill="auto"/>
          </w:tcPr>
          <w:p w14:paraId="010CC723">
            <w:pPr>
              <w:spacing w:line="360" w:lineRule="auto"/>
              <w:rPr>
                <w:rFonts w:hint="eastAsia" w:ascii="宋体" w:hAnsi="宋体"/>
              </w:rPr>
            </w:pPr>
            <w:r>
              <w:rPr>
                <w:rFonts w:ascii="宋体" w:hAnsi="宋体"/>
              </w:rPr>
              <w:t>登录</w:t>
            </w:r>
            <w:r>
              <w:rPr>
                <w:rFonts w:hint="eastAsia" w:ascii="宋体" w:hAnsi="宋体"/>
              </w:rPr>
              <w:t>页面</w:t>
            </w:r>
          </w:p>
        </w:tc>
      </w:tr>
      <w:tr w14:paraId="67407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263348E8">
            <w:pPr>
              <w:spacing w:line="360" w:lineRule="auto"/>
              <w:rPr>
                <w:rFonts w:hint="eastAsia" w:ascii="宋体" w:hAnsi="宋体"/>
              </w:rPr>
            </w:pPr>
            <w:r>
              <w:rPr>
                <w:rFonts w:ascii="宋体" w:hAnsi="宋体"/>
              </w:rPr>
              <w:t>i</w:t>
            </w:r>
            <w:r>
              <w:rPr>
                <w:rFonts w:hint="eastAsia" w:ascii="宋体" w:hAnsi="宋体"/>
              </w:rPr>
              <w:t>ndex.</w:t>
            </w:r>
            <w:r>
              <w:rPr>
                <w:rFonts w:ascii="宋体" w:hAnsi="宋体"/>
              </w:rPr>
              <w:t>html</w:t>
            </w:r>
          </w:p>
        </w:tc>
        <w:tc>
          <w:tcPr>
            <w:tcW w:w="4564" w:type="dxa"/>
            <w:shd w:val="clear" w:color="auto" w:fill="auto"/>
          </w:tcPr>
          <w:p w14:paraId="23004038">
            <w:pPr>
              <w:spacing w:line="360" w:lineRule="auto"/>
              <w:rPr>
                <w:rFonts w:hint="eastAsia" w:ascii="宋体" w:hAnsi="宋体"/>
              </w:rPr>
            </w:pPr>
            <w:r>
              <w:rPr>
                <w:rFonts w:hint="eastAsia" w:ascii="宋体" w:hAnsi="宋体"/>
              </w:rPr>
              <w:t>首页</w:t>
            </w:r>
          </w:p>
        </w:tc>
      </w:tr>
      <w:tr w14:paraId="36515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11C5E1C6">
            <w:pPr>
              <w:spacing w:line="360" w:lineRule="auto"/>
              <w:rPr>
                <w:rFonts w:hint="eastAsia" w:ascii="宋体" w:hAnsi="宋体"/>
              </w:rPr>
            </w:pPr>
            <w:r>
              <w:rPr>
                <w:rFonts w:hint="eastAsia" w:ascii="宋体" w:hAnsi="宋体"/>
              </w:rPr>
              <w:t>get</w:t>
            </w:r>
            <w:r>
              <w:rPr>
                <w:rFonts w:ascii="宋体" w:hAnsi="宋体"/>
              </w:rPr>
              <w:t>UserInfo.html</w:t>
            </w:r>
          </w:p>
        </w:tc>
        <w:tc>
          <w:tcPr>
            <w:tcW w:w="4564" w:type="dxa"/>
            <w:shd w:val="clear" w:color="auto" w:fill="auto"/>
          </w:tcPr>
          <w:p w14:paraId="175370F2">
            <w:pPr>
              <w:spacing w:line="360" w:lineRule="auto"/>
              <w:rPr>
                <w:rFonts w:hint="eastAsia" w:ascii="宋体" w:hAnsi="宋体"/>
              </w:rPr>
            </w:pPr>
            <w:r>
              <w:rPr>
                <w:rFonts w:hint="eastAsia" w:ascii="宋体" w:hAnsi="宋体"/>
              </w:rPr>
              <w:t>查看个人信息页面</w:t>
            </w:r>
          </w:p>
        </w:tc>
      </w:tr>
      <w:tr w14:paraId="4E3A5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09EE1115">
            <w:pPr>
              <w:spacing w:line="360" w:lineRule="auto"/>
              <w:rPr>
                <w:rFonts w:hint="eastAsia" w:ascii="宋体" w:hAnsi="宋体"/>
              </w:rPr>
            </w:pPr>
            <w:r>
              <w:rPr>
                <w:rFonts w:hint="eastAsia" w:ascii="宋体" w:hAnsi="宋体"/>
              </w:rPr>
              <w:t>c</w:t>
            </w:r>
            <w:r>
              <w:rPr>
                <w:rFonts w:ascii="宋体" w:hAnsi="宋体"/>
              </w:rPr>
              <w:t>hangeUserInfo.html</w:t>
            </w:r>
          </w:p>
        </w:tc>
        <w:tc>
          <w:tcPr>
            <w:tcW w:w="4564" w:type="dxa"/>
            <w:shd w:val="clear" w:color="auto" w:fill="auto"/>
          </w:tcPr>
          <w:p w14:paraId="32CAFCA7">
            <w:pPr>
              <w:spacing w:line="360" w:lineRule="auto"/>
              <w:rPr>
                <w:rFonts w:hint="eastAsia" w:ascii="宋体" w:hAnsi="宋体"/>
              </w:rPr>
            </w:pPr>
            <w:r>
              <w:rPr>
                <w:rFonts w:hint="eastAsia" w:ascii="宋体" w:hAnsi="宋体"/>
              </w:rPr>
              <w:t>修改个人信息界面</w:t>
            </w:r>
          </w:p>
        </w:tc>
      </w:tr>
      <w:tr w14:paraId="0EDA2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shd w:val="clear" w:color="auto" w:fill="auto"/>
          </w:tcPr>
          <w:p w14:paraId="318CD49D">
            <w:pPr>
              <w:spacing w:line="360" w:lineRule="auto"/>
              <w:rPr>
                <w:rFonts w:hint="eastAsia" w:ascii="宋体" w:hAnsi="宋体"/>
              </w:rPr>
            </w:pPr>
            <w:r>
              <w:rPr>
                <w:rFonts w:hint="eastAsia" w:ascii="宋体" w:hAnsi="宋体"/>
              </w:rPr>
              <w:t>changeP</w:t>
            </w:r>
            <w:r>
              <w:rPr>
                <w:rFonts w:ascii="宋体" w:hAnsi="宋体"/>
              </w:rPr>
              <w:t>assword.html</w:t>
            </w:r>
          </w:p>
        </w:tc>
        <w:tc>
          <w:tcPr>
            <w:tcW w:w="4564" w:type="dxa"/>
            <w:shd w:val="clear" w:color="auto" w:fill="auto"/>
          </w:tcPr>
          <w:p w14:paraId="66CEC5D5">
            <w:pPr>
              <w:spacing w:line="360" w:lineRule="auto"/>
              <w:rPr>
                <w:rFonts w:hint="eastAsia" w:ascii="宋体" w:hAnsi="宋体"/>
              </w:rPr>
            </w:pPr>
            <w:r>
              <w:rPr>
                <w:rFonts w:hint="eastAsia" w:ascii="宋体" w:hAnsi="宋体"/>
              </w:rPr>
              <w:t>修改密码</w:t>
            </w:r>
          </w:p>
        </w:tc>
      </w:tr>
      <w:tr w14:paraId="44FA5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shd w:val="clear" w:color="auto" w:fill="auto"/>
          </w:tcPr>
          <w:p w14:paraId="5C665716">
            <w:pPr>
              <w:spacing w:line="360" w:lineRule="auto"/>
              <w:rPr>
                <w:rFonts w:hint="eastAsia" w:ascii="宋体" w:hAnsi="宋体"/>
              </w:rPr>
            </w:pPr>
            <w:r>
              <w:rPr>
                <w:rFonts w:ascii="宋体" w:hAnsi="宋体"/>
              </w:rPr>
              <w:t>c</w:t>
            </w:r>
            <w:r>
              <w:rPr>
                <w:rFonts w:hint="eastAsia" w:ascii="宋体" w:hAnsi="宋体"/>
              </w:rPr>
              <w:t>ancel</w:t>
            </w:r>
            <w:r>
              <w:rPr>
                <w:rFonts w:ascii="宋体" w:hAnsi="宋体"/>
              </w:rPr>
              <w:t>User.html</w:t>
            </w:r>
          </w:p>
        </w:tc>
        <w:tc>
          <w:tcPr>
            <w:tcW w:w="4564" w:type="dxa"/>
            <w:shd w:val="clear" w:color="auto" w:fill="auto"/>
          </w:tcPr>
          <w:p w14:paraId="5663969E">
            <w:pPr>
              <w:spacing w:line="360" w:lineRule="auto"/>
              <w:rPr>
                <w:rFonts w:hint="eastAsia" w:ascii="宋体" w:hAnsi="宋体"/>
              </w:rPr>
            </w:pPr>
            <w:r>
              <w:rPr>
                <w:rFonts w:hint="eastAsia" w:ascii="宋体" w:hAnsi="宋体"/>
              </w:rPr>
              <w:t>注销账户页面</w:t>
            </w:r>
          </w:p>
        </w:tc>
      </w:tr>
      <w:tr w14:paraId="6D89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shd w:val="clear" w:color="auto" w:fill="auto"/>
          </w:tcPr>
          <w:p w14:paraId="050B34B5">
            <w:pPr>
              <w:spacing w:line="360" w:lineRule="auto"/>
              <w:rPr>
                <w:rFonts w:hint="eastAsia" w:ascii="宋体" w:hAnsi="宋体"/>
              </w:rPr>
            </w:pPr>
            <w:r>
              <w:rPr>
                <w:rFonts w:ascii="宋体" w:hAnsi="宋体"/>
              </w:rPr>
              <w:t>f</w:t>
            </w:r>
            <w:r>
              <w:rPr>
                <w:rFonts w:hint="eastAsia" w:ascii="宋体" w:hAnsi="宋体"/>
              </w:rPr>
              <w:t>orget</w:t>
            </w:r>
            <w:r>
              <w:rPr>
                <w:rFonts w:ascii="宋体" w:hAnsi="宋体"/>
              </w:rPr>
              <w:t>P</w:t>
            </w:r>
            <w:r>
              <w:rPr>
                <w:rFonts w:hint="eastAsia" w:ascii="宋体" w:hAnsi="宋体"/>
              </w:rPr>
              <w:t>assword.</w:t>
            </w:r>
            <w:r>
              <w:rPr>
                <w:rFonts w:ascii="宋体" w:hAnsi="宋体"/>
              </w:rPr>
              <w:t>html</w:t>
            </w:r>
          </w:p>
        </w:tc>
        <w:tc>
          <w:tcPr>
            <w:tcW w:w="4564" w:type="dxa"/>
            <w:shd w:val="clear" w:color="auto" w:fill="auto"/>
          </w:tcPr>
          <w:p w14:paraId="3C66CAE6">
            <w:pPr>
              <w:spacing w:line="360" w:lineRule="auto"/>
              <w:rPr>
                <w:rFonts w:hint="eastAsia" w:ascii="宋体" w:hAnsi="宋体"/>
              </w:rPr>
            </w:pPr>
            <w:r>
              <w:rPr>
                <w:rFonts w:ascii="宋体" w:hAnsi="宋体"/>
              </w:rPr>
              <w:t>密码找回</w:t>
            </w:r>
            <w:r>
              <w:rPr>
                <w:rFonts w:hint="eastAsia" w:ascii="宋体" w:hAnsi="宋体"/>
              </w:rPr>
              <w:t>页</w:t>
            </w:r>
            <w:r>
              <w:rPr>
                <w:rFonts w:ascii="宋体" w:hAnsi="宋体"/>
              </w:rPr>
              <w:t>面</w:t>
            </w:r>
          </w:p>
        </w:tc>
      </w:tr>
    </w:tbl>
    <w:p w14:paraId="11AB6D44">
      <w:pPr>
        <w:spacing w:line="360" w:lineRule="auto"/>
        <w:rPr>
          <w:rFonts w:hint="eastAsia" w:ascii="宋体" w:hAnsi="宋体"/>
        </w:rPr>
      </w:pPr>
      <w:r>
        <w:rPr>
          <w:rFonts w:ascii="宋体" w:hAnsi="宋体"/>
        </w:rPr>
        <w:t>事务层：</w:t>
      </w:r>
      <w:r>
        <w:rPr>
          <w:rFonts w:hint="eastAsia" w:ascii="宋体" w:hAnsi="宋体"/>
          <w:szCs w:val="21"/>
        </w:rPr>
        <w:t>Gamepublisher</w:t>
      </w:r>
      <w:r>
        <w:rPr>
          <w:rFonts w:ascii="宋体" w:hAnsi="宋体"/>
        </w:rPr>
        <w:t xml:space="preserve">.java </w:t>
      </w:r>
      <w:r>
        <w:rPr>
          <w:rFonts w:hint="eastAsia" w:ascii="宋体" w:hAnsi="宋体"/>
        </w:rPr>
        <w:t>游戏发布者类</w:t>
      </w:r>
    </w:p>
    <w:p w14:paraId="39C4273C">
      <w:pPr>
        <w:spacing w:line="360" w:lineRule="auto"/>
        <w:rPr>
          <w:rFonts w:hint="eastAsia" w:ascii="宋体" w:hAnsi="宋体"/>
        </w:rPr>
      </w:pPr>
      <w:r>
        <w:rPr>
          <w:rFonts w:ascii="宋体" w:hAnsi="宋体"/>
        </w:rPr>
        <w:t>数据层：</w:t>
      </w:r>
      <w:r>
        <w:rPr>
          <w:rFonts w:hint="eastAsia" w:ascii="宋体" w:hAnsi="宋体"/>
          <w:szCs w:val="21"/>
        </w:rPr>
        <w:t>Gamepublisher</w:t>
      </w:r>
      <w:r>
        <w:rPr>
          <w:rFonts w:ascii="宋体" w:hAnsi="宋体"/>
        </w:rPr>
        <w:t xml:space="preserve">.dat </w:t>
      </w:r>
      <w:r>
        <w:rPr>
          <w:rFonts w:hint="eastAsia" w:ascii="宋体" w:hAnsi="宋体"/>
        </w:rPr>
        <w:t>游戏发布者</w:t>
      </w:r>
      <w:r>
        <w:rPr>
          <w:rFonts w:ascii="宋体" w:hAnsi="宋体"/>
        </w:rPr>
        <w:t>信息表</w:t>
      </w:r>
    </w:p>
    <w:p w14:paraId="3BB70163">
      <w:pPr>
        <w:spacing w:line="360" w:lineRule="auto"/>
        <w:rPr>
          <w:rFonts w:hint="eastAsia" w:ascii="宋体" w:hAnsi="宋体"/>
        </w:rPr>
      </w:pPr>
    </w:p>
    <w:p w14:paraId="4FE3A6A8">
      <w:pPr>
        <w:pStyle w:val="5"/>
        <w:rPr>
          <w:rFonts w:hint="eastAsia" w:ascii="宋体" w:hAnsi="宋体"/>
          <w:szCs w:val="21"/>
        </w:rPr>
      </w:pPr>
      <w:r>
        <w:rPr>
          <w:rFonts w:ascii="宋体" w:hAnsi="宋体"/>
          <w:szCs w:val="21"/>
        </w:rPr>
        <w:t>4.3对</w:t>
      </w:r>
      <w:r>
        <w:rPr>
          <w:rFonts w:hint="eastAsia" w:ascii="宋体" w:hAnsi="宋体"/>
          <w:szCs w:val="21"/>
        </w:rPr>
        <w:t>Gameplayer</w:t>
      </w:r>
      <w:r>
        <w:rPr>
          <w:rFonts w:ascii="宋体" w:hAnsi="宋体"/>
          <w:szCs w:val="21"/>
        </w:rPr>
        <w:t>类的三层划分</w:t>
      </w:r>
    </w:p>
    <w:p w14:paraId="0AEDF9FF">
      <w:pPr>
        <w:spacing w:line="360" w:lineRule="auto"/>
        <w:rPr>
          <w:rFonts w:hint="eastAsia" w:ascii="宋体" w:hAnsi="宋体"/>
        </w:rPr>
      </w:pPr>
      <w:r>
        <w:rPr>
          <w:rFonts w:ascii="宋体" w:hAnsi="宋体"/>
        </w:rPr>
        <w:t xml:space="preserve">界面层：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5EF8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27CE2C3B">
            <w:pPr>
              <w:spacing w:line="360" w:lineRule="auto"/>
              <w:jc w:val="center"/>
              <w:rPr>
                <w:rFonts w:hint="eastAsia" w:ascii="宋体" w:hAnsi="宋体"/>
              </w:rPr>
            </w:pPr>
            <w:r>
              <w:rPr>
                <w:rFonts w:ascii="宋体" w:hAnsi="宋体"/>
              </w:rPr>
              <w:t>名称</w:t>
            </w:r>
          </w:p>
        </w:tc>
        <w:tc>
          <w:tcPr>
            <w:tcW w:w="4564" w:type="dxa"/>
            <w:shd w:val="clear" w:color="auto" w:fill="auto"/>
          </w:tcPr>
          <w:p w14:paraId="74727FC8">
            <w:pPr>
              <w:spacing w:line="360" w:lineRule="auto"/>
              <w:jc w:val="center"/>
              <w:rPr>
                <w:rFonts w:hint="eastAsia" w:ascii="宋体" w:hAnsi="宋体"/>
              </w:rPr>
            </w:pPr>
            <w:r>
              <w:rPr>
                <w:rFonts w:ascii="宋体" w:hAnsi="宋体"/>
              </w:rPr>
              <w:t>描述</w:t>
            </w:r>
          </w:p>
        </w:tc>
      </w:tr>
      <w:tr w14:paraId="05D8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48C96588">
            <w:pPr>
              <w:spacing w:line="360" w:lineRule="auto"/>
              <w:rPr>
                <w:rFonts w:hint="eastAsia" w:ascii="宋体" w:hAnsi="宋体"/>
              </w:rPr>
            </w:pPr>
            <w:r>
              <w:rPr>
                <w:rFonts w:ascii="宋体" w:hAnsi="宋体"/>
              </w:rPr>
              <w:t>signup</w:t>
            </w:r>
            <w:r>
              <w:rPr>
                <w:rFonts w:hint="eastAsia" w:ascii="宋体" w:hAnsi="宋体"/>
                <w:szCs w:val="21"/>
              </w:rPr>
              <w:t>Gameplayer</w:t>
            </w:r>
            <w:r>
              <w:rPr>
                <w:rFonts w:ascii="宋体" w:hAnsi="宋体"/>
              </w:rPr>
              <w:t>.html</w:t>
            </w:r>
          </w:p>
        </w:tc>
        <w:tc>
          <w:tcPr>
            <w:tcW w:w="4564" w:type="dxa"/>
            <w:shd w:val="clear" w:color="auto" w:fill="auto"/>
          </w:tcPr>
          <w:p w14:paraId="55EAF7EF">
            <w:pPr>
              <w:spacing w:line="360" w:lineRule="auto"/>
              <w:rPr>
                <w:rFonts w:hint="eastAsia" w:ascii="宋体" w:hAnsi="宋体"/>
              </w:rPr>
            </w:pPr>
            <w:r>
              <w:rPr>
                <w:rFonts w:hint="eastAsia" w:ascii="宋体" w:hAnsi="宋体"/>
              </w:rPr>
              <w:t>游戏玩家</w:t>
            </w:r>
            <w:r>
              <w:rPr>
                <w:rFonts w:ascii="宋体" w:hAnsi="宋体"/>
              </w:rPr>
              <w:t>注册</w:t>
            </w:r>
            <w:r>
              <w:rPr>
                <w:rFonts w:hint="eastAsia" w:ascii="宋体" w:hAnsi="宋体"/>
              </w:rPr>
              <w:t>页面</w:t>
            </w:r>
          </w:p>
        </w:tc>
      </w:tr>
      <w:tr w14:paraId="29C0B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09C7FBFF">
            <w:pPr>
              <w:spacing w:line="360" w:lineRule="auto"/>
              <w:rPr>
                <w:rFonts w:hint="eastAsia" w:ascii="宋体" w:hAnsi="宋体"/>
              </w:rPr>
            </w:pPr>
            <w:r>
              <w:rPr>
                <w:rFonts w:ascii="宋体" w:hAnsi="宋体"/>
              </w:rPr>
              <w:t>signin.html</w:t>
            </w:r>
          </w:p>
        </w:tc>
        <w:tc>
          <w:tcPr>
            <w:tcW w:w="4564" w:type="dxa"/>
            <w:shd w:val="clear" w:color="auto" w:fill="auto"/>
          </w:tcPr>
          <w:p w14:paraId="007D7F7D">
            <w:pPr>
              <w:spacing w:line="360" w:lineRule="auto"/>
              <w:rPr>
                <w:rFonts w:hint="eastAsia" w:ascii="宋体" w:hAnsi="宋体"/>
              </w:rPr>
            </w:pPr>
            <w:r>
              <w:rPr>
                <w:rFonts w:ascii="宋体" w:hAnsi="宋体"/>
              </w:rPr>
              <w:t>登录</w:t>
            </w:r>
            <w:r>
              <w:rPr>
                <w:rFonts w:hint="eastAsia" w:ascii="宋体" w:hAnsi="宋体"/>
              </w:rPr>
              <w:t>页面</w:t>
            </w:r>
          </w:p>
        </w:tc>
      </w:tr>
      <w:tr w14:paraId="3AF6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26C33968">
            <w:pPr>
              <w:spacing w:line="360" w:lineRule="auto"/>
              <w:rPr>
                <w:rFonts w:hint="eastAsia" w:ascii="宋体" w:hAnsi="宋体"/>
              </w:rPr>
            </w:pPr>
            <w:r>
              <w:rPr>
                <w:rFonts w:ascii="宋体" w:hAnsi="宋体"/>
              </w:rPr>
              <w:t>i</w:t>
            </w:r>
            <w:r>
              <w:rPr>
                <w:rFonts w:hint="eastAsia" w:ascii="宋体" w:hAnsi="宋体"/>
              </w:rPr>
              <w:t>ndex.</w:t>
            </w:r>
            <w:r>
              <w:rPr>
                <w:rFonts w:ascii="宋体" w:hAnsi="宋体"/>
              </w:rPr>
              <w:t>html</w:t>
            </w:r>
          </w:p>
        </w:tc>
        <w:tc>
          <w:tcPr>
            <w:tcW w:w="4564" w:type="dxa"/>
            <w:shd w:val="clear" w:color="auto" w:fill="auto"/>
          </w:tcPr>
          <w:p w14:paraId="55E2D5A0">
            <w:pPr>
              <w:spacing w:line="360" w:lineRule="auto"/>
              <w:rPr>
                <w:rFonts w:hint="eastAsia" w:ascii="宋体" w:hAnsi="宋体"/>
              </w:rPr>
            </w:pPr>
            <w:r>
              <w:rPr>
                <w:rFonts w:hint="eastAsia" w:ascii="宋体" w:hAnsi="宋体"/>
              </w:rPr>
              <w:t>首页</w:t>
            </w:r>
          </w:p>
        </w:tc>
      </w:tr>
      <w:tr w14:paraId="7B43C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5010D651">
            <w:pPr>
              <w:spacing w:line="360" w:lineRule="auto"/>
              <w:rPr>
                <w:rFonts w:hint="eastAsia" w:ascii="宋体" w:hAnsi="宋体"/>
              </w:rPr>
            </w:pPr>
            <w:r>
              <w:rPr>
                <w:rFonts w:hint="eastAsia" w:ascii="宋体" w:hAnsi="宋体"/>
              </w:rPr>
              <w:t>get</w:t>
            </w:r>
            <w:r>
              <w:rPr>
                <w:rFonts w:ascii="宋体" w:hAnsi="宋体"/>
              </w:rPr>
              <w:t>UserInfo.html</w:t>
            </w:r>
          </w:p>
        </w:tc>
        <w:tc>
          <w:tcPr>
            <w:tcW w:w="4564" w:type="dxa"/>
            <w:shd w:val="clear" w:color="auto" w:fill="auto"/>
          </w:tcPr>
          <w:p w14:paraId="0889F5B2">
            <w:pPr>
              <w:spacing w:line="360" w:lineRule="auto"/>
              <w:rPr>
                <w:rFonts w:hint="eastAsia" w:ascii="宋体" w:hAnsi="宋体"/>
              </w:rPr>
            </w:pPr>
            <w:r>
              <w:rPr>
                <w:rFonts w:hint="eastAsia" w:ascii="宋体" w:hAnsi="宋体"/>
              </w:rPr>
              <w:t>查看个人信息页面</w:t>
            </w:r>
          </w:p>
        </w:tc>
      </w:tr>
      <w:tr w14:paraId="1C38E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10E806A7">
            <w:pPr>
              <w:spacing w:line="360" w:lineRule="auto"/>
              <w:rPr>
                <w:rFonts w:hint="eastAsia" w:ascii="宋体" w:hAnsi="宋体"/>
              </w:rPr>
            </w:pPr>
            <w:r>
              <w:rPr>
                <w:rFonts w:hint="eastAsia" w:ascii="宋体" w:hAnsi="宋体"/>
              </w:rPr>
              <w:t>c</w:t>
            </w:r>
            <w:r>
              <w:rPr>
                <w:rFonts w:ascii="宋体" w:hAnsi="宋体"/>
              </w:rPr>
              <w:t>hangeUserInfo.html</w:t>
            </w:r>
          </w:p>
        </w:tc>
        <w:tc>
          <w:tcPr>
            <w:tcW w:w="4564" w:type="dxa"/>
            <w:shd w:val="clear" w:color="auto" w:fill="auto"/>
          </w:tcPr>
          <w:p w14:paraId="30AF8AAF">
            <w:pPr>
              <w:spacing w:line="360" w:lineRule="auto"/>
              <w:rPr>
                <w:rFonts w:hint="eastAsia" w:ascii="宋体" w:hAnsi="宋体"/>
              </w:rPr>
            </w:pPr>
            <w:r>
              <w:rPr>
                <w:rFonts w:hint="eastAsia" w:ascii="宋体" w:hAnsi="宋体"/>
              </w:rPr>
              <w:t>修改个人信息界面</w:t>
            </w:r>
          </w:p>
        </w:tc>
      </w:tr>
      <w:tr w14:paraId="1166B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shd w:val="clear" w:color="auto" w:fill="auto"/>
          </w:tcPr>
          <w:p w14:paraId="47CD083B">
            <w:pPr>
              <w:spacing w:line="360" w:lineRule="auto"/>
              <w:rPr>
                <w:rFonts w:hint="eastAsia" w:ascii="宋体" w:hAnsi="宋体"/>
              </w:rPr>
            </w:pPr>
            <w:r>
              <w:rPr>
                <w:rFonts w:hint="eastAsia" w:ascii="宋体" w:hAnsi="宋体"/>
              </w:rPr>
              <w:t>changeP</w:t>
            </w:r>
            <w:r>
              <w:rPr>
                <w:rFonts w:ascii="宋体" w:hAnsi="宋体"/>
              </w:rPr>
              <w:t>assword.html</w:t>
            </w:r>
          </w:p>
        </w:tc>
        <w:tc>
          <w:tcPr>
            <w:tcW w:w="4564" w:type="dxa"/>
            <w:shd w:val="clear" w:color="auto" w:fill="auto"/>
          </w:tcPr>
          <w:p w14:paraId="3551F170">
            <w:pPr>
              <w:spacing w:line="360" w:lineRule="auto"/>
              <w:rPr>
                <w:rFonts w:hint="eastAsia" w:ascii="宋体" w:hAnsi="宋体"/>
              </w:rPr>
            </w:pPr>
            <w:r>
              <w:rPr>
                <w:rFonts w:hint="eastAsia" w:ascii="宋体" w:hAnsi="宋体"/>
              </w:rPr>
              <w:t>修改密码</w:t>
            </w:r>
          </w:p>
        </w:tc>
      </w:tr>
      <w:tr w14:paraId="36FC0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shd w:val="clear" w:color="auto" w:fill="auto"/>
          </w:tcPr>
          <w:p w14:paraId="0E3904BC">
            <w:pPr>
              <w:spacing w:line="360" w:lineRule="auto"/>
              <w:rPr>
                <w:rFonts w:hint="eastAsia" w:ascii="宋体" w:hAnsi="宋体"/>
              </w:rPr>
            </w:pPr>
            <w:r>
              <w:rPr>
                <w:rFonts w:ascii="宋体" w:hAnsi="宋体"/>
              </w:rPr>
              <w:t>c</w:t>
            </w:r>
            <w:r>
              <w:rPr>
                <w:rFonts w:hint="eastAsia" w:ascii="宋体" w:hAnsi="宋体"/>
              </w:rPr>
              <w:t>ancel</w:t>
            </w:r>
            <w:r>
              <w:rPr>
                <w:rFonts w:ascii="宋体" w:hAnsi="宋体"/>
              </w:rPr>
              <w:t>User.html</w:t>
            </w:r>
          </w:p>
        </w:tc>
        <w:tc>
          <w:tcPr>
            <w:tcW w:w="4564" w:type="dxa"/>
            <w:shd w:val="clear" w:color="auto" w:fill="auto"/>
          </w:tcPr>
          <w:p w14:paraId="58E80D46">
            <w:pPr>
              <w:spacing w:line="360" w:lineRule="auto"/>
              <w:rPr>
                <w:rFonts w:hint="eastAsia" w:ascii="宋体" w:hAnsi="宋体"/>
              </w:rPr>
            </w:pPr>
            <w:r>
              <w:rPr>
                <w:rFonts w:hint="eastAsia" w:ascii="宋体" w:hAnsi="宋体"/>
              </w:rPr>
              <w:t>注销账户页面</w:t>
            </w:r>
          </w:p>
        </w:tc>
      </w:tr>
      <w:tr w14:paraId="6254D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shd w:val="clear" w:color="auto" w:fill="auto"/>
          </w:tcPr>
          <w:p w14:paraId="4FA85365">
            <w:pPr>
              <w:spacing w:line="360" w:lineRule="auto"/>
              <w:rPr>
                <w:rFonts w:hint="eastAsia" w:ascii="宋体" w:hAnsi="宋体"/>
              </w:rPr>
            </w:pPr>
            <w:r>
              <w:rPr>
                <w:rFonts w:ascii="宋体" w:hAnsi="宋体"/>
              </w:rPr>
              <w:t>f</w:t>
            </w:r>
            <w:r>
              <w:rPr>
                <w:rFonts w:hint="eastAsia" w:ascii="宋体" w:hAnsi="宋体"/>
              </w:rPr>
              <w:t>orget</w:t>
            </w:r>
            <w:r>
              <w:rPr>
                <w:rFonts w:ascii="宋体" w:hAnsi="宋体"/>
              </w:rPr>
              <w:t>P</w:t>
            </w:r>
            <w:r>
              <w:rPr>
                <w:rFonts w:hint="eastAsia" w:ascii="宋体" w:hAnsi="宋体"/>
              </w:rPr>
              <w:t>assword.</w:t>
            </w:r>
            <w:r>
              <w:rPr>
                <w:rFonts w:ascii="宋体" w:hAnsi="宋体"/>
              </w:rPr>
              <w:t>html</w:t>
            </w:r>
          </w:p>
        </w:tc>
        <w:tc>
          <w:tcPr>
            <w:tcW w:w="4564" w:type="dxa"/>
            <w:shd w:val="clear" w:color="auto" w:fill="auto"/>
          </w:tcPr>
          <w:p w14:paraId="02040704">
            <w:pPr>
              <w:spacing w:line="360" w:lineRule="auto"/>
              <w:rPr>
                <w:rFonts w:hint="eastAsia" w:ascii="宋体" w:hAnsi="宋体"/>
              </w:rPr>
            </w:pPr>
            <w:r>
              <w:rPr>
                <w:rFonts w:ascii="宋体" w:hAnsi="宋体"/>
              </w:rPr>
              <w:t>密码找回</w:t>
            </w:r>
            <w:r>
              <w:rPr>
                <w:rFonts w:hint="eastAsia" w:ascii="宋体" w:hAnsi="宋体"/>
              </w:rPr>
              <w:t>页</w:t>
            </w:r>
            <w:r>
              <w:rPr>
                <w:rFonts w:ascii="宋体" w:hAnsi="宋体"/>
              </w:rPr>
              <w:t>面</w:t>
            </w:r>
          </w:p>
        </w:tc>
      </w:tr>
    </w:tbl>
    <w:p w14:paraId="7BA753D1">
      <w:pPr>
        <w:spacing w:line="360" w:lineRule="auto"/>
        <w:rPr>
          <w:rFonts w:hint="eastAsia" w:ascii="宋体" w:hAnsi="宋体"/>
        </w:rPr>
      </w:pPr>
      <w:r>
        <w:rPr>
          <w:rFonts w:ascii="宋体" w:hAnsi="宋体"/>
        </w:rPr>
        <w:t>事务层：</w:t>
      </w:r>
      <w:r>
        <w:rPr>
          <w:rFonts w:hint="eastAsia" w:ascii="宋体" w:hAnsi="宋体"/>
          <w:szCs w:val="21"/>
        </w:rPr>
        <w:t>Gameplayer</w:t>
      </w:r>
      <w:r>
        <w:rPr>
          <w:rFonts w:ascii="宋体" w:hAnsi="宋体"/>
        </w:rPr>
        <w:t xml:space="preserve">.java </w:t>
      </w:r>
      <w:r>
        <w:rPr>
          <w:rFonts w:hint="eastAsia" w:ascii="宋体" w:hAnsi="宋体"/>
        </w:rPr>
        <w:t>游戏玩家类</w:t>
      </w:r>
    </w:p>
    <w:p w14:paraId="3F99BC6B">
      <w:pPr>
        <w:spacing w:line="360" w:lineRule="auto"/>
        <w:rPr>
          <w:rFonts w:hint="eastAsia" w:ascii="宋体" w:hAnsi="宋体"/>
        </w:rPr>
      </w:pPr>
      <w:r>
        <w:rPr>
          <w:rFonts w:ascii="宋体" w:hAnsi="宋体"/>
        </w:rPr>
        <w:t>数据层：</w:t>
      </w:r>
      <w:r>
        <w:rPr>
          <w:rFonts w:hint="eastAsia" w:ascii="宋体" w:hAnsi="宋体"/>
          <w:szCs w:val="21"/>
        </w:rPr>
        <w:t>Gameplayer</w:t>
      </w:r>
      <w:r>
        <w:rPr>
          <w:rFonts w:ascii="宋体" w:hAnsi="宋体"/>
        </w:rPr>
        <w:t xml:space="preserve">.dat </w:t>
      </w:r>
      <w:r>
        <w:rPr>
          <w:rFonts w:hint="eastAsia" w:ascii="宋体" w:hAnsi="宋体"/>
        </w:rPr>
        <w:t>游戏玩家</w:t>
      </w:r>
      <w:r>
        <w:rPr>
          <w:rFonts w:ascii="宋体" w:hAnsi="宋体"/>
        </w:rPr>
        <w:t>信息表</w:t>
      </w:r>
    </w:p>
    <w:p w14:paraId="1D2215AF">
      <w:pPr>
        <w:pStyle w:val="5"/>
        <w:rPr>
          <w:rFonts w:hint="eastAsia" w:ascii="宋体" w:hAnsi="宋体"/>
          <w:szCs w:val="21"/>
        </w:rPr>
      </w:pPr>
    </w:p>
    <w:p w14:paraId="499603C9">
      <w:pPr>
        <w:pStyle w:val="5"/>
        <w:rPr>
          <w:rFonts w:hint="eastAsia" w:ascii="宋体" w:hAnsi="宋体"/>
          <w:szCs w:val="21"/>
        </w:rPr>
      </w:pPr>
      <w:r>
        <w:rPr>
          <w:rFonts w:ascii="宋体" w:hAnsi="宋体"/>
          <w:szCs w:val="21"/>
        </w:rPr>
        <w:t>4.4对</w:t>
      </w:r>
      <w:r>
        <w:rPr>
          <w:rFonts w:hint="eastAsia" w:ascii="宋体" w:hAnsi="宋体"/>
          <w:szCs w:val="21"/>
        </w:rPr>
        <w:t>Gameinformation</w:t>
      </w:r>
      <w:r>
        <w:rPr>
          <w:rFonts w:ascii="宋体" w:hAnsi="宋体"/>
          <w:szCs w:val="21"/>
        </w:rPr>
        <w:t>类的三层划分</w:t>
      </w:r>
    </w:p>
    <w:p w14:paraId="36A5CCBA">
      <w:pPr>
        <w:spacing w:line="360" w:lineRule="auto"/>
        <w:rPr>
          <w:rFonts w:hint="eastAsia" w:ascii="宋体" w:hAnsi="宋体"/>
        </w:rPr>
      </w:pPr>
      <w:r>
        <w:rPr>
          <w:rFonts w:ascii="宋体" w:hAnsi="宋体"/>
        </w:rPr>
        <w:t>界面层：</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8"/>
        <w:gridCol w:w="3958"/>
      </w:tblGrid>
      <w:tr w14:paraId="057EA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38" w:type="dxa"/>
            <w:shd w:val="clear" w:color="auto" w:fill="auto"/>
          </w:tcPr>
          <w:p w14:paraId="546C9B6B">
            <w:pPr>
              <w:spacing w:line="360" w:lineRule="auto"/>
              <w:jc w:val="center"/>
              <w:rPr>
                <w:rFonts w:hint="eastAsia" w:ascii="宋体" w:hAnsi="宋体"/>
              </w:rPr>
            </w:pPr>
            <w:r>
              <w:rPr>
                <w:rFonts w:ascii="宋体" w:hAnsi="宋体"/>
              </w:rPr>
              <w:t>名称</w:t>
            </w:r>
          </w:p>
        </w:tc>
        <w:tc>
          <w:tcPr>
            <w:tcW w:w="3958" w:type="dxa"/>
            <w:shd w:val="clear" w:color="auto" w:fill="auto"/>
          </w:tcPr>
          <w:p w14:paraId="69525FBF">
            <w:pPr>
              <w:spacing w:line="360" w:lineRule="auto"/>
              <w:jc w:val="center"/>
              <w:rPr>
                <w:rFonts w:hint="eastAsia" w:ascii="宋体" w:hAnsi="宋体"/>
              </w:rPr>
            </w:pPr>
            <w:r>
              <w:rPr>
                <w:rFonts w:ascii="宋体" w:hAnsi="宋体"/>
              </w:rPr>
              <w:t>描述</w:t>
            </w:r>
          </w:p>
        </w:tc>
      </w:tr>
      <w:tr w14:paraId="504E5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35EE7FB6">
            <w:pPr>
              <w:spacing w:line="360" w:lineRule="auto"/>
              <w:rPr>
                <w:rFonts w:hint="eastAsia" w:ascii="宋体" w:hAnsi="宋体"/>
              </w:rPr>
            </w:pPr>
            <w:r>
              <w:rPr>
                <w:rFonts w:hint="eastAsia" w:ascii="宋体" w:hAnsi="宋体"/>
              </w:rPr>
              <w:t>A</w:t>
            </w:r>
            <w:r>
              <w:rPr>
                <w:rFonts w:ascii="宋体" w:hAnsi="宋体"/>
              </w:rPr>
              <w:t>dd</w:t>
            </w:r>
            <w:r>
              <w:rPr>
                <w:rFonts w:hint="eastAsia" w:ascii="宋体" w:hAnsi="宋体"/>
              </w:rPr>
              <w:t>Game</w:t>
            </w:r>
            <w:r>
              <w:rPr>
                <w:rFonts w:ascii="宋体" w:hAnsi="宋体"/>
              </w:rPr>
              <w:t>.html</w:t>
            </w:r>
          </w:p>
        </w:tc>
        <w:tc>
          <w:tcPr>
            <w:tcW w:w="3958" w:type="dxa"/>
            <w:shd w:val="clear" w:color="auto" w:fill="auto"/>
          </w:tcPr>
          <w:p w14:paraId="1B50DE5C">
            <w:pPr>
              <w:spacing w:line="360" w:lineRule="auto"/>
              <w:rPr>
                <w:rFonts w:hint="eastAsia" w:ascii="宋体" w:hAnsi="宋体"/>
              </w:rPr>
            </w:pPr>
            <w:r>
              <w:rPr>
                <w:rFonts w:hint="eastAsia" w:ascii="宋体" w:hAnsi="宋体"/>
              </w:rPr>
              <w:t>游戏信息发布页面</w:t>
            </w:r>
          </w:p>
        </w:tc>
      </w:tr>
      <w:tr w14:paraId="7EA6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03CA44B3">
            <w:pPr>
              <w:spacing w:line="360" w:lineRule="auto"/>
              <w:rPr>
                <w:rFonts w:hint="eastAsia" w:ascii="宋体" w:hAnsi="宋体"/>
              </w:rPr>
            </w:pPr>
            <w:r>
              <w:rPr>
                <w:rFonts w:hint="eastAsia" w:ascii="宋体" w:hAnsi="宋体"/>
              </w:rPr>
              <w:t>E</w:t>
            </w:r>
            <w:r>
              <w:rPr>
                <w:rFonts w:ascii="宋体" w:hAnsi="宋体"/>
              </w:rPr>
              <w:t>dit</w:t>
            </w:r>
            <w:r>
              <w:rPr>
                <w:rFonts w:hint="eastAsia" w:ascii="宋体" w:hAnsi="宋体"/>
              </w:rPr>
              <w:t>Game</w:t>
            </w:r>
            <w:r>
              <w:rPr>
                <w:rFonts w:ascii="宋体" w:hAnsi="宋体"/>
              </w:rPr>
              <w:t>.html</w:t>
            </w:r>
          </w:p>
        </w:tc>
        <w:tc>
          <w:tcPr>
            <w:tcW w:w="3958" w:type="dxa"/>
            <w:shd w:val="clear" w:color="auto" w:fill="auto"/>
          </w:tcPr>
          <w:p w14:paraId="29414892">
            <w:pPr>
              <w:spacing w:line="360" w:lineRule="auto"/>
              <w:rPr>
                <w:rFonts w:hint="eastAsia" w:ascii="宋体" w:hAnsi="宋体"/>
              </w:rPr>
            </w:pPr>
            <w:r>
              <w:rPr>
                <w:rFonts w:hint="eastAsia" w:ascii="宋体" w:hAnsi="宋体"/>
              </w:rPr>
              <w:t>编辑游戏信息页面</w:t>
            </w:r>
          </w:p>
        </w:tc>
      </w:tr>
      <w:tr w14:paraId="3A8D1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67B8C8B1">
            <w:pPr>
              <w:spacing w:line="360" w:lineRule="auto"/>
              <w:rPr>
                <w:rFonts w:hint="eastAsia" w:ascii="宋体" w:hAnsi="宋体"/>
              </w:rPr>
            </w:pPr>
            <w:r>
              <w:rPr>
                <w:rFonts w:hint="eastAsia" w:ascii="宋体" w:hAnsi="宋体"/>
              </w:rPr>
              <w:t>E</w:t>
            </w:r>
            <w:r>
              <w:rPr>
                <w:rFonts w:ascii="宋体" w:hAnsi="宋体"/>
              </w:rPr>
              <w:t>nd</w:t>
            </w:r>
            <w:r>
              <w:rPr>
                <w:rFonts w:hint="eastAsia" w:ascii="宋体" w:hAnsi="宋体"/>
              </w:rPr>
              <w:t>Game</w:t>
            </w:r>
            <w:r>
              <w:rPr>
                <w:rFonts w:ascii="宋体" w:hAnsi="宋体"/>
              </w:rPr>
              <w:t>.html</w:t>
            </w:r>
          </w:p>
        </w:tc>
        <w:tc>
          <w:tcPr>
            <w:tcW w:w="3958" w:type="dxa"/>
            <w:shd w:val="clear" w:color="auto" w:fill="auto"/>
          </w:tcPr>
          <w:p w14:paraId="1BD3F86F">
            <w:pPr>
              <w:spacing w:line="360" w:lineRule="auto"/>
              <w:rPr>
                <w:rFonts w:hint="eastAsia" w:ascii="宋体" w:hAnsi="宋体"/>
              </w:rPr>
            </w:pPr>
            <w:r>
              <w:rPr>
                <w:rFonts w:hint="eastAsia" w:ascii="宋体" w:hAnsi="宋体"/>
              </w:rPr>
              <w:t>删除游戏信息页面</w:t>
            </w:r>
          </w:p>
        </w:tc>
      </w:tr>
      <w:tr w14:paraId="2F51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51D6F74E">
            <w:pPr>
              <w:spacing w:line="360" w:lineRule="auto"/>
              <w:rPr>
                <w:rFonts w:hint="eastAsia" w:ascii="宋体" w:hAnsi="宋体"/>
              </w:rPr>
            </w:pPr>
            <w:r>
              <w:rPr>
                <w:rFonts w:hint="eastAsia" w:ascii="宋体" w:hAnsi="宋体"/>
              </w:rPr>
              <w:t>M</w:t>
            </w:r>
            <w:r>
              <w:rPr>
                <w:rFonts w:ascii="宋体" w:hAnsi="宋体"/>
              </w:rPr>
              <w:t>ange</w:t>
            </w:r>
            <w:r>
              <w:rPr>
                <w:rFonts w:hint="eastAsia" w:ascii="宋体" w:hAnsi="宋体"/>
              </w:rPr>
              <w:t>Game</w:t>
            </w:r>
            <w:r>
              <w:rPr>
                <w:rFonts w:ascii="宋体" w:hAnsi="宋体"/>
              </w:rPr>
              <w:t>.html</w:t>
            </w:r>
          </w:p>
        </w:tc>
        <w:tc>
          <w:tcPr>
            <w:tcW w:w="3958" w:type="dxa"/>
            <w:shd w:val="clear" w:color="auto" w:fill="auto"/>
          </w:tcPr>
          <w:p w14:paraId="463D29CD">
            <w:pPr>
              <w:spacing w:line="360" w:lineRule="auto"/>
              <w:rPr>
                <w:rFonts w:hint="eastAsia" w:ascii="宋体" w:hAnsi="宋体"/>
              </w:rPr>
            </w:pPr>
            <w:r>
              <w:rPr>
                <w:rFonts w:hint="eastAsia" w:ascii="宋体" w:hAnsi="宋体"/>
              </w:rPr>
              <w:t>管理游戏信息页面</w:t>
            </w:r>
          </w:p>
        </w:tc>
      </w:tr>
      <w:tr w14:paraId="6D466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37B2626A">
            <w:pPr>
              <w:spacing w:line="360" w:lineRule="auto"/>
              <w:rPr>
                <w:rFonts w:hint="eastAsia" w:ascii="宋体" w:hAnsi="宋体"/>
              </w:rPr>
            </w:pPr>
            <w:r>
              <w:rPr>
                <w:rFonts w:hint="eastAsia" w:ascii="宋体" w:hAnsi="宋体"/>
              </w:rPr>
              <w:t>SearchGame</w:t>
            </w:r>
            <w:r>
              <w:rPr>
                <w:rFonts w:ascii="宋体" w:hAnsi="宋体"/>
              </w:rPr>
              <w:t>.html</w:t>
            </w:r>
          </w:p>
        </w:tc>
        <w:tc>
          <w:tcPr>
            <w:tcW w:w="3958" w:type="dxa"/>
            <w:shd w:val="clear" w:color="auto" w:fill="auto"/>
          </w:tcPr>
          <w:p w14:paraId="493C8BBE">
            <w:pPr>
              <w:spacing w:line="360" w:lineRule="auto"/>
              <w:rPr>
                <w:rFonts w:hint="eastAsia" w:ascii="宋体" w:hAnsi="宋体"/>
              </w:rPr>
            </w:pPr>
            <w:r>
              <w:rPr>
                <w:rFonts w:hint="eastAsia" w:ascii="宋体" w:hAnsi="宋体"/>
              </w:rPr>
              <w:t>查询游戏信息页面</w:t>
            </w:r>
          </w:p>
        </w:tc>
      </w:tr>
      <w:tr w14:paraId="419B1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shd w:val="clear" w:color="auto" w:fill="auto"/>
          </w:tcPr>
          <w:p w14:paraId="0DB6FE5F">
            <w:pPr>
              <w:spacing w:line="360" w:lineRule="auto"/>
              <w:rPr>
                <w:rFonts w:hint="eastAsia" w:ascii="宋体" w:hAnsi="宋体"/>
              </w:rPr>
            </w:pPr>
            <w:r>
              <w:rPr>
                <w:rFonts w:hint="eastAsia" w:ascii="宋体" w:hAnsi="宋体"/>
              </w:rPr>
              <w:t>D</w:t>
            </w:r>
            <w:r>
              <w:rPr>
                <w:rFonts w:ascii="宋体" w:hAnsi="宋体"/>
              </w:rPr>
              <w:t>isplay</w:t>
            </w:r>
            <w:r>
              <w:rPr>
                <w:rFonts w:hint="eastAsia" w:ascii="宋体" w:hAnsi="宋体"/>
              </w:rPr>
              <w:t>Game</w:t>
            </w:r>
            <w:r>
              <w:rPr>
                <w:rFonts w:ascii="宋体" w:hAnsi="宋体"/>
              </w:rPr>
              <w:t>.html</w:t>
            </w:r>
          </w:p>
        </w:tc>
        <w:tc>
          <w:tcPr>
            <w:tcW w:w="3958" w:type="dxa"/>
            <w:shd w:val="clear" w:color="auto" w:fill="auto"/>
          </w:tcPr>
          <w:p w14:paraId="72B2DB69">
            <w:pPr>
              <w:spacing w:line="360" w:lineRule="auto"/>
              <w:rPr>
                <w:rFonts w:hint="eastAsia" w:ascii="宋体" w:hAnsi="宋体"/>
              </w:rPr>
            </w:pPr>
            <w:r>
              <w:rPr>
                <w:rFonts w:hint="eastAsia" w:ascii="宋体" w:hAnsi="宋体"/>
              </w:rPr>
              <w:t>游戏信息详情页面</w:t>
            </w:r>
          </w:p>
        </w:tc>
      </w:tr>
    </w:tbl>
    <w:p w14:paraId="5BA7BC31">
      <w:pPr>
        <w:spacing w:line="360" w:lineRule="auto"/>
        <w:rPr>
          <w:rFonts w:hint="eastAsia" w:ascii="宋体" w:hAnsi="宋体"/>
        </w:rPr>
      </w:pPr>
      <w:r>
        <w:rPr>
          <w:rFonts w:ascii="宋体" w:hAnsi="宋体"/>
        </w:rPr>
        <w:t>事务层：</w:t>
      </w:r>
      <w:r>
        <w:rPr>
          <w:rFonts w:hint="eastAsia" w:ascii="宋体" w:hAnsi="宋体"/>
        </w:rPr>
        <w:t>Game</w:t>
      </w:r>
      <w:r>
        <w:rPr>
          <w:rFonts w:ascii="宋体" w:hAnsi="宋体"/>
        </w:rPr>
        <w:t xml:space="preserve">.java </w:t>
      </w:r>
      <w:r>
        <w:rPr>
          <w:rFonts w:hint="eastAsia" w:ascii="宋体" w:hAnsi="宋体"/>
        </w:rPr>
        <w:t>游戏信息类</w:t>
      </w:r>
    </w:p>
    <w:p w14:paraId="08EB87E6">
      <w:pPr>
        <w:spacing w:line="360" w:lineRule="auto"/>
        <w:rPr>
          <w:rFonts w:hint="eastAsia" w:ascii="宋体" w:hAnsi="宋体"/>
        </w:rPr>
      </w:pPr>
      <w:r>
        <w:rPr>
          <w:rFonts w:ascii="宋体" w:hAnsi="宋体"/>
        </w:rPr>
        <w:t>数据层：</w:t>
      </w:r>
      <w:r>
        <w:rPr>
          <w:rFonts w:hint="eastAsia" w:ascii="宋体" w:hAnsi="宋体"/>
        </w:rPr>
        <w:t>Game</w:t>
      </w:r>
      <w:r>
        <w:rPr>
          <w:rFonts w:ascii="宋体" w:hAnsi="宋体"/>
        </w:rPr>
        <w:t xml:space="preserve">.dat </w:t>
      </w:r>
      <w:r>
        <w:rPr>
          <w:rFonts w:hint="eastAsia" w:ascii="宋体" w:hAnsi="宋体"/>
        </w:rPr>
        <w:t>游戏信息信息表</w:t>
      </w:r>
    </w:p>
    <w:p w14:paraId="060D4EE8">
      <w:pPr>
        <w:rPr>
          <w:rFonts w:hint="eastAsia" w:ascii="宋体" w:hAnsi="宋体"/>
        </w:rPr>
      </w:pPr>
    </w:p>
    <w:p w14:paraId="20B8629E">
      <w:pPr>
        <w:pStyle w:val="5"/>
        <w:rPr>
          <w:del w:id="430" w:author="快乐的小丸子" w:date="2024-11-06T23:27:25Z"/>
          <w:rFonts w:hint="eastAsia" w:ascii="宋体" w:hAnsi="宋体"/>
          <w:szCs w:val="21"/>
        </w:rPr>
      </w:pPr>
      <w:del w:id="431" w:author="快乐的小丸子" w:date="2024-11-06T23:27:25Z">
        <w:r>
          <w:rPr>
            <w:rFonts w:ascii="宋体" w:hAnsi="宋体"/>
            <w:szCs w:val="21"/>
          </w:rPr>
          <w:delText>4.5对</w:delText>
        </w:r>
      </w:del>
      <w:del w:id="432" w:author="快乐的小丸子" w:date="2024-11-06T23:27:25Z">
        <w:r>
          <w:rPr>
            <w:rFonts w:hint="eastAsia" w:ascii="宋体" w:hAnsi="宋体"/>
            <w:szCs w:val="21"/>
          </w:rPr>
          <w:delText>Forum</w:delText>
        </w:r>
      </w:del>
      <w:del w:id="433" w:author="快乐的小丸子" w:date="2024-11-06T23:27:25Z">
        <w:r>
          <w:rPr>
            <w:rFonts w:ascii="宋体" w:hAnsi="宋体"/>
            <w:szCs w:val="21"/>
          </w:rPr>
          <w:delText>类的三层划分</w:delText>
        </w:r>
      </w:del>
    </w:p>
    <w:p w14:paraId="7239E613">
      <w:pPr>
        <w:spacing w:line="360" w:lineRule="auto"/>
        <w:rPr>
          <w:del w:id="434" w:author="快乐的小丸子" w:date="2024-11-06T23:27:25Z"/>
          <w:rFonts w:hint="eastAsia" w:ascii="宋体" w:hAnsi="宋体"/>
        </w:rPr>
      </w:pPr>
      <w:del w:id="435" w:author="快乐的小丸子" w:date="2024-11-06T23:27:25Z">
        <w:r>
          <w:rPr>
            <w:rFonts w:hint="eastAsia" w:ascii="宋体" w:hAnsi="宋体"/>
          </w:rPr>
          <w:delText>界面层：</w:delText>
        </w:r>
      </w:del>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7D294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36" w:author="快乐的小丸子" w:date="2024-11-06T23:27:25Z"/>
        </w:trPr>
        <w:tc>
          <w:tcPr>
            <w:tcW w:w="4179" w:type="dxa"/>
            <w:shd w:val="clear" w:color="auto" w:fill="auto"/>
          </w:tcPr>
          <w:p w14:paraId="652ACAA3">
            <w:pPr>
              <w:spacing w:line="360" w:lineRule="auto"/>
              <w:jc w:val="center"/>
              <w:rPr>
                <w:del w:id="437" w:author="快乐的小丸子" w:date="2024-11-06T23:27:25Z"/>
                <w:rFonts w:hint="eastAsia" w:ascii="宋体" w:hAnsi="宋体"/>
              </w:rPr>
            </w:pPr>
            <w:del w:id="438" w:author="快乐的小丸子" w:date="2024-11-06T23:27:25Z">
              <w:r>
                <w:rPr>
                  <w:rFonts w:ascii="宋体" w:hAnsi="宋体"/>
                </w:rPr>
                <w:delText>名称</w:delText>
              </w:r>
            </w:del>
          </w:p>
        </w:tc>
        <w:tc>
          <w:tcPr>
            <w:tcW w:w="4117" w:type="dxa"/>
            <w:shd w:val="clear" w:color="auto" w:fill="auto"/>
          </w:tcPr>
          <w:p w14:paraId="6A5F9104">
            <w:pPr>
              <w:spacing w:line="360" w:lineRule="auto"/>
              <w:jc w:val="center"/>
              <w:rPr>
                <w:del w:id="439" w:author="快乐的小丸子" w:date="2024-11-06T23:27:25Z"/>
                <w:rFonts w:hint="eastAsia" w:ascii="宋体" w:hAnsi="宋体"/>
              </w:rPr>
            </w:pPr>
            <w:del w:id="440" w:author="快乐的小丸子" w:date="2024-11-06T23:27:25Z">
              <w:r>
                <w:rPr>
                  <w:rFonts w:ascii="宋体" w:hAnsi="宋体"/>
                </w:rPr>
                <w:delText>描述</w:delText>
              </w:r>
            </w:del>
          </w:p>
        </w:tc>
      </w:tr>
      <w:tr w14:paraId="49827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41" w:author="快乐的小丸子" w:date="2024-11-06T23:27:25Z"/>
        </w:trPr>
        <w:tc>
          <w:tcPr>
            <w:tcW w:w="4179" w:type="dxa"/>
            <w:shd w:val="clear" w:color="auto" w:fill="auto"/>
          </w:tcPr>
          <w:p w14:paraId="3A5595D8">
            <w:pPr>
              <w:spacing w:line="360" w:lineRule="auto"/>
              <w:rPr>
                <w:del w:id="442" w:author="快乐的小丸子" w:date="2024-11-06T23:27:25Z"/>
                <w:rFonts w:hint="eastAsia" w:ascii="宋体" w:hAnsi="宋体"/>
              </w:rPr>
            </w:pPr>
            <w:del w:id="443" w:author="快乐的小丸子" w:date="2024-11-06T23:27:25Z">
              <w:r>
                <w:rPr>
                  <w:rFonts w:hint="eastAsia" w:ascii="宋体" w:hAnsi="宋体"/>
                </w:rPr>
                <w:delText>AddForum</w:delText>
              </w:r>
            </w:del>
            <w:del w:id="444" w:author="快乐的小丸子" w:date="2024-11-06T23:27:25Z">
              <w:r>
                <w:rPr>
                  <w:rFonts w:ascii="宋体" w:hAnsi="宋体"/>
                </w:rPr>
                <w:delText>.html</w:delText>
              </w:r>
            </w:del>
          </w:p>
        </w:tc>
        <w:tc>
          <w:tcPr>
            <w:tcW w:w="4117" w:type="dxa"/>
            <w:shd w:val="clear" w:color="auto" w:fill="auto"/>
          </w:tcPr>
          <w:p w14:paraId="4B186C54">
            <w:pPr>
              <w:spacing w:line="360" w:lineRule="auto"/>
              <w:rPr>
                <w:del w:id="445" w:author="快乐的小丸子" w:date="2024-11-06T23:27:25Z"/>
                <w:rFonts w:hint="eastAsia" w:ascii="宋体" w:hAnsi="宋体"/>
              </w:rPr>
            </w:pPr>
            <w:del w:id="446" w:author="快乐的小丸子" w:date="2024-11-06T23:27:25Z">
              <w:r>
                <w:rPr>
                  <w:rFonts w:hint="eastAsia" w:ascii="宋体" w:hAnsi="宋体"/>
                </w:rPr>
                <w:delText>发布论坛</w:delText>
              </w:r>
            </w:del>
            <w:del w:id="447" w:author="快乐的小丸子" w:date="2024-11-06T23:27:25Z">
              <w:r>
                <w:rPr>
                  <w:rFonts w:ascii="宋体" w:hAnsi="宋体"/>
                </w:rPr>
                <w:delText>页面</w:delText>
              </w:r>
            </w:del>
          </w:p>
        </w:tc>
      </w:tr>
      <w:tr w14:paraId="509A6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48" w:author="快乐的小丸子" w:date="2024-11-06T23:27:25Z"/>
        </w:trPr>
        <w:tc>
          <w:tcPr>
            <w:tcW w:w="4179" w:type="dxa"/>
            <w:shd w:val="clear" w:color="auto" w:fill="auto"/>
          </w:tcPr>
          <w:p w14:paraId="5C651502">
            <w:pPr>
              <w:spacing w:line="360" w:lineRule="auto"/>
              <w:rPr>
                <w:del w:id="449" w:author="快乐的小丸子" w:date="2024-11-06T23:27:25Z"/>
                <w:rFonts w:hint="eastAsia" w:ascii="宋体" w:hAnsi="宋体"/>
              </w:rPr>
            </w:pPr>
            <w:del w:id="450" w:author="快乐的小丸子" w:date="2024-11-06T23:27:25Z">
              <w:r>
                <w:rPr>
                  <w:rFonts w:hint="eastAsia" w:ascii="宋体" w:hAnsi="宋体"/>
                </w:rPr>
                <w:delText>S</w:delText>
              </w:r>
            </w:del>
            <w:del w:id="451" w:author="快乐的小丸子" w:date="2024-11-06T23:27:25Z">
              <w:r>
                <w:rPr>
                  <w:rFonts w:ascii="宋体" w:hAnsi="宋体"/>
                </w:rPr>
                <w:delText>earch</w:delText>
              </w:r>
            </w:del>
            <w:del w:id="452" w:author="快乐的小丸子" w:date="2024-11-06T23:27:25Z">
              <w:r>
                <w:rPr>
                  <w:rFonts w:hint="eastAsia" w:ascii="宋体" w:hAnsi="宋体"/>
                </w:rPr>
                <w:delText>Forum</w:delText>
              </w:r>
            </w:del>
            <w:del w:id="453" w:author="快乐的小丸子" w:date="2024-11-06T23:27:25Z">
              <w:r>
                <w:rPr>
                  <w:rFonts w:ascii="宋体" w:hAnsi="宋体"/>
                </w:rPr>
                <w:delText>.html</w:delText>
              </w:r>
            </w:del>
          </w:p>
        </w:tc>
        <w:tc>
          <w:tcPr>
            <w:tcW w:w="4117" w:type="dxa"/>
            <w:shd w:val="clear" w:color="auto" w:fill="auto"/>
          </w:tcPr>
          <w:p w14:paraId="43C8DD24">
            <w:pPr>
              <w:spacing w:line="360" w:lineRule="auto"/>
              <w:rPr>
                <w:del w:id="454" w:author="快乐的小丸子" w:date="2024-11-06T23:27:25Z"/>
                <w:rFonts w:hint="eastAsia" w:ascii="宋体" w:hAnsi="宋体"/>
              </w:rPr>
            </w:pPr>
            <w:del w:id="455" w:author="快乐的小丸子" w:date="2024-11-06T23:27:25Z">
              <w:r>
                <w:rPr>
                  <w:rFonts w:hint="eastAsia" w:ascii="宋体" w:hAnsi="宋体"/>
                </w:rPr>
                <w:delText>查询论坛页面</w:delText>
              </w:r>
            </w:del>
          </w:p>
        </w:tc>
      </w:tr>
      <w:tr w14:paraId="641B9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56" w:author="快乐的小丸子" w:date="2024-11-06T23:27:25Z"/>
        </w:trPr>
        <w:tc>
          <w:tcPr>
            <w:tcW w:w="4179" w:type="dxa"/>
            <w:shd w:val="clear" w:color="auto" w:fill="auto"/>
          </w:tcPr>
          <w:p w14:paraId="1E93A2A5">
            <w:pPr>
              <w:spacing w:line="360" w:lineRule="auto"/>
              <w:rPr>
                <w:del w:id="457" w:author="快乐的小丸子" w:date="2024-11-06T23:27:25Z"/>
                <w:rFonts w:hint="eastAsia" w:ascii="宋体" w:hAnsi="宋体"/>
              </w:rPr>
            </w:pPr>
            <w:del w:id="458" w:author="快乐的小丸子" w:date="2024-11-06T23:27:25Z">
              <w:r>
                <w:rPr>
                  <w:rFonts w:hint="eastAsia" w:ascii="宋体" w:hAnsi="宋体"/>
                </w:rPr>
                <w:delText>E</w:delText>
              </w:r>
            </w:del>
            <w:del w:id="459" w:author="快乐的小丸子" w:date="2024-11-06T23:27:25Z">
              <w:r>
                <w:rPr>
                  <w:rFonts w:ascii="宋体" w:hAnsi="宋体"/>
                </w:rPr>
                <w:delText>dit</w:delText>
              </w:r>
            </w:del>
            <w:del w:id="460" w:author="快乐的小丸子" w:date="2024-11-06T23:27:25Z">
              <w:r>
                <w:rPr>
                  <w:rFonts w:hint="eastAsia" w:ascii="宋体" w:hAnsi="宋体"/>
                </w:rPr>
                <w:delText>Forum</w:delText>
              </w:r>
            </w:del>
            <w:del w:id="461" w:author="快乐的小丸子" w:date="2024-11-06T23:27:25Z">
              <w:r>
                <w:rPr>
                  <w:rFonts w:ascii="宋体" w:hAnsi="宋体"/>
                </w:rPr>
                <w:delText>.html</w:delText>
              </w:r>
            </w:del>
          </w:p>
        </w:tc>
        <w:tc>
          <w:tcPr>
            <w:tcW w:w="4117" w:type="dxa"/>
            <w:shd w:val="clear" w:color="auto" w:fill="auto"/>
          </w:tcPr>
          <w:p w14:paraId="555D7416">
            <w:pPr>
              <w:spacing w:line="360" w:lineRule="auto"/>
              <w:rPr>
                <w:del w:id="462" w:author="快乐的小丸子" w:date="2024-11-06T23:27:25Z"/>
                <w:rFonts w:hint="eastAsia" w:ascii="宋体" w:hAnsi="宋体"/>
              </w:rPr>
            </w:pPr>
            <w:del w:id="463" w:author="快乐的小丸子" w:date="2024-11-06T23:27:25Z">
              <w:r>
                <w:rPr>
                  <w:rFonts w:hint="eastAsia" w:ascii="宋体" w:hAnsi="宋体"/>
                </w:rPr>
                <w:delText>编辑论坛页面</w:delText>
              </w:r>
            </w:del>
          </w:p>
        </w:tc>
      </w:tr>
      <w:tr w14:paraId="7EC2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64" w:author="快乐的小丸子" w:date="2024-11-06T23:27:25Z"/>
        </w:trPr>
        <w:tc>
          <w:tcPr>
            <w:tcW w:w="4179" w:type="dxa"/>
            <w:shd w:val="clear" w:color="auto" w:fill="auto"/>
          </w:tcPr>
          <w:p w14:paraId="579E9EB2">
            <w:pPr>
              <w:spacing w:line="360" w:lineRule="auto"/>
              <w:rPr>
                <w:del w:id="465" w:author="快乐的小丸子" w:date="2024-11-06T23:27:25Z"/>
                <w:rFonts w:hint="eastAsia" w:ascii="宋体" w:hAnsi="宋体"/>
              </w:rPr>
            </w:pPr>
            <w:del w:id="466" w:author="快乐的小丸子" w:date="2024-11-06T23:27:25Z">
              <w:r>
                <w:rPr>
                  <w:rFonts w:hint="eastAsia" w:ascii="宋体" w:hAnsi="宋体"/>
                </w:rPr>
                <w:delText>D</w:delText>
              </w:r>
            </w:del>
            <w:del w:id="467" w:author="快乐的小丸子" w:date="2024-11-06T23:27:25Z">
              <w:r>
                <w:rPr>
                  <w:rFonts w:ascii="宋体" w:hAnsi="宋体"/>
                </w:rPr>
                <w:delText>isplay</w:delText>
              </w:r>
            </w:del>
            <w:del w:id="468" w:author="快乐的小丸子" w:date="2024-11-06T23:27:25Z">
              <w:r>
                <w:rPr>
                  <w:rFonts w:hint="eastAsia" w:ascii="宋体" w:hAnsi="宋体"/>
                </w:rPr>
                <w:delText>Forum</w:delText>
              </w:r>
            </w:del>
            <w:del w:id="469" w:author="快乐的小丸子" w:date="2024-11-06T23:27:25Z">
              <w:r>
                <w:rPr>
                  <w:rFonts w:ascii="宋体" w:hAnsi="宋体"/>
                </w:rPr>
                <w:delText>.html</w:delText>
              </w:r>
            </w:del>
          </w:p>
        </w:tc>
        <w:tc>
          <w:tcPr>
            <w:tcW w:w="4117" w:type="dxa"/>
            <w:shd w:val="clear" w:color="auto" w:fill="auto"/>
          </w:tcPr>
          <w:p w14:paraId="694C8061">
            <w:pPr>
              <w:spacing w:line="360" w:lineRule="auto"/>
              <w:rPr>
                <w:del w:id="470" w:author="快乐的小丸子" w:date="2024-11-06T23:27:25Z"/>
                <w:rFonts w:hint="eastAsia" w:ascii="宋体" w:hAnsi="宋体"/>
              </w:rPr>
            </w:pPr>
            <w:del w:id="471" w:author="快乐的小丸子" w:date="2024-11-06T23:27:25Z">
              <w:r>
                <w:rPr>
                  <w:rFonts w:hint="eastAsia" w:ascii="宋体" w:hAnsi="宋体"/>
                </w:rPr>
                <w:delText>论坛详情页面</w:delText>
              </w:r>
            </w:del>
          </w:p>
        </w:tc>
      </w:tr>
      <w:tr w14:paraId="252F7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72" w:author="快乐的小丸子" w:date="2024-11-06T23:27:25Z"/>
        </w:trPr>
        <w:tc>
          <w:tcPr>
            <w:tcW w:w="4179" w:type="dxa"/>
            <w:shd w:val="clear" w:color="auto" w:fill="auto"/>
          </w:tcPr>
          <w:p w14:paraId="128885F6">
            <w:pPr>
              <w:spacing w:line="360" w:lineRule="auto"/>
              <w:rPr>
                <w:del w:id="473" w:author="快乐的小丸子" w:date="2024-11-06T23:27:25Z"/>
                <w:rFonts w:hint="eastAsia" w:ascii="宋体" w:hAnsi="宋体"/>
              </w:rPr>
            </w:pPr>
            <w:del w:id="474" w:author="快乐的小丸子" w:date="2024-11-06T23:27:25Z">
              <w:r>
                <w:rPr>
                  <w:rFonts w:hint="eastAsia" w:ascii="宋体" w:hAnsi="宋体"/>
                </w:rPr>
                <w:delText>DeleteForum.</w:delText>
              </w:r>
            </w:del>
            <w:del w:id="475" w:author="快乐的小丸子" w:date="2024-11-06T23:27:25Z">
              <w:r>
                <w:rPr>
                  <w:rFonts w:ascii="宋体" w:hAnsi="宋体"/>
                </w:rPr>
                <w:delText>html</w:delText>
              </w:r>
            </w:del>
          </w:p>
        </w:tc>
        <w:tc>
          <w:tcPr>
            <w:tcW w:w="4117" w:type="dxa"/>
            <w:shd w:val="clear" w:color="auto" w:fill="auto"/>
          </w:tcPr>
          <w:p w14:paraId="283232DE">
            <w:pPr>
              <w:spacing w:line="360" w:lineRule="auto"/>
              <w:rPr>
                <w:del w:id="476" w:author="快乐的小丸子" w:date="2024-11-06T23:27:25Z"/>
                <w:rFonts w:hint="eastAsia" w:ascii="宋体" w:hAnsi="宋体"/>
              </w:rPr>
            </w:pPr>
            <w:del w:id="477" w:author="快乐的小丸子" w:date="2024-11-06T23:27:25Z">
              <w:r>
                <w:rPr>
                  <w:rFonts w:hint="eastAsia" w:ascii="宋体" w:hAnsi="宋体"/>
                </w:rPr>
                <w:delText>删除论坛</w:delText>
              </w:r>
            </w:del>
            <w:del w:id="478" w:author="快乐的小丸子" w:date="2024-11-06T23:27:25Z">
              <w:r>
                <w:rPr>
                  <w:rFonts w:ascii="宋体" w:hAnsi="宋体"/>
                </w:rPr>
                <w:delText>页面</w:delText>
              </w:r>
            </w:del>
          </w:p>
        </w:tc>
      </w:tr>
      <w:tr w14:paraId="1623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79" w:author="快乐的小丸子" w:date="2024-11-06T23:27:25Z"/>
        </w:trPr>
        <w:tc>
          <w:tcPr>
            <w:tcW w:w="4179" w:type="dxa"/>
            <w:shd w:val="clear" w:color="auto" w:fill="auto"/>
          </w:tcPr>
          <w:p w14:paraId="4C0BBBFD">
            <w:pPr>
              <w:spacing w:line="360" w:lineRule="auto"/>
              <w:rPr>
                <w:del w:id="480" w:author="快乐的小丸子" w:date="2024-11-06T23:27:25Z"/>
                <w:rFonts w:hint="eastAsia" w:ascii="宋体" w:hAnsi="宋体"/>
              </w:rPr>
            </w:pPr>
            <w:del w:id="481" w:author="快乐的小丸子" w:date="2024-11-06T23:27:25Z">
              <w:r>
                <w:rPr>
                  <w:rFonts w:hint="eastAsia" w:ascii="宋体" w:hAnsi="宋体"/>
                </w:rPr>
                <w:delText>ManageForum.</w:delText>
              </w:r>
            </w:del>
            <w:del w:id="482" w:author="快乐的小丸子" w:date="2024-11-06T23:27:25Z">
              <w:r>
                <w:rPr>
                  <w:rFonts w:ascii="宋体" w:hAnsi="宋体"/>
                </w:rPr>
                <w:delText>html</w:delText>
              </w:r>
            </w:del>
          </w:p>
        </w:tc>
        <w:tc>
          <w:tcPr>
            <w:tcW w:w="4117" w:type="dxa"/>
            <w:shd w:val="clear" w:color="auto" w:fill="auto"/>
          </w:tcPr>
          <w:p w14:paraId="2EC00267">
            <w:pPr>
              <w:spacing w:line="360" w:lineRule="auto"/>
              <w:rPr>
                <w:del w:id="483" w:author="快乐的小丸子" w:date="2024-11-06T23:27:25Z"/>
                <w:rFonts w:hint="eastAsia" w:ascii="宋体" w:hAnsi="宋体"/>
              </w:rPr>
            </w:pPr>
            <w:del w:id="484" w:author="快乐的小丸子" w:date="2024-11-06T23:27:25Z">
              <w:r>
                <w:rPr>
                  <w:rFonts w:hint="eastAsia" w:ascii="宋体" w:hAnsi="宋体"/>
                </w:rPr>
                <w:delText>管理论坛页面</w:delText>
              </w:r>
            </w:del>
          </w:p>
        </w:tc>
      </w:tr>
      <w:tr w14:paraId="2C37C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85" w:author="快乐的小丸子" w:date="2024-11-06T23:27:25Z"/>
        </w:trPr>
        <w:tc>
          <w:tcPr>
            <w:tcW w:w="4179" w:type="dxa"/>
            <w:shd w:val="clear" w:color="auto" w:fill="auto"/>
          </w:tcPr>
          <w:p w14:paraId="7080E044">
            <w:pPr>
              <w:spacing w:line="360" w:lineRule="auto"/>
              <w:rPr>
                <w:del w:id="486" w:author="快乐的小丸子" w:date="2024-11-06T23:27:25Z"/>
                <w:rFonts w:hint="eastAsia" w:ascii="宋体" w:hAnsi="宋体"/>
              </w:rPr>
            </w:pPr>
            <w:del w:id="487" w:author="快乐的小丸子" w:date="2024-11-06T23:27:25Z">
              <w:r>
                <w:rPr>
                  <w:rFonts w:hint="eastAsia" w:ascii="宋体" w:hAnsi="宋体"/>
                </w:rPr>
                <w:delText>QueryForum.</w:delText>
              </w:r>
            </w:del>
            <w:del w:id="488" w:author="快乐的小丸子" w:date="2024-11-06T23:27:25Z">
              <w:r>
                <w:rPr>
                  <w:rFonts w:ascii="宋体" w:hAnsi="宋体"/>
                </w:rPr>
                <w:delText>html</w:delText>
              </w:r>
            </w:del>
          </w:p>
        </w:tc>
        <w:tc>
          <w:tcPr>
            <w:tcW w:w="4117" w:type="dxa"/>
            <w:shd w:val="clear" w:color="auto" w:fill="auto"/>
          </w:tcPr>
          <w:p w14:paraId="3051B44F">
            <w:pPr>
              <w:spacing w:line="360" w:lineRule="auto"/>
              <w:rPr>
                <w:del w:id="489" w:author="快乐的小丸子" w:date="2024-11-06T23:27:25Z"/>
                <w:rFonts w:hint="eastAsia" w:ascii="宋体" w:hAnsi="宋体"/>
              </w:rPr>
            </w:pPr>
            <w:del w:id="490" w:author="快乐的小丸子" w:date="2024-11-06T23:27:25Z">
              <w:r>
                <w:rPr>
                  <w:rFonts w:hint="eastAsia" w:ascii="宋体" w:hAnsi="宋体"/>
                </w:rPr>
                <w:delText>查询论坛页面</w:delText>
              </w:r>
            </w:del>
          </w:p>
        </w:tc>
      </w:tr>
    </w:tbl>
    <w:p w14:paraId="460F008E">
      <w:pPr>
        <w:spacing w:line="360" w:lineRule="auto"/>
        <w:rPr>
          <w:del w:id="491" w:author="快乐的小丸子" w:date="2024-11-06T23:27:25Z"/>
          <w:rFonts w:hint="eastAsia" w:ascii="宋体" w:hAnsi="宋体"/>
        </w:rPr>
      </w:pPr>
      <w:del w:id="492" w:author="快乐的小丸子" w:date="2024-11-06T23:27:25Z">
        <w:r>
          <w:rPr>
            <w:rFonts w:ascii="宋体" w:hAnsi="宋体"/>
          </w:rPr>
          <w:delText>事务层：</w:delText>
        </w:r>
      </w:del>
      <w:del w:id="493" w:author="快乐的小丸子" w:date="2024-11-06T23:27:25Z">
        <w:r>
          <w:rPr>
            <w:rFonts w:hint="eastAsia" w:ascii="宋体" w:hAnsi="宋体"/>
          </w:rPr>
          <w:delText>Forum</w:delText>
        </w:r>
      </w:del>
      <w:del w:id="494" w:author="快乐的小丸子" w:date="2024-11-06T23:27:25Z">
        <w:r>
          <w:rPr>
            <w:rFonts w:ascii="宋体" w:hAnsi="宋体"/>
          </w:rPr>
          <w:delText xml:space="preserve">.java </w:delText>
        </w:r>
      </w:del>
      <w:del w:id="495" w:author="快乐的小丸子" w:date="2024-11-06T23:27:25Z">
        <w:r>
          <w:rPr>
            <w:rFonts w:hint="eastAsia" w:ascii="宋体" w:hAnsi="宋体"/>
          </w:rPr>
          <w:delText>论坛类</w:delText>
        </w:r>
      </w:del>
    </w:p>
    <w:p w14:paraId="060742F1">
      <w:pPr>
        <w:spacing w:line="360" w:lineRule="auto"/>
        <w:rPr>
          <w:del w:id="496" w:author="快乐的小丸子" w:date="2024-11-06T23:27:25Z"/>
          <w:rFonts w:hint="eastAsia" w:ascii="宋体" w:hAnsi="宋体"/>
        </w:rPr>
      </w:pPr>
      <w:del w:id="497" w:author="快乐的小丸子" w:date="2024-11-06T23:27:25Z">
        <w:r>
          <w:rPr>
            <w:rFonts w:ascii="宋体" w:hAnsi="宋体"/>
          </w:rPr>
          <w:delText>数据层：</w:delText>
        </w:r>
      </w:del>
      <w:del w:id="498" w:author="快乐的小丸子" w:date="2024-11-06T23:27:25Z">
        <w:r>
          <w:rPr>
            <w:rFonts w:hint="eastAsia" w:ascii="宋体" w:hAnsi="宋体"/>
          </w:rPr>
          <w:delText>Forum</w:delText>
        </w:r>
      </w:del>
      <w:del w:id="499" w:author="快乐的小丸子" w:date="2024-11-06T23:27:25Z">
        <w:r>
          <w:rPr>
            <w:rFonts w:ascii="宋体" w:hAnsi="宋体"/>
          </w:rPr>
          <w:delText xml:space="preserve">.dat </w:delText>
        </w:r>
      </w:del>
      <w:del w:id="500" w:author="快乐的小丸子" w:date="2024-11-06T23:27:25Z">
        <w:r>
          <w:rPr>
            <w:rFonts w:hint="eastAsia" w:ascii="宋体" w:hAnsi="宋体"/>
          </w:rPr>
          <w:delText>论坛信息表</w:delText>
        </w:r>
      </w:del>
    </w:p>
    <w:p w14:paraId="2D4A88E5">
      <w:pPr>
        <w:spacing w:line="360" w:lineRule="auto"/>
        <w:rPr>
          <w:del w:id="501" w:author="快乐的小丸子" w:date="2024-11-06T23:27:25Z"/>
          <w:rFonts w:hint="eastAsia" w:ascii="宋体" w:hAnsi="宋体"/>
        </w:rPr>
      </w:pPr>
    </w:p>
    <w:p w14:paraId="57C5DFD7">
      <w:pPr>
        <w:pStyle w:val="5"/>
        <w:rPr>
          <w:rFonts w:hint="eastAsia" w:ascii="宋体" w:hAnsi="宋体"/>
          <w:szCs w:val="21"/>
        </w:rPr>
      </w:pPr>
      <w:r>
        <w:rPr>
          <w:rFonts w:ascii="宋体" w:hAnsi="宋体"/>
          <w:szCs w:val="21"/>
        </w:rPr>
        <w:t>4.</w:t>
      </w:r>
      <w:ins w:id="502" w:author="快乐的小丸子" w:date="2024-11-06T23:27:31Z">
        <w:r>
          <w:rPr>
            <w:rFonts w:hint="eastAsia" w:ascii="宋体" w:hAnsi="宋体"/>
            <w:szCs w:val="21"/>
            <w:lang w:val="en-US" w:eastAsia="zh-CN"/>
          </w:rPr>
          <w:t>5</w:t>
        </w:r>
      </w:ins>
      <w:del w:id="503" w:author="快乐的小丸子" w:date="2024-11-06T23:27:30Z">
        <w:r>
          <w:rPr>
            <w:rFonts w:ascii="宋体" w:hAnsi="宋体"/>
            <w:szCs w:val="21"/>
          </w:rPr>
          <w:delText>6</w:delText>
        </w:r>
      </w:del>
      <w:r>
        <w:rPr>
          <w:rFonts w:ascii="宋体" w:hAnsi="宋体"/>
          <w:szCs w:val="21"/>
        </w:rPr>
        <w:t>对</w:t>
      </w:r>
      <w:r>
        <w:rPr>
          <w:rFonts w:hint="eastAsia" w:ascii="宋体" w:hAnsi="宋体"/>
          <w:szCs w:val="21"/>
        </w:rPr>
        <w:t>Comment</w:t>
      </w:r>
      <w:r>
        <w:rPr>
          <w:rFonts w:ascii="宋体" w:hAnsi="宋体"/>
          <w:szCs w:val="21"/>
        </w:rPr>
        <w:t>类的三层划分</w:t>
      </w:r>
    </w:p>
    <w:p w14:paraId="45838EF1">
      <w:pPr>
        <w:spacing w:line="360" w:lineRule="auto"/>
        <w:rPr>
          <w:rFonts w:hint="eastAsia" w:ascii="宋体" w:hAnsi="宋体"/>
        </w:rPr>
      </w:pPr>
      <w:r>
        <w:rPr>
          <w:rFonts w:hint="eastAsia" w:ascii="宋体" w:hAnsi="宋体"/>
        </w:rPr>
        <w:t>界面层：</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2B830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46819C62">
            <w:pPr>
              <w:spacing w:line="360" w:lineRule="auto"/>
              <w:jc w:val="center"/>
              <w:rPr>
                <w:rFonts w:hint="eastAsia" w:ascii="宋体" w:hAnsi="宋体"/>
              </w:rPr>
            </w:pPr>
            <w:r>
              <w:rPr>
                <w:rFonts w:ascii="宋体" w:hAnsi="宋体"/>
              </w:rPr>
              <w:t>名称</w:t>
            </w:r>
          </w:p>
        </w:tc>
        <w:tc>
          <w:tcPr>
            <w:tcW w:w="4117" w:type="dxa"/>
            <w:shd w:val="clear" w:color="auto" w:fill="auto"/>
          </w:tcPr>
          <w:p w14:paraId="2B08366E">
            <w:pPr>
              <w:spacing w:line="360" w:lineRule="auto"/>
              <w:jc w:val="center"/>
              <w:rPr>
                <w:rFonts w:hint="eastAsia" w:ascii="宋体" w:hAnsi="宋体"/>
              </w:rPr>
            </w:pPr>
            <w:r>
              <w:rPr>
                <w:rFonts w:ascii="宋体" w:hAnsi="宋体"/>
              </w:rPr>
              <w:t>描述</w:t>
            </w:r>
          </w:p>
        </w:tc>
      </w:tr>
      <w:tr w14:paraId="6FBCD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7C5552CD">
            <w:pPr>
              <w:spacing w:line="360" w:lineRule="auto"/>
              <w:rPr>
                <w:rFonts w:hint="eastAsia" w:ascii="宋体" w:hAnsi="宋体"/>
              </w:rPr>
            </w:pPr>
            <w:r>
              <w:rPr>
                <w:rFonts w:hint="eastAsia" w:ascii="宋体" w:hAnsi="宋体"/>
              </w:rPr>
              <w:t>AddComment</w:t>
            </w:r>
            <w:r>
              <w:rPr>
                <w:rFonts w:ascii="宋体" w:hAnsi="宋体"/>
              </w:rPr>
              <w:t>.html</w:t>
            </w:r>
          </w:p>
        </w:tc>
        <w:tc>
          <w:tcPr>
            <w:tcW w:w="4117" w:type="dxa"/>
            <w:shd w:val="clear" w:color="auto" w:fill="auto"/>
          </w:tcPr>
          <w:p w14:paraId="0BBC5584">
            <w:pPr>
              <w:spacing w:line="360" w:lineRule="auto"/>
              <w:rPr>
                <w:rFonts w:hint="eastAsia" w:ascii="宋体" w:hAnsi="宋体"/>
              </w:rPr>
            </w:pPr>
            <w:r>
              <w:rPr>
                <w:rFonts w:hint="eastAsia" w:ascii="宋体" w:hAnsi="宋体"/>
              </w:rPr>
              <w:t>发布评论</w:t>
            </w:r>
            <w:r>
              <w:rPr>
                <w:rFonts w:ascii="宋体" w:hAnsi="宋体"/>
              </w:rPr>
              <w:t>页面</w:t>
            </w:r>
          </w:p>
        </w:tc>
      </w:tr>
      <w:tr w14:paraId="767E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06C90A0A">
            <w:pPr>
              <w:spacing w:line="360" w:lineRule="auto"/>
              <w:rPr>
                <w:rFonts w:hint="eastAsia" w:ascii="宋体" w:hAnsi="宋体"/>
              </w:rPr>
            </w:pPr>
            <w:r>
              <w:rPr>
                <w:rFonts w:hint="eastAsia" w:ascii="宋体" w:hAnsi="宋体"/>
              </w:rPr>
              <w:t>S</w:t>
            </w:r>
            <w:r>
              <w:rPr>
                <w:rFonts w:ascii="宋体" w:hAnsi="宋体"/>
              </w:rPr>
              <w:t>earc</w:t>
            </w:r>
            <w:r>
              <w:rPr>
                <w:rFonts w:hint="eastAsia" w:ascii="宋体" w:hAnsi="宋体"/>
              </w:rPr>
              <w:t>hComment</w:t>
            </w:r>
            <w:r>
              <w:rPr>
                <w:rFonts w:ascii="宋体" w:hAnsi="宋体"/>
              </w:rPr>
              <w:t>.html</w:t>
            </w:r>
          </w:p>
        </w:tc>
        <w:tc>
          <w:tcPr>
            <w:tcW w:w="4117" w:type="dxa"/>
            <w:shd w:val="clear" w:color="auto" w:fill="auto"/>
          </w:tcPr>
          <w:p w14:paraId="7F6B38A9">
            <w:pPr>
              <w:spacing w:line="360" w:lineRule="auto"/>
              <w:rPr>
                <w:rFonts w:hint="eastAsia" w:ascii="宋体" w:hAnsi="宋体"/>
              </w:rPr>
            </w:pPr>
            <w:r>
              <w:rPr>
                <w:rFonts w:hint="eastAsia" w:ascii="宋体" w:hAnsi="宋体"/>
              </w:rPr>
              <w:t>查询评论页面</w:t>
            </w:r>
          </w:p>
        </w:tc>
      </w:tr>
      <w:tr w14:paraId="08ECC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53334E35">
            <w:pPr>
              <w:spacing w:line="360" w:lineRule="auto"/>
              <w:rPr>
                <w:rFonts w:hint="eastAsia" w:ascii="宋体" w:hAnsi="宋体"/>
              </w:rPr>
            </w:pPr>
            <w:r>
              <w:rPr>
                <w:rFonts w:hint="eastAsia" w:ascii="宋体" w:hAnsi="宋体"/>
              </w:rPr>
              <w:t>E</w:t>
            </w:r>
            <w:r>
              <w:rPr>
                <w:rFonts w:ascii="宋体" w:hAnsi="宋体"/>
              </w:rPr>
              <w:t>dit</w:t>
            </w:r>
            <w:r>
              <w:rPr>
                <w:rFonts w:hint="eastAsia" w:ascii="宋体" w:hAnsi="宋体"/>
              </w:rPr>
              <w:t>Comment</w:t>
            </w:r>
            <w:r>
              <w:rPr>
                <w:rFonts w:ascii="宋体" w:hAnsi="宋体"/>
              </w:rPr>
              <w:t>.html</w:t>
            </w:r>
          </w:p>
        </w:tc>
        <w:tc>
          <w:tcPr>
            <w:tcW w:w="4117" w:type="dxa"/>
            <w:shd w:val="clear" w:color="auto" w:fill="auto"/>
          </w:tcPr>
          <w:p w14:paraId="54BF4548">
            <w:pPr>
              <w:spacing w:line="360" w:lineRule="auto"/>
              <w:rPr>
                <w:rFonts w:hint="eastAsia" w:ascii="宋体" w:hAnsi="宋体"/>
              </w:rPr>
            </w:pPr>
            <w:r>
              <w:rPr>
                <w:rFonts w:hint="eastAsia" w:ascii="宋体" w:hAnsi="宋体"/>
              </w:rPr>
              <w:t>编辑评论页面</w:t>
            </w:r>
          </w:p>
        </w:tc>
      </w:tr>
      <w:tr w14:paraId="7333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19493BDB">
            <w:pPr>
              <w:spacing w:line="360" w:lineRule="auto"/>
              <w:rPr>
                <w:rFonts w:hint="eastAsia" w:ascii="宋体" w:hAnsi="宋体"/>
              </w:rPr>
            </w:pPr>
            <w:r>
              <w:rPr>
                <w:rFonts w:hint="eastAsia" w:ascii="宋体" w:hAnsi="宋体"/>
              </w:rPr>
              <w:t>D</w:t>
            </w:r>
            <w:r>
              <w:rPr>
                <w:rFonts w:ascii="宋体" w:hAnsi="宋体"/>
              </w:rPr>
              <w:t>isplay</w:t>
            </w:r>
            <w:r>
              <w:rPr>
                <w:rFonts w:hint="eastAsia" w:ascii="宋体" w:hAnsi="宋体"/>
              </w:rPr>
              <w:t>Comment</w:t>
            </w:r>
            <w:r>
              <w:rPr>
                <w:rFonts w:ascii="宋体" w:hAnsi="宋体"/>
              </w:rPr>
              <w:t>.html</w:t>
            </w:r>
          </w:p>
        </w:tc>
        <w:tc>
          <w:tcPr>
            <w:tcW w:w="4117" w:type="dxa"/>
            <w:shd w:val="clear" w:color="auto" w:fill="auto"/>
          </w:tcPr>
          <w:p w14:paraId="5C4E4EE2">
            <w:pPr>
              <w:spacing w:line="360" w:lineRule="auto"/>
              <w:rPr>
                <w:rFonts w:hint="eastAsia" w:ascii="宋体" w:hAnsi="宋体"/>
              </w:rPr>
            </w:pPr>
            <w:r>
              <w:rPr>
                <w:rFonts w:hint="eastAsia" w:ascii="宋体" w:hAnsi="宋体"/>
              </w:rPr>
              <w:t>评论详情页面</w:t>
            </w:r>
          </w:p>
        </w:tc>
      </w:tr>
      <w:tr w14:paraId="7D4F2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3EDD8908">
            <w:pPr>
              <w:spacing w:line="360" w:lineRule="auto"/>
              <w:rPr>
                <w:rFonts w:hint="eastAsia" w:ascii="宋体" w:hAnsi="宋体"/>
              </w:rPr>
            </w:pPr>
            <w:r>
              <w:rPr>
                <w:rFonts w:hint="eastAsia" w:ascii="宋体" w:hAnsi="宋体"/>
              </w:rPr>
              <w:t>DeleteComment.</w:t>
            </w:r>
            <w:r>
              <w:rPr>
                <w:rFonts w:ascii="宋体" w:hAnsi="宋体"/>
              </w:rPr>
              <w:t>html</w:t>
            </w:r>
          </w:p>
        </w:tc>
        <w:tc>
          <w:tcPr>
            <w:tcW w:w="4117" w:type="dxa"/>
            <w:shd w:val="clear" w:color="auto" w:fill="auto"/>
          </w:tcPr>
          <w:p w14:paraId="0217901D">
            <w:pPr>
              <w:spacing w:line="360" w:lineRule="auto"/>
              <w:rPr>
                <w:rFonts w:hint="eastAsia" w:ascii="宋体" w:hAnsi="宋体"/>
              </w:rPr>
            </w:pPr>
            <w:r>
              <w:rPr>
                <w:rFonts w:hint="eastAsia" w:ascii="宋体" w:hAnsi="宋体"/>
              </w:rPr>
              <w:t>删除评论</w:t>
            </w:r>
            <w:r>
              <w:rPr>
                <w:rFonts w:ascii="宋体" w:hAnsi="宋体"/>
              </w:rPr>
              <w:t>页面</w:t>
            </w:r>
          </w:p>
        </w:tc>
      </w:tr>
    </w:tbl>
    <w:p w14:paraId="00319575">
      <w:pPr>
        <w:spacing w:line="360" w:lineRule="auto"/>
        <w:rPr>
          <w:rFonts w:hint="eastAsia" w:ascii="宋体" w:hAnsi="宋体"/>
        </w:rPr>
      </w:pPr>
      <w:r>
        <w:rPr>
          <w:rFonts w:ascii="宋体" w:hAnsi="宋体"/>
        </w:rPr>
        <w:t>事务层：</w:t>
      </w:r>
      <w:r>
        <w:rPr>
          <w:rFonts w:hint="eastAsia" w:ascii="宋体" w:hAnsi="宋体"/>
        </w:rPr>
        <w:t>Comment.</w:t>
      </w:r>
      <w:r>
        <w:rPr>
          <w:rFonts w:ascii="宋体" w:hAnsi="宋体"/>
        </w:rPr>
        <w:t xml:space="preserve">java </w:t>
      </w:r>
      <w:r>
        <w:rPr>
          <w:rFonts w:hint="eastAsia" w:ascii="宋体" w:hAnsi="宋体"/>
        </w:rPr>
        <w:t>评论管理类</w:t>
      </w:r>
    </w:p>
    <w:p w14:paraId="514C34C3">
      <w:pPr>
        <w:spacing w:line="360" w:lineRule="auto"/>
        <w:rPr>
          <w:rFonts w:hint="eastAsia" w:ascii="宋体" w:hAnsi="宋体"/>
        </w:rPr>
      </w:pPr>
      <w:r>
        <w:rPr>
          <w:rFonts w:ascii="宋体" w:hAnsi="宋体"/>
        </w:rPr>
        <w:t>数据层：</w:t>
      </w:r>
      <w:r>
        <w:rPr>
          <w:rFonts w:hint="eastAsia" w:ascii="宋体" w:hAnsi="宋体"/>
        </w:rPr>
        <w:t>Comment</w:t>
      </w:r>
      <w:r>
        <w:rPr>
          <w:rFonts w:ascii="宋体" w:hAnsi="宋体"/>
        </w:rPr>
        <w:t xml:space="preserve">.dat </w:t>
      </w:r>
      <w:r>
        <w:rPr>
          <w:rFonts w:hint="eastAsia" w:ascii="宋体" w:hAnsi="宋体"/>
        </w:rPr>
        <w:t>评论信息表</w:t>
      </w:r>
    </w:p>
    <w:p w14:paraId="264774CA">
      <w:pPr>
        <w:spacing w:line="360" w:lineRule="auto"/>
        <w:rPr>
          <w:rFonts w:hint="eastAsia" w:ascii="宋体" w:hAnsi="宋体"/>
        </w:rPr>
      </w:pPr>
    </w:p>
    <w:p w14:paraId="57AA737E">
      <w:pPr>
        <w:pStyle w:val="5"/>
        <w:rPr>
          <w:rFonts w:hint="eastAsia" w:ascii="宋体" w:hAnsi="宋体"/>
          <w:szCs w:val="21"/>
        </w:rPr>
      </w:pPr>
      <w:r>
        <w:rPr>
          <w:rFonts w:ascii="宋体" w:hAnsi="宋体"/>
          <w:szCs w:val="21"/>
        </w:rPr>
        <w:t>4.</w:t>
      </w:r>
      <w:ins w:id="504" w:author="快乐的小丸子" w:date="2024-11-06T23:27:34Z">
        <w:r>
          <w:rPr>
            <w:rFonts w:hint="eastAsia" w:ascii="宋体" w:hAnsi="宋体"/>
            <w:szCs w:val="21"/>
            <w:lang w:val="en-US" w:eastAsia="zh-CN"/>
          </w:rPr>
          <w:t>6</w:t>
        </w:r>
      </w:ins>
      <w:del w:id="505" w:author="快乐的小丸子" w:date="2024-11-06T23:27:34Z">
        <w:r>
          <w:rPr>
            <w:rFonts w:ascii="宋体" w:hAnsi="宋体"/>
            <w:szCs w:val="21"/>
          </w:rPr>
          <w:delText>7</w:delText>
        </w:r>
      </w:del>
      <w:r>
        <w:rPr>
          <w:rFonts w:ascii="宋体" w:hAnsi="宋体"/>
          <w:szCs w:val="21"/>
        </w:rPr>
        <w:t>对Collect类的三层划分</w:t>
      </w:r>
    </w:p>
    <w:p w14:paraId="276CF6D8">
      <w:pPr>
        <w:spacing w:line="360" w:lineRule="auto"/>
        <w:rPr>
          <w:rFonts w:hint="eastAsia" w:ascii="宋体" w:hAnsi="宋体"/>
        </w:rPr>
      </w:pPr>
      <w:r>
        <w:rPr>
          <w:rFonts w:hint="eastAsia" w:ascii="宋体" w:hAnsi="宋体"/>
        </w:rPr>
        <w:t>界面层：</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19B0A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187A5E6B">
            <w:pPr>
              <w:spacing w:line="360" w:lineRule="auto"/>
              <w:jc w:val="center"/>
              <w:rPr>
                <w:rFonts w:hint="eastAsia" w:ascii="宋体" w:hAnsi="宋体"/>
              </w:rPr>
            </w:pPr>
            <w:r>
              <w:rPr>
                <w:rFonts w:ascii="宋体" w:hAnsi="宋体"/>
              </w:rPr>
              <w:t>名称</w:t>
            </w:r>
          </w:p>
        </w:tc>
        <w:tc>
          <w:tcPr>
            <w:tcW w:w="4117" w:type="dxa"/>
            <w:shd w:val="clear" w:color="auto" w:fill="auto"/>
          </w:tcPr>
          <w:p w14:paraId="7DF37D02">
            <w:pPr>
              <w:spacing w:line="360" w:lineRule="auto"/>
              <w:jc w:val="center"/>
              <w:rPr>
                <w:rFonts w:hint="eastAsia" w:ascii="宋体" w:hAnsi="宋体"/>
              </w:rPr>
            </w:pPr>
            <w:r>
              <w:rPr>
                <w:rFonts w:ascii="宋体" w:hAnsi="宋体"/>
              </w:rPr>
              <w:t>描述</w:t>
            </w:r>
          </w:p>
        </w:tc>
      </w:tr>
      <w:tr w14:paraId="7D95E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34E5863A">
            <w:pPr>
              <w:spacing w:line="360" w:lineRule="auto"/>
              <w:rPr>
                <w:rFonts w:hint="eastAsia" w:ascii="宋体" w:hAnsi="宋体"/>
              </w:rPr>
            </w:pPr>
            <w:r>
              <w:rPr>
                <w:rFonts w:ascii="宋体" w:hAnsi="宋体"/>
              </w:rPr>
              <w:t>M</w:t>
            </w:r>
            <w:r>
              <w:rPr>
                <w:rFonts w:hint="eastAsia" w:ascii="宋体" w:hAnsi="宋体"/>
              </w:rPr>
              <w:t>an</w:t>
            </w:r>
            <w:r>
              <w:rPr>
                <w:rFonts w:ascii="宋体" w:hAnsi="宋体"/>
              </w:rPr>
              <w:t>ageCollect.html</w:t>
            </w:r>
          </w:p>
        </w:tc>
        <w:tc>
          <w:tcPr>
            <w:tcW w:w="4117" w:type="dxa"/>
            <w:shd w:val="clear" w:color="auto" w:fill="auto"/>
          </w:tcPr>
          <w:p w14:paraId="46672B1D">
            <w:pPr>
              <w:spacing w:line="360" w:lineRule="auto"/>
              <w:rPr>
                <w:rFonts w:hint="eastAsia" w:ascii="宋体" w:hAnsi="宋体"/>
              </w:rPr>
            </w:pPr>
            <w:r>
              <w:rPr>
                <w:rFonts w:hint="eastAsia" w:ascii="宋体" w:hAnsi="宋体"/>
              </w:rPr>
              <w:t>管理收藏</w:t>
            </w:r>
            <w:r>
              <w:rPr>
                <w:rFonts w:ascii="宋体" w:hAnsi="宋体"/>
              </w:rPr>
              <w:t>页面</w:t>
            </w:r>
          </w:p>
        </w:tc>
      </w:tr>
      <w:tr w14:paraId="1CF1A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shd w:val="clear" w:color="auto" w:fill="auto"/>
          </w:tcPr>
          <w:p w14:paraId="228B37F3">
            <w:pPr>
              <w:spacing w:line="360" w:lineRule="auto"/>
              <w:rPr>
                <w:rFonts w:hint="eastAsia" w:ascii="宋体" w:hAnsi="宋体"/>
              </w:rPr>
            </w:pPr>
            <w:r>
              <w:rPr>
                <w:rFonts w:hint="eastAsia" w:ascii="宋体" w:hAnsi="宋体"/>
              </w:rPr>
              <w:t>Cancel</w:t>
            </w:r>
            <w:r>
              <w:rPr>
                <w:rFonts w:ascii="宋体" w:hAnsi="宋体"/>
              </w:rPr>
              <w:t>Collect.html</w:t>
            </w:r>
          </w:p>
        </w:tc>
        <w:tc>
          <w:tcPr>
            <w:tcW w:w="4117" w:type="dxa"/>
            <w:shd w:val="clear" w:color="auto" w:fill="auto"/>
          </w:tcPr>
          <w:p w14:paraId="3BB092C6">
            <w:pPr>
              <w:spacing w:line="360" w:lineRule="auto"/>
              <w:rPr>
                <w:rFonts w:hint="eastAsia" w:ascii="宋体" w:hAnsi="宋体"/>
              </w:rPr>
            </w:pPr>
            <w:r>
              <w:rPr>
                <w:rFonts w:hint="eastAsia" w:ascii="宋体" w:hAnsi="宋体"/>
              </w:rPr>
              <w:t>取消收藏页面</w:t>
            </w:r>
          </w:p>
        </w:tc>
      </w:tr>
    </w:tbl>
    <w:p w14:paraId="05822B84">
      <w:pPr>
        <w:spacing w:line="360" w:lineRule="auto"/>
        <w:rPr>
          <w:rFonts w:hint="eastAsia" w:ascii="宋体" w:hAnsi="宋体"/>
        </w:rPr>
      </w:pPr>
      <w:r>
        <w:rPr>
          <w:rFonts w:ascii="宋体" w:hAnsi="宋体"/>
        </w:rPr>
        <w:t>事务层：Collect</w:t>
      </w:r>
      <w:r>
        <w:rPr>
          <w:rFonts w:hint="eastAsia" w:ascii="宋体" w:hAnsi="宋体"/>
        </w:rPr>
        <w:t>.</w:t>
      </w:r>
      <w:r>
        <w:rPr>
          <w:rFonts w:ascii="宋体" w:hAnsi="宋体"/>
        </w:rPr>
        <w:t xml:space="preserve">java </w:t>
      </w:r>
      <w:r>
        <w:rPr>
          <w:rFonts w:hint="eastAsia" w:ascii="宋体" w:hAnsi="宋体"/>
        </w:rPr>
        <w:t>收藏类</w:t>
      </w:r>
    </w:p>
    <w:p w14:paraId="681BD2AD">
      <w:pPr>
        <w:spacing w:line="360" w:lineRule="auto"/>
        <w:rPr>
          <w:rFonts w:hint="eastAsia" w:ascii="宋体" w:hAnsi="宋体"/>
        </w:rPr>
      </w:pPr>
      <w:r>
        <w:rPr>
          <w:rFonts w:ascii="宋体" w:hAnsi="宋体"/>
        </w:rPr>
        <w:t xml:space="preserve">数据层：Collect.dat </w:t>
      </w:r>
      <w:r>
        <w:rPr>
          <w:rFonts w:hint="eastAsia" w:ascii="宋体" w:hAnsi="宋体"/>
        </w:rPr>
        <w:t>收藏信息表</w:t>
      </w:r>
    </w:p>
    <w:p w14:paraId="36021C24">
      <w:pPr>
        <w:pStyle w:val="5"/>
        <w:rPr>
          <w:rFonts w:hint="eastAsia" w:ascii="宋体" w:hAnsi="宋体"/>
          <w:szCs w:val="21"/>
        </w:rPr>
      </w:pPr>
      <w:r>
        <w:rPr>
          <w:rFonts w:ascii="宋体" w:hAnsi="宋体"/>
          <w:szCs w:val="21"/>
        </w:rPr>
        <w:t>4.</w:t>
      </w:r>
      <w:ins w:id="506" w:author="快乐的小丸子" w:date="2024-11-06T23:27:37Z">
        <w:r>
          <w:rPr>
            <w:rFonts w:hint="eastAsia" w:ascii="宋体" w:hAnsi="宋体"/>
            <w:szCs w:val="21"/>
            <w:lang w:val="en-US" w:eastAsia="zh-CN"/>
          </w:rPr>
          <w:t>7</w:t>
        </w:r>
      </w:ins>
      <w:del w:id="507" w:author="快乐的小丸子" w:date="2024-11-06T23:27:37Z">
        <w:r>
          <w:rPr>
            <w:rFonts w:ascii="宋体" w:hAnsi="宋体"/>
            <w:szCs w:val="21"/>
          </w:rPr>
          <w:delText>8</w:delText>
        </w:r>
      </w:del>
      <w:r>
        <w:rPr>
          <w:rFonts w:ascii="宋体" w:hAnsi="宋体"/>
          <w:szCs w:val="21"/>
        </w:rPr>
        <w:t>对</w:t>
      </w:r>
      <w:r>
        <w:rPr>
          <w:rFonts w:hint="eastAsia" w:ascii="宋体" w:hAnsi="宋体"/>
          <w:szCs w:val="21"/>
        </w:rPr>
        <w:t>Thumbsup</w:t>
      </w:r>
      <w:r>
        <w:rPr>
          <w:rFonts w:ascii="宋体" w:hAnsi="宋体"/>
          <w:szCs w:val="21"/>
        </w:rPr>
        <w:t>类的三层划分</w:t>
      </w:r>
    </w:p>
    <w:p w14:paraId="1973E7B9">
      <w:pPr>
        <w:spacing w:line="360" w:lineRule="auto"/>
        <w:rPr>
          <w:rFonts w:hint="eastAsia" w:ascii="宋体" w:hAnsi="宋体"/>
        </w:rPr>
      </w:pPr>
      <w:r>
        <w:rPr>
          <w:rFonts w:hint="eastAsia" w:ascii="宋体" w:hAnsi="宋体"/>
        </w:rPr>
        <w:t>界面层：</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1C09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593E4425">
            <w:pPr>
              <w:spacing w:line="360" w:lineRule="auto"/>
              <w:jc w:val="center"/>
              <w:rPr>
                <w:rFonts w:hint="eastAsia" w:ascii="宋体" w:hAnsi="宋体"/>
              </w:rPr>
            </w:pPr>
            <w:r>
              <w:rPr>
                <w:rFonts w:ascii="宋体" w:hAnsi="宋体"/>
              </w:rPr>
              <w:t>名称</w:t>
            </w:r>
          </w:p>
        </w:tc>
        <w:tc>
          <w:tcPr>
            <w:tcW w:w="4117" w:type="dxa"/>
            <w:shd w:val="clear" w:color="auto" w:fill="auto"/>
          </w:tcPr>
          <w:p w14:paraId="63D06868">
            <w:pPr>
              <w:spacing w:line="360" w:lineRule="auto"/>
              <w:jc w:val="center"/>
              <w:rPr>
                <w:rFonts w:hint="eastAsia" w:ascii="宋体" w:hAnsi="宋体"/>
              </w:rPr>
            </w:pPr>
            <w:r>
              <w:rPr>
                <w:rFonts w:ascii="宋体" w:hAnsi="宋体"/>
              </w:rPr>
              <w:t>描述</w:t>
            </w:r>
          </w:p>
        </w:tc>
      </w:tr>
      <w:tr w14:paraId="73083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58501F3F">
            <w:pPr>
              <w:spacing w:line="360" w:lineRule="auto"/>
              <w:rPr>
                <w:rFonts w:hint="eastAsia" w:ascii="宋体" w:hAnsi="宋体"/>
              </w:rPr>
            </w:pPr>
            <w:r>
              <w:rPr>
                <w:rFonts w:ascii="宋体" w:hAnsi="宋体"/>
              </w:rPr>
              <w:t>M</w:t>
            </w:r>
            <w:r>
              <w:rPr>
                <w:rFonts w:hint="eastAsia" w:ascii="宋体" w:hAnsi="宋体"/>
              </w:rPr>
              <w:t>an</w:t>
            </w:r>
            <w:r>
              <w:rPr>
                <w:rFonts w:ascii="宋体" w:hAnsi="宋体"/>
              </w:rPr>
              <w:t>age</w:t>
            </w:r>
            <w:r>
              <w:rPr>
                <w:rFonts w:hint="eastAsia" w:ascii="宋体" w:hAnsi="宋体"/>
                <w:szCs w:val="21"/>
              </w:rPr>
              <w:t>Thumbsup</w:t>
            </w:r>
            <w:r>
              <w:rPr>
                <w:rFonts w:ascii="宋体" w:hAnsi="宋体"/>
              </w:rPr>
              <w:t>.html</w:t>
            </w:r>
          </w:p>
        </w:tc>
        <w:tc>
          <w:tcPr>
            <w:tcW w:w="4117" w:type="dxa"/>
            <w:shd w:val="clear" w:color="auto" w:fill="auto"/>
          </w:tcPr>
          <w:p w14:paraId="4997412A">
            <w:pPr>
              <w:spacing w:line="360" w:lineRule="auto"/>
              <w:rPr>
                <w:rFonts w:hint="eastAsia" w:ascii="宋体" w:hAnsi="宋体"/>
              </w:rPr>
            </w:pPr>
            <w:r>
              <w:rPr>
                <w:rFonts w:hint="eastAsia" w:ascii="宋体" w:hAnsi="宋体"/>
              </w:rPr>
              <w:t>管理点赞</w:t>
            </w:r>
            <w:r>
              <w:rPr>
                <w:rFonts w:ascii="宋体" w:hAnsi="宋体"/>
              </w:rPr>
              <w:t>页面</w:t>
            </w:r>
          </w:p>
        </w:tc>
      </w:tr>
      <w:tr w14:paraId="5FEEF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shd w:val="clear" w:color="auto" w:fill="auto"/>
          </w:tcPr>
          <w:p w14:paraId="399E34D7">
            <w:pPr>
              <w:spacing w:line="360" w:lineRule="auto"/>
              <w:rPr>
                <w:rFonts w:hint="eastAsia" w:ascii="宋体" w:hAnsi="宋体"/>
              </w:rPr>
            </w:pPr>
            <w:r>
              <w:rPr>
                <w:rFonts w:hint="eastAsia" w:ascii="宋体" w:hAnsi="宋体"/>
              </w:rPr>
              <w:t>Cancel</w:t>
            </w:r>
            <w:r>
              <w:rPr>
                <w:rFonts w:hint="eastAsia" w:ascii="宋体" w:hAnsi="宋体"/>
                <w:szCs w:val="21"/>
              </w:rPr>
              <w:t>Thumbsup</w:t>
            </w:r>
            <w:r>
              <w:rPr>
                <w:rFonts w:ascii="宋体" w:hAnsi="宋体"/>
              </w:rPr>
              <w:t>.html</w:t>
            </w:r>
          </w:p>
        </w:tc>
        <w:tc>
          <w:tcPr>
            <w:tcW w:w="4117" w:type="dxa"/>
            <w:shd w:val="clear" w:color="auto" w:fill="auto"/>
          </w:tcPr>
          <w:p w14:paraId="0852705F">
            <w:pPr>
              <w:spacing w:line="360" w:lineRule="auto"/>
              <w:rPr>
                <w:rFonts w:hint="eastAsia" w:ascii="宋体" w:hAnsi="宋体"/>
              </w:rPr>
            </w:pPr>
            <w:r>
              <w:rPr>
                <w:rFonts w:hint="eastAsia" w:ascii="宋体" w:hAnsi="宋体"/>
              </w:rPr>
              <w:t>取消点赞页面</w:t>
            </w:r>
          </w:p>
        </w:tc>
      </w:tr>
    </w:tbl>
    <w:p w14:paraId="3088487F">
      <w:pPr>
        <w:spacing w:line="360" w:lineRule="auto"/>
        <w:rPr>
          <w:rFonts w:hint="eastAsia" w:ascii="宋体" w:hAnsi="宋体"/>
        </w:rPr>
      </w:pPr>
      <w:r>
        <w:rPr>
          <w:rFonts w:ascii="宋体" w:hAnsi="宋体"/>
        </w:rPr>
        <w:t>事务层：</w:t>
      </w:r>
      <w:r>
        <w:rPr>
          <w:rFonts w:hint="eastAsia" w:ascii="宋体" w:hAnsi="宋体"/>
          <w:szCs w:val="21"/>
        </w:rPr>
        <w:t>Thumbsup</w:t>
      </w:r>
      <w:r>
        <w:rPr>
          <w:rFonts w:hint="eastAsia" w:ascii="宋体" w:hAnsi="宋体"/>
        </w:rPr>
        <w:t>.</w:t>
      </w:r>
      <w:r>
        <w:rPr>
          <w:rFonts w:ascii="宋体" w:hAnsi="宋体"/>
        </w:rPr>
        <w:t xml:space="preserve">java </w:t>
      </w:r>
      <w:r>
        <w:rPr>
          <w:rFonts w:hint="eastAsia" w:ascii="宋体" w:hAnsi="宋体"/>
        </w:rPr>
        <w:t>点赞类</w:t>
      </w:r>
    </w:p>
    <w:p w14:paraId="79F4B077">
      <w:pPr>
        <w:spacing w:line="360" w:lineRule="auto"/>
        <w:rPr>
          <w:rFonts w:hint="eastAsia" w:ascii="宋体" w:hAnsi="宋体"/>
        </w:rPr>
      </w:pPr>
      <w:r>
        <w:rPr>
          <w:rFonts w:ascii="宋体" w:hAnsi="宋体"/>
        </w:rPr>
        <w:t>数据层：</w:t>
      </w:r>
      <w:r>
        <w:rPr>
          <w:rFonts w:hint="eastAsia" w:ascii="宋体" w:hAnsi="宋体"/>
          <w:szCs w:val="21"/>
        </w:rPr>
        <w:t>Thumbsup</w:t>
      </w:r>
      <w:r>
        <w:rPr>
          <w:rFonts w:ascii="宋体" w:hAnsi="宋体"/>
        </w:rPr>
        <w:t xml:space="preserve">.dat </w:t>
      </w:r>
      <w:r>
        <w:rPr>
          <w:rFonts w:hint="eastAsia" w:ascii="宋体" w:hAnsi="宋体"/>
        </w:rPr>
        <w:t>点赞信息表</w:t>
      </w:r>
    </w:p>
    <w:p w14:paraId="409909D6">
      <w:pPr>
        <w:keepNext/>
        <w:keepLines/>
        <w:spacing w:before="340" w:after="330" w:line="578" w:lineRule="auto"/>
        <w:outlineLvl w:val="0"/>
      </w:pPr>
      <w:bookmarkStart w:id="23" w:name="_Toc17451"/>
      <w:r>
        <w:rPr>
          <w:rFonts w:ascii="华文中宋" w:hAnsi="华文中宋" w:eastAsia="华文中宋"/>
          <w:b/>
          <w:bCs/>
          <w:kern w:val="44"/>
          <w:sz w:val="32"/>
          <w:szCs w:val="32"/>
        </w:rPr>
        <w:t>三、系统行为模型</w:t>
      </w:r>
      <w:bookmarkEnd w:id="23"/>
    </w:p>
    <w:p w14:paraId="0A2E0428">
      <w:pPr>
        <w:keepNext/>
        <w:keepLines/>
        <w:spacing w:before="260" w:after="260" w:line="415" w:lineRule="auto"/>
        <w:jc w:val="left"/>
        <w:outlineLvl w:val="1"/>
      </w:pPr>
      <w:bookmarkStart w:id="24" w:name="_Toc15967"/>
      <w:r>
        <w:rPr>
          <w:rFonts w:ascii="等线 Light" w:hAnsi="等线 Light" w:eastAsia="华文中宋"/>
          <w:b/>
          <w:bCs/>
          <w:sz w:val="24"/>
          <w:szCs w:val="32"/>
        </w:rPr>
        <w:t>1、交互模型</w:t>
      </w:r>
      <w:bookmarkEnd w:id="24"/>
    </w:p>
    <w:p w14:paraId="11AE1388">
      <w:pPr>
        <w:keepNext/>
        <w:keepLines/>
        <w:spacing w:before="280" w:after="290" w:line="376" w:lineRule="auto"/>
        <w:jc w:val="left"/>
        <w:outlineLvl w:val="3"/>
      </w:pPr>
      <w:r>
        <w:rPr>
          <w:rFonts w:ascii="宋体" w:hAnsi="宋体"/>
          <w:b/>
          <w:bCs/>
          <w:szCs w:val="21"/>
        </w:rPr>
        <w:t>1.1 用户登录顺序图（由于在用户登录相关界面，游戏玩家和发布者没有区别，因此归为普通用户，等实际开发时再做区分）</w:t>
      </w:r>
      <w:r>
        <w:rPr>
          <w:rFonts w:ascii="等线" w:hAnsi="等线" w:eastAsia="等线"/>
        </w:rPr>
        <w:drawing>
          <wp:inline distT="0" distB="0" distL="0" distR="0">
            <wp:extent cx="5508625" cy="3092450"/>
            <wp:effectExtent l="0" t="0" r="0" b="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12" cstate="print"/>
                    <a:srcRect r="32218" b="36622"/>
                    <a:stretch>
                      <a:fillRect/>
                    </a:stretch>
                  </pic:blipFill>
                  <pic:spPr>
                    <a:xfrm>
                      <a:off x="0" y="0"/>
                      <a:ext cx="5509259" cy="3092450"/>
                    </a:xfrm>
                    <a:prstGeom prst="rect">
                      <a:avLst/>
                    </a:prstGeom>
                    <a:ln>
                      <a:noFill/>
                    </a:ln>
                  </pic:spPr>
                </pic:pic>
              </a:graphicData>
            </a:graphic>
          </wp:inline>
        </w:drawing>
      </w:r>
    </w:p>
    <w:p w14:paraId="7D50FF5B"/>
    <w:p w14:paraId="61FFC27A">
      <w:pPr>
        <w:keepNext/>
        <w:keepLines/>
        <w:spacing w:before="280" w:after="290" w:line="376" w:lineRule="auto"/>
        <w:outlineLvl w:val="3"/>
      </w:pPr>
      <w:r>
        <w:rPr>
          <w:rFonts w:ascii="宋体" w:hAnsi="宋体"/>
          <w:b/>
          <w:bCs/>
          <w:szCs w:val="21"/>
        </w:rPr>
        <w:t>1.2 用户注册顺序图</w:t>
      </w:r>
    </w:p>
    <w:p w14:paraId="61A66224">
      <w:r>
        <w:rPr>
          <w:rFonts w:ascii="等线" w:hAnsi="等线" w:eastAsia="等线"/>
        </w:rPr>
        <w:drawing>
          <wp:inline distT="0" distB="0" distL="0" distR="0">
            <wp:extent cx="5584825" cy="2908300"/>
            <wp:effectExtent l="0" t="0" r="0" b="0"/>
            <wp:docPr id="1029" name="Image1"/>
            <wp:cNvGraphicFramePr/>
            <a:graphic xmlns:a="http://schemas.openxmlformats.org/drawingml/2006/main">
              <a:graphicData uri="http://schemas.openxmlformats.org/drawingml/2006/picture">
                <pic:pic xmlns:pic="http://schemas.openxmlformats.org/drawingml/2006/picture">
                  <pic:nvPicPr>
                    <pic:cNvPr id="1029" name="Image1"/>
                    <pic:cNvPicPr/>
                  </pic:nvPicPr>
                  <pic:blipFill>
                    <a:blip r:embed="rId13" cstate="print"/>
                    <a:srcRect r="33181" b="37256"/>
                    <a:stretch>
                      <a:fillRect/>
                    </a:stretch>
                  </pic:blipFill>
                  <pic:spPr>
                    <a:xfrm>
                      <a:off x="0" y="0"/>
                      <a:ext cx="5584825" cy="2908300"/>
                    </a:xfrm>
                    <a:prstGeom prst="rect">
                      <a:avLst/>
                    </a:prstGeom>
                    <a:ln>
                      <a:noFill/>
                    </a:ln>
                  </pic:spPr>
                </pic:pic>
              </a:graphicData>
            </a:graphic>
          </wp:inline>
        </w:drawing>
      </w:r>
    </w:p>
    <w:p w14:paraId="2822774F">
      <w:pPr>
        <w:keepNext/>
        <w:keepLines/>
        <w:spacing w:before="280" w:after="290" w:line="376" w:lineRule="auto"/>
        <w:outlineLvl w:val="3"/>
      </w:pPr>
      <w:r>
        <w:rPr>
          <w:rFonts w:ascii="宋体" w:hAnsi="宋体"/>
          <w:b/>
          <w:bCs/>
          <w:szCs w:val="21"/>
        </w:rPr>
        <w:t>1.3 修改用户信息顺序图</w:t>
      </w:r>
    </w:p>
    <w:p w14:paraId="2D8D85B2">
      <w:r>
        <w:rPr>
          <w:rFonts w:ascii="等线" w:hAnsi="等线" w:eastAsia="等线"/>
        </w:rPr>
        <w:drawing>
          <wp:inline distT="0" distB="0" distL="0" distR="0">
            <wp:extent cx="5314950" cy="3143250"/>
            <wp:effectExtent l="0" t="0" r="0" b="0"/>
            <wp:docPr id="1030" name="Image1"/>
            <wp:cNvGraphicFramePr/>
            <a:graphic xmlns:a="http://schemas.openxmlformats.org/drawingml/2006/main">
              <a:graphicData uri="http://schemas.openxmlformats.org/drawingml/2006/picture">
                <pic:pic xmlns:pic="http://schemas.openxmlformats.org/drawingml/2006/picture">
                  <pic:nvPicPr>
                    <pic:cNvPr id="1030" name="Image1"/>
                    <pic:cNvPicPr/>
                  </pic:nvPicPr>
                  <pic:blipFill>
                    <a:blip r:embed="rId14" cstate="print"/>
                    <a:srcRect r="32819" b="36963"/>
                    <a:stretch>
                      <a:fillRect/>
                    </a:stretch>
                  </pic:blipFill>
                  <pic:spPr>
                    <a:xfrm>
                      <a:off x="0" y="0"/>
                      <a:ext cx="5314950" cy="3143250"/>
                    </a:xfrm>
                    <a:prstGeom prst="rect">
                      <a:avLst/>
                    </a:prstGeom>
                    <a:ln>
                      <a:noFill/>
                    </a:ln>
                  </pic:spPr>
                </pic:pic>
              </a:graphicData>
            </a:graphic>
          </wp:inline>
        </w:drawing>
      </w:r>
    </w:p>
    <w:p w14:paraId="01B520AA">
      <w:pPr>
        <w:keepNext/>
        <w:keepLines/>
        <w:spacing w:before="280" w:after="290" w:line="376" w:lineRule="auto"/>
        <w:outlineLvl w:val="3"/>
      </w:pPr>
      <w:r>
        <w:rPr>
          <w:rFonts w:ascii="宋体" w:hAnsi="宋体"/>
          <w:b/>
          <w:bCs/>
          <w:szCs w:val="21"/>
        </w:rPr>
        <w:t>1.4 注销账号顺序图</w:t>
      </w:r>
    </w:p>
    <w:p w14:paraId="4B40DDEC">
      <w:r>
        <w:rPr>
          <w:rFonts w:ascii="等线" w:hAnsi="等线" w:eastAsia="等线"/>
        </w:rPr>
        <w:drawing>
          <wp:inline distT="0" distB="0" distL="0" distR="0">
            <wp:extent cx="5396865" cy="2813050"/>
            <wp:effectExtent l="0" t="0" r="0" b="0"/>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15" cstate="print"/>
                    <a:srcRect r="34626" b="39087"/>
                    <a:stretch>
                      <a:fillRect/>
                    </a:stretch>
                  </pic:blipFill>
                  <pic:spPr>
                    <a:xfrm>
                      <a:off x="0" y="0"/>
                      <a:ext cx="5396865" cy="2813050"/>
                    </a:xfrm>
                    <a:prstGeom prst="rect">
                      <a:avLst/>
                    </a:prstGeom>
                    <a:ln>
                      <a:noFill/>
                    </a:ln>
                  </pic:spPr>
                </pic:pic>
              </a:graphicData>
            </a:graphic>
          </wp:inline>
        </w:drawing>
      </w:r>
    </w:p>
    <w:p w14:paraId="3A5C8904">
      <w:pPr>
        <w:keepNext/>
        <w:keepLines/>
        <w:spacing w:before="280" w:after="290" w:line="376" w:lineRule="auto"/>
        <w:outlineLvl w:val="3"/>
      </w:pPr>
      <w:r>
        <w:rPr>
          <w:rFonts w:ascii="宋体" w:hAnsi="宋体"/>
          <w:b/>
          <w:bCs/>
          <w:szCs w:val="21"/>
        </w:rPr>
        <w:t>1.5 密码找回顺序图</w:t>
      </w:r>
    </w:p>
    <w:p w14:paraId="33ABE760">
      <w:r>
        <w:rPr>
          <w:rFonts w:ascii="等线" w:hAnsi="等线" w:eastAsia="等线"/>
        </w:rPr>
        <w:drawing>
          <wp:inline distT="0" distB="0" distL="0" distR="0">
            <wp:extent cx="5557520" cy="2197100"/>
            <wp:effectExtent l="0" t="0" r="0" b="0"/>
            <wp:docPr id="1032" name="Image1"/>
            <wp:cNvGraphicFramePr/>
            <a:graphic xmlns:a="http://schemas.openxmlformats.org/drawingml/2006/main">
              <a:graphicData uri="http://schemas.openxmlformats.org/drawingml/2006/picture">
                <pic:pic xmlns:pic="http://schemas.openxmlformats.org/drawingml/2006/picture">
                  <pic:nvPicPr>
                    <pic:cNvPr id="1032" name="Image1"/>
                    <pic:cNvPicPr/>
                  </pic:nvPicPr>
                  <pic:blipFill>
                    <a:blip r:embed="rId16" cstate="print"/>
                    <a:srcRect r="33301" b="38962"/>
                    <a:stretch>
                      <a:fillRect/>
                    </a:stretch>
                  </pic:blipFill>
                  <pic:spPr>
                    <a:xfrm>
                      <a:off x="0" y="0"/>
                      <a:ext cx="5557520" cy="2197100"/>
                    </a:xfrm>
                    <a:prstGeom prst="rect">
                      <a:avLst/>
                    </a:prstGeom>
                    <a:ln>
                      <a:noFill/>
                    </a:ln>
                  </pic:spPr>
                </pic:pic>
              </a:graphicData>
            </a:graphic>
          </wp:inline>
        </w:drawing>
      </w:r>
    </w:p>
    <w:p w14:paraId="37DC0258">
      <w:pPr>
        <w:spacing w:line="360" w:lineRule="auto"/>
        <w:rPr>
          <w:rFonts w:hint="eastAsia" w:ascii="宋体" w:hAnsi="宋体"/>
        </w:rPr>
      </w:pPr>
    </w:p>
    <w:p w14:paraId="68C2D6A3"/>
    <w:p w14:paraId="1BB7749D">
      <w:r>
        <w:t>1.6发布游戏信息顺序图</w:t>
      </w:r>
    </w:p>
    <w:p w14:paraId="2F0BFD08">
      <w:r>
        <w:drawing>
          <wp:inline distT="0" distB="0" distL="114300" distR="114300">
            <wp:extent cx="5273040" cy="2265045"/>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7"/>
                    <a:stretch>
                      <a:fillRect/>
                    </a:stretch>
                  </pic:blipFill>
                  <pic:spPr>
                    <a:xfrm>
                      <a:off x="0" y="0"/>
                      <a:ext cx="5273040" cy="2265045"/>
                    </a:xfrm>
                    <a:prstGeom prst="rect">
                      <a:avLst/>
                    </a:prstGeom>
                    <a:noFill/>
                    <a:ln>
                      <a:noFill/>
                    </a:ln>
                  </pic:spPr>
                </pic:pic>
              </a:graphicData>
            </a:graphic>
          </wp:inline>
        </w:drawing>
      </w:r>
    </w:p>
    <w:p w14:paraId="47A5833F"/>
    <w:p w14:paraId="4015633F">
      <w:r>
        <w:t>1.7删除游戏信息顺序图</w:t>
      </w:r>
    </w:p>
    <w:p w14:paraId="0F10B762">
      <w:r>
        <w:drawing>
          <wp:inline distT="0" distB="0" distL="114300" distR="114300">
            <wp:extent cx="5273675" cy="2668905"/>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8"/>
                    <a:stretch>
                      <a:fillRect/>
                    </a:stretch>
                  </pic:blipFill>
                  <pic:spPr>
                    <a:xfrm>
                      <a:off x="0" y="0"/>
                      <a:ext cx="5273675" cy="2668905"/>
                    </a:xfrm>
                    <a:prstGeom prst="rect">
                      <a:avLst/>
                    </a:prstGeom>
                    <a:noFill/>
                    <a:ln>
                      <a:noFill/>
                    </a:ln>
                  </pic:spPr>
                </pic:pic>
              </a:graphicData>
            </a:graphic>
          </wp:inline>
        </w:drawing>
      </w:r>
    </w:p>
    <w:p w14:paraId="204BC7A6">
      <w:r>
        <w:t>1.8修改游戏信息顺序图</w:t>
      </w:r>
    </w:p>
    <w:p w14:paraId="3CB7A75F">
      <w:r>
        <w:drawing>
          <wp:inline distT="0" distB="0" distL="114300" distR="114300">
            <wp:extent cx="5269865" cy="2277110"/>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9"/>
                    <a:stretch>
                      <a:fillRect/>
                    </a:stretch>
                  </pic:blipFill>
                  <pic:spPr>
                    <a:xfrm>
                      <a:off x="0" y="0"/>
                      <a:ext cx="5269865" cy="2277110"/>
                    </a:xfrm>
                    <a:prstGeom prst="rect">
                      <a:avLst/>
                    </a:prstGeom>
                    <a:noFill/>
                    <a:ln>
                      <a:noFill/>
                    </a:ln>
                  </pic:spPr>
                </pic:pic>
              </a:graphicData>
            </a:graphic>
          </wp:inline>
        </w:drawing>
      </w:r>
    </w:p>
    <w:p w14:paraId="6127F9DC">
      <w:r>
        <w:t>1.9查询游戏信息顺序图</w:t>
      </w:r>
    </w:p>
    <w:p w14:paraId="57704684">
      <w:r>
        <w:drawing>
          <wp:inline distT="0" distB="0" distL="114300" distR="114300">
            <wp:extent cx="5266055" cy="2237740"/>
            <wp:effectExtent l="0" t="0" r="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0"/>
                    <a:stretch>
                      <a:fillRect/>
                    </a:stretch>
                  </pic:blipFill>
                  <pic:spPr>
                    <a:xfrm>
                      <a:off x="0" y="0"/>
                      <a:ext cx="5266055" cy="2237740"/>
                    </a:xfrm>
                    <a:prstGeom prst="rect">
                      <a:avLst/>
                    </a:prstGeom>
                    <a:noFill/>
                    <a:ln>
                      <a:noFill/>
                    </a:ln>
                  </pic:spPr>
                </pic:pic>
              </a:graphicData>
            </a:graphic>
          </wp:inline>
        </w:drawing>
      </w:r>
    </w:p>
    <w:p w14:paraId="5BBC6CD7">
      <w:r>
        <w:t>1.10审核游戏信息顺序图</w:t>
      </w:r>
    </w:p>
    <w:p w14:paraId="75B4D92B">
      <w:r>
        <w:drawing>
          <wp:inline distT="0" distB="0" distL="114300" distR="114300">
            <wp:extent cx="5274310" cy="229997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5274310" cy="2299970"/>
                    </a:xfrm>
                    <a:prstGeom prst="rect">
                      <a:avLst/>
                    </a:prstGeom>
                    <a:noFill/>
                    <a:ln>
                      <a:noFill/>
                    </a:ln>
                  </pic:spPr>
                </pic:pic>
              </a:graphicData>
            </a:graphic>
          </wp:inline>
        </w:drawing>
      </w:r>
    </w:p>
    <w:p w14:paraId="1DCAFAF3">
      <w:pPr>
        <w:rPr>
          <w:del w:id="508" w:author="快乐的小丸子" w:date="2024-11-06T23:28:03Z"/>
        </w:rPr>
      </w:pPr>
      <w:del w:id="509" w:author="快乐的小丸子" w:date="2024-11-06T23:28:03Z">
        <w:r>
          <w:rPr/>
          <w:delText>1.11发布论坛顺序图</w:delText>
        </w:r>
      </w:del>
    </w:p>
    <w:p w14:paraId="00FD44D3">
      <w:del w:id="510" w:author="快乐的小丸子" w:date="2024-11-06T23:28:03Z">
        <w:r>
          <w:rPr/>
          <w:drawing>
            <wp:inline distT="0" distB="0" distL="114300" distR="114300">
              <wp:extent cx="5401945" cy="212471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2"/>
                      <a:srcRect r="33855" b="31581"/>
                      <a:stretch>
                        <a:fillRect/>
                      </a:stretch>
                    </pic:blipFill>
                    <pic:spPr>
                      <a:xfrm>
                        <a:off x="0" y="0"/>
                        <a:ext cx="5401945" cy="2124710"/>
                      </a:xfrm>
                      <a:prstGeom prst="rect">
                        <a:avLst/>
                      </a:prstGeom>
                      <a:noFill/>
                      <a:ln>
                        <a:noFill/>
                      </a:ln>
                    </pic:spPr>
                  </pic:pic>
                </a:graphicData>
              </a:graphic>
            </wp:inline>
          </w:drawing>
        </w:r>
      </w:del>
    </w:p>
    <w:p w14:paraId="3FE860DE">
      <w:pPr>
        <w:rPr>
          <w:del w:id="512" w:author="快乐的小丸子" w:date="2024-11-06T23:28:07Z"/>
        </w:rPr>
      </w:pPr>
      <w:del w:id="513" w:author="快乐的小丸子" w:date="2024-11-06T23:28:07Z">
        <w:r>
          <w:rPr/>
          <w:delText>1.12删除论坛顺序图</w:delText>
        </w:r>
      </w:del>
    </w:p>
    <w:p w14:paraId="46156E33">
      <w:del w:id="514" w:author="快乐的小丸子" w:date="2024-11-06T23:28:07Z">
        <w:r>
          <w:rPr/>
          <w:drawing>
            <wp:inline distT="0" distB="0" distL="114300" distR="114300">
              <wp:extent cx="5269865" cy="246443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3"/>
                      <a:stretch>
                        <a:fillRect/>
                      </a:stretch>
                    </pic:blipFill>
                    <pic:spPr>
                      <a:xfrm>
                        <a:off x="0" y="0"/>
                        <a:ext cx="5269865" cy="2464435"/>
                      </a:xfrm>
                      <a:prstGeom prst="rect">
                        <a:avLst/>
                      </a:prstGeom>
                      <a:noFill/>
                      <a:ln>
                        <a:noFill/>
                      </a:ln>
                    </pic:spPr>
                  </pic:pic>
                </a:graphicData>
              </a:graphic>
            </wp:inline>
          </w:drawing>
        </w:r>
      </w:del>
    </w:p>
    <w:p w14:paraId="78400E34">
      <w:pPr>
        <w:rPr>
          <w:del w:id="516" w:author="快乐的小丸子" w:date="2024-11-06T23:28:11Z"/>
        </w:rPr>
      </w:pPr>
      <w:del w:id="517" w:author="快乐的小丸子" w:date="2024-11-06T23:28:11Z">
        <w:r>
          <w:rPr/>
          <w:delText>1.13查询论坛顺序图</w:delText>
        </w:r>
      </w:del>
    </w:p>
    <w:p w14:paraId="3C84E5DE">
      <w:del w:id="518" w:author="快乐的小丸子" w:date="2024-11-06T23:28:11Z">
        <w:r>
          <w:rPr/>
          <w:drawing>
            <wp:inline distT="0" distB="0" distL="114300" distR="114300">
              <wp:extent cx="5456555" cy="185928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4"/>
                      <a:srcRect r="32594" b="36606"/>
                      <a:stretch>
                        <a:fillRect/>
                      </a:stretch>
                    </pic:blipFill>
                    <pic:spPr>
                      <a:xfrm>
                        <a:off x="0" y="0"/>
                        <a:ext cx="5456555" cy="1859280"/>
                      </a:xfrm>
                      <a:prstGeom prst="rect">
                        <a:avLst/>
                      </a:prstGeom>
                      <a:noFill/>
                      <a:ln>
                        <a:noFill/>
                      </a:ln>
                    </pic:spPr>
                  </pic:pic>
                </a:graphicData>
              </a:graphic>
            </wp:inline>
          </w:drawing>
        </w:r>
      </w:del>
    </w:p>
    <w:p w14:paraId="78651EBD">
      <w:pPr>
        <w:rPr>
          <w:del w:id="520" w:author="快乐的小丸子" w:date="2024-11-06T23:28:15Z"/>
        </w:rPr>
      </w:pPr>
      <w:del w:id="521" w:author="快乐的小丸子" w:date="2024-11-06T23:28:15Z">
        <w:r>
          <w:rPr/>
          <w:delText>1.14审核论坛顺序图</w:delText>
        </w:r>
      </w:del>
    </w:p>
    <w:p w14:paraId="62D582A7">
      <w:del w:id="522" w:author="快乐的小丸子" w:date="2024-11-06T23:28:15Z">
        <w:r>
          <w:rPr/>
          <w:drawing>
            <wp:inline distT="0" distB="0" distL="114300" distR="114300">
              <wp:extent cx="5274310" cy="22999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5"/>
                      <a:stretch>
                        <a:fillRect/>
                      </a:stretch>
                    </pic:blipFill>
                    <pic:spPr>
                      <a:xfrm>
                        <a:off x="0" y="0"/>
                        <a:ext cx="5274310" cy="2299970"/>
                      </a:xfrm>
                      <a:prstGeom prst="rect">
                        <a:avLst/>
                      </a:prstGeom>
                      <a:noFill/>
                      <a:ln>
                        <a:noFill/>
                      </a:ln>
                    </pic:spPr>
                  </pic:pic>
                </a:graphicData>
              </a:graphic>
            </wp:inline>
          </w:drawing>
        </w:r>
      </w:del>
    </w:p>
    <w:p w14:paraId="2DD56C5F">
      <w:pPr>
        <w:rPr>
          <w:rFonts w:hint="eastAsia" w:eastAsia="宋体"/>
          <w:lang w:eastAsia="zh-CN"/>
        </w:rPr>
      </w:pPr>
      <w:r>
        <w:t>1.1</w:t>
      </w:r>
      <w:ins w:id="524" w:author="快乐的小丸子" w:date="2024-11-06T23:28:28Z">
        <w:r>
          <w:rPr>
            <w:rFonts w:hint="eastAsia"/>
            <w:lang w:val="en-US" w:eastAsia="zh-CN"/>
          </w:rPr>
          <w:t>1</w:t>
        </w:r>
      </w:ins>
      <w:del w:id="525" w:author="快乐的小丸子" w:date="2024-11-06T23:28:24Z">
        <w:r>
          <w:rPr/>
          <w:delText>5</w:delText>
        </w:r>
      </w:del>
      <w:r>
        <w:t>发表评论顺序图</w:t>
      </w:r>
      <w:del w:id="526" w:author="快乐的小丸子" w:date="2024-11-11T22:38:21Z">
        <w:r>
          <w:rPr>
            <w:rFonts w:hint="eastAsia"/>
            <w:lang w:eastAsia="zh-CN"/>
          </w:rPr>
          <w:delText>（）</w:delText>
        </w:r>
      </w:del>
    </w:p>
    <w:p w14:paraId="22ED3344">
      <w:ins w:id="527" w:author="快乐的小丸子" w:date="2024-11-11T23:12:14Z">
        <w:r>
          <w:rPr/>
          <w:drawing>
            <wp:inline distT="0" distB="0" distL="114300" distR="114300">
              <wp:extent cx="5267960" cy="2184400"/>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6"/>
                      <a:stretch>
                        <a:fillRect/>
                      </a:stretch>
                    </pic:blipFill>
                    <pic:spPr>
                      <a:xfrm>
                        <a:off x="0" y="0"/>
                        <a:ext cx="5267960" cy="2184400"/>
                      </a:xfrm>
                      <a:prstGeom prst="rect">
                        <a:avLst/>
                      </a:prstGeom>
                      <a:noFill/>
                      <a:ln>
                        <a:noFill/>
                      </a:ln>
                    </pic:spPr>
                  </pic:pic>
                </a:graphicData>
              </a:graphic>
            </wp:inline>
          </w:drawing>
        </w:r>
      </w:ins>
      <w:del w:id="529" w:author="快乐的小丸子" w:date="2024-11-11T23:12:11Z">
        <w:r>
          <w:rPr/>
          <w:drawing>
            <wp:inline distT="0" distB="0" distL="114300" distR="114300">
              <wp:extent cx="5267960" cy="1923415"/>
              <wp:effectExtent l="0" t="0" r="508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7"/>
                      <a:stretch>
                        <a:fillRect/>
                      </a:stretch>
                    </pic:blipFill>
                    <pic:spPr>
                      <a:xfrm>
                        <a:off x="0" y="0"/>
                        <a:ext cx="5267960" cy="1923415"/>
                      </a:xfrm>
                      <a:prstGeom prst="rect">
                        <a:avLst/>
                      </a:prstGeom>
                      <a:noFill/>
                      <a:ln>
                        <a:noFill/>
                      </a:ln>
                    </pic:spPr>
                  </pic:pic>
                </a:graphicData>
              </a:graphic>
            </wp:inline>
          </w:drawing>
        </w:r>
      </w:del>
    </w:p>
    <w:p w14:paraId="1E1F1108">
      <w:r>
        <w:t>1.1</w:t>
      </w:r>
      <w:ins w:id="531" w:author="快乐的小丸子" w:date="2024-11-06T23:28:31Z">
        <w:r>
          <w:rPr>
            <w:rFonts w:hint="eastAsia"/>
            <w:lang w:val="en-US" w:eastAsia="zh-CN"/>
          </w:rPr>
          <w:t>2</w:t>
        </w:r>
      </w:ins>
      <w:del w:id="532" w:author="快乐的小丸子" w:date="2024-11-06T23:28:31Z">
        <w:r>
          <w:rPr/>
          <w:delText>6</w:delText>
        </w:r>
      </w:del>
      <w:r>
        <w:t>删除评论顺序图</w:t>
      </w:r>
    </w:p>
    <w:p w14:paraId="011C7C80">
      <w:ins w:id="533" w:author="快乐的小丸子" w:date="2024-11-11T23:16:44Z">
        <w:r>
          <w:rPr/>
          <w:drawing>
            <wp:inline distT="0" distB="0" distL="114300" distR="114300">
              <wp:extent cx="5271770" cy="2440305"/>
              <wp:effectExtent l="0" t="0" r="0" b="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8"/>
                      <a:stretch>
                        <a:fillRect/>
                      </a:stretch>
                    </pic:blipFill>
                    <pic:spPr>
                      <a:xfrm>
                        <a:off x="0" y="0"/>
                        <a:ext cx="5271770" cy="2440305"/>
                      </a:xfrm>
                      <a:prstGeom prst="rect">
                        <a:avLst/>
                      </a:prstGeom>
                      <a:noFill/>
                      <a:ln>
                        <a:noFill/>
                      </a:ln>
                    </pic:spPr>
                  </pic:pic>
                </a:graphicData>
              </a:graphic>
            </wp:inline>
          </w:drawing>
        </w:r>
      </w:ins>
      <w:del w:id="535" w:author="快乐的小丸子" w:date="2024-11-11T23:16:41Z">
        <w:r>
          <w:rPr/>
          <w:drawing>
            <wp:inline distT="0" distB="0" distL="114300" distR="114300">
              <wp:extent cx="5262880" cy="2031365"/>
              <wp:effectExtent l="0" t="0" r="10160"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tretch>
                        <a:fillRect/>
                      </a:stretch>
                    </pic:blipFill>
                    <pic:spPr>
                      <a:xfrm>
                        <a:off x="0" y="0"/>
                        <a:ext cx="5262880" cy="2031365"/>
                      </a:xfrm>
                      <a:prstGeom prst="rect">
                        <a:avLst/>
                      </a:prstGeom>
                      <a:noFill/>
                      <a:ln>
                        <a:noFill/>
                      </a:ln>
                    </pic:spPr>
                  </pic:pic>
                </a:graphicData>
              </a:graphic>
            </wp:inline>
          </w:drawing>
        </w:r>
      </w:del>
    </w:p>
    <w:p w14:paraId="44009343">
      <w:pPr>
        <w:rPr>
          <w:rFonts w:hint="eastAsia" w:eastAsia="宋体"/>
          <w:lang w:eastAsia="zh-CN"/>
        </w:rPr>
      </w:pPr>
      <w:r>
        <w:t>1.1</w:t>
      </w:r>
      <w:ins w:id="537" w:author="快乐的小丸子" w:date="2024-11-06T23:28:34Z">
        <w:r>
          <w:rPr>
            <w:rFonts w:hint="eastAsia"/>
            <w:lang w:val="en-US" w:eastAsia="zh-CN"/>
          </w:rPr>
          <w:t>3</w:t>
        </w:r>
      </w:ins>
      <w:del w:id="538" w:author="快乐的小丸子" w:date="2024-11-06T23:28:34Z">
        <w:r>
          <w:rPr/>
          <w:delText>7</w:delText>
        </w:r>
      </w:del>
      <w:r>
        <w:t>收藏顺序图</w:t>
      </w:r>
    </w:p>
    <w:p w14:paraId="73644206">
      <w:ins w:id="539" w:author="快乐的小丸子" w:date="2024-11-11T23:49:23Z">
        <w:r>
          <w:rPr/>
          <w:drawing>
            <wp:inline distT="0" distB="0" distL="114300" distR="114300">
              <wp:extent cx="5274310" cy="2714625"/>
              <wp:effectExtent l="0" t="0" r="0" b="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30"/>
                      <a:stretch>
                        <a:fillRect/>
                      </a:stretch>
                    </pic:blipFill>
                    <pic:spPr>
                      <a:xfrm>
                        <a:off x="0" y="0"/>
                        <a:ext cx="5274310" cy="2714625"/>
                      </a:xfrm>
                      <a:prstGeom prst="rect">
                        <a:avLst/>
                      </a:prstGeom>
                      <a:noFill/>
                      <a:ln>
                        <a:noFill/>
                      </a:ln>
                    </pic:spPr>
                  </pic:pic>
                </a:graphicData>
              </a:graphic>
            </wp:inline>
          </w:drawing>
        </w:r>
      </w:ins>
      <w:del w:id="541" w:author="快乐的小丸子" w:date="2024-11-11T23:38:13Z">
        <w:r>
          <w:rPr/>
          <w:drawing>
            <wp:inline distT="0" distB="0" distL="0" distR="0">
              <wp:extent cx="5476875" cy="2131695"/>
              <wp:effectExtent l="0" t="0" r="0" b="0"/>
              <wp:docPr id="8641480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4800" name="图片 15"/>
                      <pic:cNvPicPr>
                        <a:picLocks noChangeAspect="1" noChangeArrowheads="1"/>
                      </pic:cNvPicPr>
                    </pic:nvPicPr>
                    <pic:blipFill>
                      <a:blip r:embed="rId31">
                        <a:extLst>
                          <a:ext uri="{28A0092B-C50C-407E-A947-70E740481C1C}">
                            <a14:useLocalDpi xmlns:a14="http://schemas.microsoft.com/office/drawing/2010/main" val="0"/>
                          </a:ext>
                        </a:extLst>
                      </a:blip>
                      <a:srcRect r="32970" b="36720"/>
                      <a:stretch>
                        <a:fillRect/>
                      </a:stretch>
                    </pic:blipFill>
                    <pic:spPr>
                      <a:xfrm>
                        <a:off x="0" y="0"/>
                        <a:ext cx="5498230" cy="2140357"/>
                      </a:xfrm>
                      <a:prstGeom prst="rect">
                        <a:avLst/>
                      </a:prstGeom>
                      <a:noFill/>
                      <a:ln>
                        <a:noFill/>
                      </a:ln>
                    </pic:spPr>
                  </pic:pic>
                </a:graphicData>
              </a:graphic>
            </wp:inline>
          </w:drawing>
        </w:r>
      </w:del>
    </w:p>
    <w:p w14:paraId="649A9712">
      <w:r>
        <w:t>1.1</w:t>
      </w:r>
      <w:ins w:id="543" w:author="快乐的小丸子" w:date="2024-11-06T23:28:37Z">
        <w:r>
          <w:rPr>
            <w:rFonts w:hint="eastAsia"/>
            <w:lang w:val="en-US" w:eastAsia="zh-CN"/>
          </w:rPr>
          <w:t>4</w:t>
        </w:r>
      </w:ins>
      <w:del w:id="544" w:author="快乐的小丸子" w:date="2024-11-06T23:28:37Z">
        <w:r>
          <w:rPr/>
          <w:delText>8</w:delText>
        </w:r>
      </w:del>
      <w:r>
        <w:t>取消收藏顺序图</w:t>
      </w:r>
    </w:p>
    <w:p w14:paraId="2A4E0FF2">
      <w:r>
        <w:drawing>
          <wp:inline distT="0" distB="0" distL="0" distR="0">
            <wp:extent cx="5588635" cy="2014220"/>
            <wp:effectExtent l="0" t="0" r="0" b="0"/>
            <wp:docPr id="17711971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97115" name="图片 16"/>
                    <pic:cNvPicPr>
                      <a:picLocks noChangeAspect="1" noChangeArrowheads="1"/>
                    </pic:cNvPicPr>
                  </pic:nvPicPr>
                  <pic:blipFill>
                    <a:blip r:embed="rId32">
                      <a:extLst>
                        <a:ext uri="{28A0092B-C50C-407E-A947-70E740481C1C}">
                          <a14:useLocalDpi xmlns:a14="http://schemas.microsoft.com/office/drawing/2010/main" val="0"/>
                        </a:ext>
                      </a:extLst>
                    </a:blip>
                    <a:srcRect r="32369" b="37335"/>
                    <a:stretch>
                      <a:fillRect/>
                    </a:stretch>
                  </pic:blipFill>
                  <pic:spPr>
                    <a:xfrm>
                      <a:off x="0" y="0"/>
                      <a:ext cx="5608450" cy="2021473"/>
                    </a:xfrm>
                    <a:prstGeom prst="rect">
                      <a:avLst/>
                    </a:prstGeom>
                    <a:noFill/>
                    <a:ln>
                      <a:noFill/>
                    </a:ln>
                  </pic:spPr>
                </pic:pic>
              </a:graphicData>
            </a:graphic>
          </wp:inline>
        </w:drawing>
      </w:r>
    </w:p>
    <w:p w14:paraId="48CCEF6D">
      <w:pPr>
        <w:rPr>
          <w:rFonts w:hint="eastAsia" w:eastAsia="宋体"/>
          <w:lang w:eastAsia="zh-CN"/>
        </w:rPr>
      </w:pPr>
      <w:r>
        <w:t>1.1</w:t>
      </w:r>
      <w:ins w:id="545" w:author="快乐的小丸子" w:date="2024-11-06T23:28:40Z">
        <w:r>
          <w:rPr>
            <w:rFonts w:hint="eastAsia"/>
            <w:lang w:val="en-US" w:eastAsia="zh-CN"/>
          </w:rPr>
          <w:t>5</w:t>
        </w:r>
      </w:ins>
      <w:del w:id="546" w:author="快乐的小丸子" w:date="2024-11-06T23:28:39Z">
        <w:r>
          <w:rPr/>
          <w:delText>9</w:delText>
        </w:r>
      </w:del>
      <w:r>
        <w:t>点赞顺序图</w:t>
      </w:r>
    </w:p>
    <w:p w14:paraId="3D137789">
      <w:ins w:id="547" w:author="快乐的小丸子" w:date="2024-11-11T23:51:14Z">
        <w:r>
          <w:rPr/>
          <w:drawing>
            <wp:inline distT="0" distB="0" distL="114300" distR="114300">
              <wp:extent cx="5274310" cy="2714625"/>
              <wp:effectExtent l="0" t="0" r="0" b="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3"/>
                      <a:stretch>
                        <a:fillRect/>
                      </a:stretch>
                    </pic:blipFill>
                    <pic:spPr>
                      <a:xfrm>
                        <a:off x="0" y="0"/>
                        <a:ext cx="5274310" cy="2714625"/>
                      </a:xfrm>
                      <a:prstGeom prst="rect">
                        <a:avLst/>
                      </a:prstGeom>
                      <a:noFill/>
                      <a:ln>
                        <a:noFill/>
                      </a:ln>
                    </pic:spPr>
                  </pic:pic>
                </a:graphicData>
              </a:graphic>
            </wp:inline>
          </w:drawing>
        </w:r>
      </w:ins>
      <w:del w:id="549" w:author="快乐的小丸子" w:date="2024-11-11T23:51:20Z">
        <w:r>
          <w:rPr/>
          <w:drawing>
            <wp:inline distT="0" distB="0" distL="114300" distR="114300">
              <wp:extent cx="5266055" cy="1882140"/>
              <wp:effectExtent l="0" t="0" r="698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4"/>
                      <a:stretch>
                        <a:fillRect/>
                      </a:stretch>
                    </pic:blipFill>
                    <pic:spPr>
                      <a:xfrm>
                        <a:off x="0" y="0"/>
                        <a:ext cx="5266055" cy="1882140"/>
                      </a:xfrm>
                      <a:prstGeom prst="rect">
                        <a:avLst/>
                      </a:prstGeom>
                      <a:noFill/>
                      <a:ln>
                        <a:noFill/>
                      </a:ln>
                    </pic:spPr>
                  </pic:pic>
                </a:graphicData>
              </a:graphic>
            </wp:inline>
          </w:drawing>
        </w:r>
      </w:del>
    </w:p>
    <w:p w14:paraId="6AC55E9E">
      <w:r>
        <w:t>1.2</w:t>
      </w:r>
      <w:ins w:id="551" w:author="快乐的小丸子" w:date="2024-11-06T23:28:43Z">
        <w:r>
          <w:rPr>
            <w:rFonts w:hint="eastAsia"/>
            <w:lang w:val="en-US" w:eastAsia="zh-CN"/>
          </w:rPr>
          <w:t>6</w:t>
        </w:r>
      </w:ins>
      <w:del w:id="552" w:author="快乐的小丸子" w:date="2024-11-06T23:28:42Z">
        <w:r>
          <w:rPr/>
          <w:delText>0</w:delText>
        </w:r>
      </w:del>
      <w:r>
        <w:t>取消点赞顺序图</w:t>
      </w:r>
    </w:p>
    <w:p w14:paraId="2E33A3F4">
      <w:r>
        <w:drawing>
          <wp:inline distT="0" distB="0" distL="114300" distR="114300">
            <wp:extent cx="5265420" cy="1840865"/>
            <wp:effectExtent l="0" t="0" r="762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5"/>
                    <a:stretch>
                      <a:fillRect/>
                    </a:stretch>
                  </pic:blipFill>
                  <pic:spPr>
                    <a:xfrm>
                      <a:off x="0" y="0"/>
                      <a:ext cx="5265420" cy="1840865"/>
                    </a:xfrm>
                    <a:prstGeom prst="rect">
                      <a:avLst/>
                    </a:prstGeom>
                    <a:noFill/>
                    <a:ln>
                      <a:noFill/>
                    </a:ln>
                  </pic:spPr>
                </pic:pic>
              </a:graphicData>
            </a:graphic>
          </wp:inline>
        </w:drawing>
      </w:r>
    </w:p>
    <w:p w14:paraId="576E5A80">
      <w:r>
        <w:t>2、状态模型</w:t>
      </w:r>
    </w:p>
    <w:p w14:paraId="05D75D86">
      <w:r>
        <w:t>2.1</w:t>
      </w:r>
      <w:r>
        <w:rPr>
          <w:rFonts w:hint="eastAsia"/>
        </w:rPr>
        <w:t>游戏信息</w:t>
      </w:r>
      <w:r>
        <w:t>审核状态图</w:t>
      </w:r>
    </w:p>
    <w:p w14:paraId="52F1B5FF">
      <w:r>
        <w:drawing>
          <wp:inline distT="0" distB="0" distL="114300" distR="114300">
            <wp:extent cx="5269865" cy="1699260"/>
            <wp:effectExtent l="0" t="0" r="0" b="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36"/>
                    <a:stretch>
                      <a:fillRect/>
                    </a:stretch>
                  </pic:blipFill>
                  <pic:spPr>
                    <a:xfrm>
                      <a:off x="0" y="0"/>
                      <a:ext cx="5269865" cy="1699260"/>
                    </a:xfrm>
                    <a:prstGeom prst="rect">
                      <a:avLst/>
                    </a:prstGeom>
                    <a:noFill/>
                    <a:ln>
                      <a:noFill/>
                    </a:ln>
                  </pic:spPr>
                </pic:pic>
              </a:graphicData>
            </a:graphic>
          </wp:inline>
        </w:drawing>
      </w:r>
    </w:p>
    <w:p w14:paraId="684E9F10">
      <w:pPr>
        <w:rPr>
          <w:del w:id="553" w:author="快乐的小丸子" w:date="2024-11-07T23:03:01Z"/>
        </w:rPr>
      </w:pPr>
    </w:p>
    <w:p w14:paraId="668F3269">
      <w:pPr>
        <w:rPr>
          <w:ins w:id="554" w:author="快乐的小丸子" w:date="2024-11-07T23:06:03Z"/>
          <w:rStyle w:val="16"/>
          <w:rFonts w:hint="eastAsia" w:ascii="等线" w:hAnsi="等线" w:eastAsia="等线"/>
          <w:lang w:val="en-US" w:eastAsia="zh-CN"/>
        </w:rPr>
      </w:pPr>
      <w:del w:id="555" w:author="快乐的小丸子" w:date="2024-11-07T23:03:01Z">
        <w:commentRangeStart w:id="2"/>
        <w:r>
          <w:rPr/>
          <w:delText>2.</w:delText>
        </w:r>
      </w:del>
      <w:del w:id="556" w:author="快乐的小丸子" w:date="2024-11-07T23:03:01Z">
        <w:r>
          <w:rPr>
            <w:rFonts w:hint="eastAsia"/>
          </w:rPr>
          <w:delText>2论坛</w:delText>
        </w:r>
      </w:del>
      <w:del w:id="557" w:author="快乐的小丸子" w:date="2024-11-07T23:03:01Z">
        <w:r>
          <w:rPr/>
          <w:delText>审核状态图</w:delText>
        </w:r>
        <w:commentRangeEnd w:id="2"/>
      </w:del>
      <w:del w:id="558" w:author="快乐的小丸子" w:date="2024-11-07T23:03:01Z">
        <w:r>
          <w:rPr>
            <w:rStyle w:val="16"/>
            <w:rFonts w:ascii="等线" w:hAnsi="等线" w:eastAsia="等线"/>
          </w:rPr>
          <w:commentReference w:id="2"/>
        </w:r>
      </w:del>
      <w:ins w:id="559" w:author="快乐的小丸子" w:date="2024-11-07T23:05:44Z">
        <w:r>
          <w:rPr>
            <w:rStyle w:val="16"/>
            <w:rFonts w:hint="eastAsia" w:ascii="等线" w:hAnsi="等线" w:eastAsia="等线"/>
            <w:lang w:val="en-US" w:eastAsia="zh-CN"/>
          </w:rPr>
          <w:t>2.2</w:t>
        </w:r>
      </w:ins>
      <w:ins w:id="560" w:author="快乐的小丸子" w:date="2024-11-07T23:05:51Z">
        <w:r>
          <w:rPr>
            <w:rStyle w:val="16"/>
            <w:rFonts w:hint="eastAsia" w:ascii="等线" w:hAnsi="等线" w:eastAsia="等线"/>
            <w:lang w:val="en-US" w:eastAsia="zh-CN"/>
          </w:rPr>
          <w:t>评论</w:t>
        </w:r>
      </w:ins>
      <w:ins w:id="561" w:author="快乐的小丸子" w:date="2024-11-07T23:05:56Z">
        <w:r>
          <w:rPr>
            <w:rStyle w:val="16"/>
            <w:rFonts w:hint="eastAsia" w:ascii="等线" w:hAnsi="等线" w:eastAsia="等线"/>
            <w:lang w:val="en-US" w:eastAsia="zh-CN"/>
          </w:rPr>
          <w:t>审核</w:t>
        </w:r>
      </w:ins>
      <w:ins w:id="562" w:author="快乐的小丸子" w:date="2024-11-07T23:05:58Z">
        <w:r>
          <w:rPr>
            <w:rStyle w:val="16"/>
            <w:rFonts w:hint="eastAsia" w:ascii="等线" w:hAnsi="等线" w:eastAsia="等线"/>
            <w:lang w:val="en-US" w:eastAsia="zh-CN"/>
          </w:rPr>
          <w:t>状态图</w:t>
        </w:r>
      </w:ins>
    </w:p>
    <w:p w14:paraId="5504846C">
      <w:pPr>
        <w:rPr>
          <w:del w:id="563" w:author="快乐的小丸子" w:date="2024-11-07T23:03:01Z"/>
          <w:rStyle w:val="16"/>
          <w:rFonts w:hint="default" w:ascii="等线" w:hAnsi="等线" w:eastAsia="等线"/>
          <w:lang w:val="en-US" w:eastAsia="zh-CN"/>
        </w:rPr>
      </w:pPr>
      <w:ins w:id="564" w:author="快乐的小丸子" w:date="2024-11-11T23:23:50Z">
        <w:r>
          <w:rPr/>
          <w:drawing>
            <wp:inline distT="0" distB="0" distL="114300" distR="114300">
              <wp:extent cx="5271770" cy="2284095"/>
              <wp:effectExtent l="0" t="0" r="0" b="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37"/>
                      <a:stretch>
                        <a:fillRect/>
                      </a:stretch>
                    </pic:blipFill>
                    <pic:spPr>
                      <a:xfrm>
                        <a:off x="0" y="0"/>
                        <a:ext cx="5271770" cy="2284095"/>
                      </a:xfrm>
                      <a:prstGeom prst="rect">
                        <a:avLst/>
                      </a:prstGeom>
                      <a:noFill/>
                      <a:ln>
                        <a:noFill/>
                      </a:ln>
                    </pic:spPr>
                  </pic:pic>
                </a:graphicData>
              </a:graphic>
            </wp:inline>
          </w:drawing>
        </w:r>
      </w:ins>
    </w:p>
    <w:p w14:paraId="0D1C66AE">
      <w:del w:id="566" w:author="快乐的小丸子" w:date="2024-11-07T23:03:01Z">
        <w:r>
          <w:rPr/>
          <w:drawing>
            <wp:inline distT="0" distB="0" distL="114300" distR="114300">
              <wp:extent cx="5269865" cy="17481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8"/>
                      <a:stretch>
                        <a:fillRect/>
                      </a:stretch>
                    </pic:blipFill>
                    <pic:spPr>
                      <a:xfrm>
                        <a:off x="0" y="0"/>
                        <a:ext cx="5269865" cy="1748155"/>
                      </a:xfrm>
                      <a:prstGeom prst="rect">
                        <a:avLst/>
                      </a:prstGeom>
                      <a:noFill/>
                      <a:ln>
                        <a:noFill/>
                      </a:ln>
                    </pic:spPr>
                  </pic:pic>
                </a:graphicData>
              </a:graphic>
            </wp:inline>
          </w:drawing>
        </w:r>
      </w:del>
    </w:p>
    <w:sectPr>
      <w:footerReference r:id="rId5"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陈海燕" w:date="2024-11-04T15:37:00Z" w:initials="">
    <w:p w14:paraId="50396BE8">
      <w:pPr>
        <w:pStyle w:val="6"/>
        <w:rPr>
          <w:rFonts w:hint="eastAsia"/>
        </w:rPr>
      </w:pPr>
      <w:r>
        <w:rPr>
          <w:rFonts w:hint="eastAsia"/>
        </w:rPr>
        <w:t>状态图</w:t>
      </w:r>
    </w:p>
  </w:comment>
  <w:comment w:id="1" w:author="陈海燕" w:date="2024-11-04T15:35:00Z" w:initials="">
    <w:p w14:paraId="1953542C">
      <w:pPr>
        <w:pStyle w:val="6"/>
        <w:rPr>
          <w:rFonts w:hint="eastAsia"/>
        </w:rPr>
      </w:pPr>
      <w:r>
        <w:rPr>
          <w:rFonts w:hint="eastAsia"/>
        </w:rPr>
        <w:t>什么属性？</w:t>
      </w:r>
    </w:p>
  </w:comment>
  <w:comment w:id="2" w:author="陈海燕" w:date="2024-11-04T15:37:00Z" w:initials="">
    <w:p w14:paraId="0FC96BCB">
      <w:pPr>
        <w:pStyle w:val="6"/>
        <w:rPr>
          <w:rFonts w:hint="default" w:eastAsia="等线"/>
          <w:lang w:val="en-US" w:eastAsia="zh-CN"/>
        </w:rPr>
      </w:pPr>
      <w:r>
        <w:rPr>
          <w:rFonts w:hint="eastAsia"/>
        </w:rPr>
        <w:t>评论的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0396BE8" w15:done="0"/>
  <w15:commentEx w15:paraId="1953542C" w15:done="0"/>
  <w15:commentEx w15:paraId="0FC96BC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华康俪金黑W8(P)">
    <w:altName w:val="微软雅黑"/>
    <w:panose1 w:val="00000000000000000000"/>
    <w:charset w:val="86"/>
    <w:family w:val="swiss"/>
    <w:pitch w:val="default"/>
    <w:sig w:usb0="00000000" w:usb1="00000000" w:usb2="00000012" w:usb3="00000000" w:csb0="00040000" w:csb1="00000000"/>
  </w:font>
  <w:font w:name="方正粗黑宋简体">
    <w:altName w:val="宋体"/>
    <w:panose1 w:val="00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168B7">
    <w:pPr>
      <w:pStyle w:val="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36C258">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6736C258">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1FB93F0B"/>
    <w:multiLevelType w:val="singleLevel"/>
    <w:tmpl w:val="1FB93F0B"/>
    <w:lvl w:ilvl="0" w:tentative="0">
      <w:start w:val="2"/>
      <w:numFmt w:val="decimal"/>
      <w:suff w:val="nothing"/>
      <w:lvlText w:val="%1、"/>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快乐的小丸子">
    <w15:presenceInfo w15:providerId="WPS Office" w15:userId="4238039273"/>
  </w15:person>
  <w15:person w15:author="陈海燕">
    <w15:presenceInfo w15:providerId="None" w15:userId="陈海燕"/>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JjOTQxYzhjODMyMDAzZmE0MDJkMWFkNmJlNDkwYTUifQ=="/>
  </w:docVars>
  <w:rsids>
    <w:rsidRoot w:val="007115F3"/>
    <w:rsid w:val="00201255"/>
    <w:rsid w:val="005556AA"/>
    <w:rsid w:val="007115F3"/>
    <w:rsid w:val="00762EE7"/>
    <w:rsid w:val="009959CF"/>
    <w:rsid w:val="009E14F3"/>
    <w:rsid w:val="00B56159"/>
    <w:rsid w:val="00CE348D"/>
    <w:rsid w:val="00D37C4B"/>
    <w:rsid w:val="15024F76"/>
    <w:rsid w:val="176F4532"/>
    <w:rsid w:val="18A94D6B"/>
    <w:rsid w:val="1B6C6CCA"/>
    <w:rsid w:val="2A8561AF"/>
    <w:rsid w:val="2EB646A2"/>
    <w:rsid w:val="55E77D6B"/>
    <w:rsid w:val="5E281679"/>
    <w:rsid w:val="6F3B6D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宋体"/>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9"/>
    <w:pPr>
      <w:keepNext/>
      <w:keepLines/>
      <w:spacing w:before="260" w:after="260" w:line="416" w:lineRule="auto"/>
      <w:jc w:val="left"/>
      <w:outlineLvl w:val="1"/>
    </w:pPr>
    <w:rPr>
      <w:rFonts w:ascii="Calibri Light" w:hAnsi="Calibri Light" w:eastAsia="华文中宋"/>
      <w:b/>
      <w:bCs/>
      <w:sz w:val="24"/>
      <w:szCs w:val="32"/>
    </w:rPr>
  </w:style>
  <w:style w:type="paragraph" w:styleId="4">
    <w:name w:val="heading 3"/>
    <w:basedOn w:val="1"/>
    <w:next w:val="1"/>
    <w:qFormat/>
    <w:uiPriority w:val="9"/>
    <w:pPr>
      <w:keepNext/>
      <w:keepLines/>
      <w:spacing w:before="260" w:after="260" w:line="416" w:lineRule="auto"/>
      <w:outlineLvl w:val="2"/>
    </w:pPr>
    <w:rPr>
      <w:rFonts w:ascii="华文中宋" w:hAnsi="华文中宋" w:eastAsia="华文中宋"/>
      <w:b/>
      <w:bCs/>
      <w:sz w:val="22"/>
    </w:rPr>
  </w:style>
  <w:style w:type="paragraph" w:styleId="5">
    <w:name w:val="heading 4"/>
    <w:basedOn w:val="1"/>
    <w:next w:val="1"/>
    <w:qFormat/>
    <w:uiPriority w:val="9"/>
    <w:pPr>
      <w:keepNext/>
      <w:keepLines/>
      <w:spacing w:before="280" w:after="290" w:line="376" w:lineRule="auto"/>
      <w:outlineLvl w:val="3"/>
    </w:pPr>
    <w:rPr>
      <w:rFonts w:ascii="Calibri Light" w:hAnsi="Calibri Light"/>
      <w:b/>
      <w:bCs/>
      <w:szCs w:val="28"/>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23"/>
    <w:qFormat/>
    <w:uiPriority w:val="0"/>
    <w:pPr>
      <w:jc w:val="left"/>
    </w:pPr>
    <w:rPr>
      <w:rFonts w:ascii="等线" w:hAnsi="等线" w:eastAsia="等线"/>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qFormat/>
    <w:uiPriority w:val="0"/>
  </w:style>
  <w:style w:type="paragraph" w:styleId="11">
    <w:name w:val="toc 2"/>
    <w:basedOn w:val="1"/>
    <w:next w:val="1"/>
    <w:qFormat/>
    <w:uiPriority w:val="39"/>
    <w:pPr>
      <w:ind w:left="420" w:leftChars="200"/>
    </w:pPr>
  </w:style>
  <w:style w:type="paragraph" w:styleId="12">
    <w:name w:val="annotation subject"/>
    <w:basedOn w:val="6"/>
    <w:next w:val="6"/>
    <w:link w:val="24"/>
    <w:qFormat/>
    <w:uiPriority w:val="0"/>
    <w:rPr>
      <w:rFonts w:ascii="Calibri" w:hAnsi="Calibri" w:eastAsia="宋体"/>
      <w:b/>
      <w:bCs/>
    </w:rPr>
  </w:style>
  <w:style w:type="character" w:styleId="15">
    <w:name w:val="Hyperlink"/>
    <w:basedOn w:val="14"/>
    <w:qFormat/>
    <w:uiPriority w:val="99"/>
    <w:rPr>
      <w:color w:val="0026E5"/>
      <w:u w:val="single"/>
    </w:rPr>
  </w:style>
  <w:style w:type="character" w:styleId="16">
    <w:name w:val="annotation reference"/>
    <w:basedOn w:val="14"/>
    <w:qFormat/>
    <w:uiPriority w:val="99"/>
    <w:rPr>
      <w:sz w:val="21"/>
      <w:szCs w:val="21"/>
    </w:rPr>
  </w:style>
  <w:style w:type="paragraph" w:customStyle="1" w:styleId="17">
    <w:name w:val="默认黑体"/>
    <w:qFormat/>
    <w:uiPriority w:val="0"/>
    <w:pPr>
      <w:spacing w:line="360" w:lineRule="auto"/>
      <w:jc w:val="both"/>
    </w:pPr>
    <w:rPr>
      <w:rFonts w:ascii="Arial" w:hAnsi="Arial" w:eastAsia="黑体" w:cs="Courier New"/>
      <w:bCs/>
      <w:kern w:val="2"/>
      <w:sz w:val="24"/>
      <w:szCs w:val="24"/>
      <w:lang w:val="en-US" w:eastAsia="zh-CN" w:bidi="ar-SA"/>
    </w:rPr>
  </w:style>
  <w:style w:type="paragraph" w:customStyle="1" w:styleId="18">
    <w:name w:val="封面表单样式"/>
    <w:qFormat/>
    <w:uiPriority w:val="9"/>
    <w:pPr>
      <w:spacing w:line="360" w:lineRule="auto"/>
      <w:jc w:val="center"/>
    </w:pPr>
    <w:rPr>
      <w:rFonts w:ascii="Arial" w:hAnsi="Arial" w:eastAsia="黑体" w:cs="Courier New"/>
      <w:bCs/>
      <w:kern w:val="2"/>
      <w:sz w:val="30"/>
      <w:szCs w:val="24"/>
      <w:lang w:val="en-US" w:eastAsia="zh-CN" w:bidi="ar-SA"/>
    </w:rPr>
  </w:style>
  <w:style w:type="paragraph" w:customStyle="1" w:styleId="19">
    <w:name w:val="WPSOffice手动目录 1"/>
    <w:qFormat/>
    <w:uiPriority w:val="0"/>
    <w:rPr>
      <w:rFonts w:ascii="Calibri" w:hAnsi="Calibri" w:eastAsia="宋体" w:cs="宋体"/>
      <w:lang w:val="en-US" w:eastAsia="zh-CN" w:bidi="ar-SA"/>
    </w:rPr>
  </w:style>
  <w:style w:type="paragraph" w:customStyle="1" w:styleId="20">
    <w:name w:val="TOC 标题1"/>
    <w:basedOn w:val="2"/>
    <w:next w:val="1"/>
    <w:qFormat/>
    <w:uiPriority w:val="39"/>
    <w:pPr>
      <w:widowControl/>
      <w:spacing w:before="240" w:after="0" w:line="259" w:lineRule="auto"/>
      <w:jc w:val="left"/>
      <w:outlineLvl w:val="9"/>
    </w:pPr>
    <w:rPr>
      <w:rFonts w:ascii="Calibri Light" w:hAnsi="Calibri Light"/>
      <w:b w:val="0"/>
      <w:bCs w:val="0"/>
      <w:color w:val="2E54A1"/>
      <w:kern w:val="0"/>
      <w:sz w:val="32"/>
      <w:szCs w:val="32"/>
    </w:rPr>
  </w:style>
  <w:style w:type="paragraph" w:styleId="21">
    <w:name w:val="List Paragraph"/>
    <w:basedOn w:val="1"/>
    <w:qFormat/>
    <w:uiPriority w:val="34"/>
    <w:pPr>
      <w:ind w:firstLine="420" w:firstLineChars="200"/>
    </w:pPr>
  </w:style>
  <w:style w:type="paragraph" w:customStyle="1" w:styleId="22">
    <w:name w:val="Revision"/>
    <w:hidden/>
    <w:unhideWhenUsed/>
    <w:qFormat/>
    <w:uiPriority w:val="99"/>
    <w:rPr>
      <w:rFonts w:ascii="Calibri" w:hAnsi="Calibri" w:eastAsia="宋体" w:cs="宋体"/>
      <w:kern w:val="2"/>
      <w:sz w:val="21"/>
      <w:szCs w:val="22"/>
      <w:lang w:val="en-US" w:eastAsia="zh-CN" w:bidi="ar-SA"/>
    </w:rPr>
  </w:style>
  <w:style w:type="character" w:customStyle="1" w:styleId="23">
    <w:name w:val="批注文字 字符"/>
    <w:basedOn w:val="14"/>
    <w:link w:val="6"/>
    <w:qFormat/>
    <w:uiPriority w:val="0"/>
    <w:rPr>
      <w:rFonts w:ascii="等线" w:hAnsi="等线" w:eastAsia="等线"/>
      <w:kern w:val="2"/>
      <w:sz w:val="21"/>
      <w:szCs w:val="22"/>
    </w:rPr>
  </w:style>
  <w:style w:type="character" w:customStyle="1" w:styleId="24">
    <w:name w:val="批注主题 字符"/>
    <w:basedOn w:val="23"/>
    <w:link w:val="12"/>
    <w:qFormat/>
    <w:uiPriority w:val="0"/>
    <w:rPr>
      <w:rFonts w:ascii="等线" w:hAnsi="等线" w:eastAsia="等线"/>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2" Type="http://schemas.microsoft.com/office/2011/relationships/people" Target="people.xml"/><Relationship Id="rId41" Type="http://schemas.openxmlformats.org/officeDocument/2006/relationships/fontTable" Target="fontTable.xml"/><Relationship Id="rId40" Type="http://schemas.openxmlformats.org/officeDocument/2006/relationships/numbering" Target="numbering.xml"/><Relationship Id="rId4" Type="http://schemas.microsoft.com/office/2011/relationships/commentsExtended" Target="commentsExtended.xml"/><Relationship Id="rId39" Type="http://schemas.openxmlformats.org/officeDocument/2006/relationships/customXml" Target="../customXml/item1.xml"/><Relationship Id="rId38" Type="http://schemas.openxmlformats.org/officeDocument/2006/relationships/image" Target="media/image32.emf"/><Relationship Id="rId37" Type="http://schemas.openxmlformats.org/officeDocument/2006/relationships/image" Target="media/image31.emf"/><Relationship Id="rId36" Type="http://schemas.openxmlformats.org/officeDocument/2006/relationships/image" Target="media/image30.emf"/><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emf"/><Relationship Id="rId32" Type="http://schemas.openxmlformats.org/officeDocument/2006/relationships/image" Target="media/image26.emf"/><Relationship Id="rId31" Type="http://schemas.openxmlformats.org/officeDocument/2006/relationships/image" Target="media/image25.emf"/><Relationship Id="rId30" Type="http://schemas.openxmlformats.org/officeDocument/2006/relationships/image" Target="media/image24.emf"/><Relationship Id="rId3" Type="http://schemas.openxmlformats.org/officeDocument/2006/relationships/comments" Target="comments.xml"/><Relationship Id="rId29" Type="http://schemas.openxmlformats.org/officeDocument/2006/relationships/image" Target="media/image23.png"/><Relationship Id="rId28" Type="http://schemas.openxmlformats.org/officeDocument/2006/relationships/image" Target="media/image22.emf"/><Relationship Id="rId27" Type="http://schemas.openxmlformats.org/officeDocument/2006/relationships/image" Target="media/image21.png"/><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emf"/><Relationship Id="rId21" Type="http://schemas.openxmlformats.org/officeDocument/2006/relationships/image" Target="media/image15.emf"/><Relationship Id="rId20" Type="http://schemas.openxmlformats.org/officeDocument/2006/relationships/image" Target="media/image14.emf"/><Relationship Id="rId2" Type="http://schemas.openxmlformats.org/officeDocument/2006/relationships/settings" Target="settings.xml"/><Relationship Id="rId19" Type="http://schemas.openxmlformats.org/officeDocument/2006/relationships/image" Target="media/image13.emf"/><Relationship Id="rId18" Type="http://schemas.openxmlformats.org/officeDocument/2006/relationships/image" Target="media/image12.emf"/><Relationship Id="rId17" Type="http://schemas.openxmlformats.org/officeDocument/2006/relationships/image" Target="media/image11.emf"/><Relationship Id="rId16" Type="http://schemas.openxmlformats.org/officeDocument/2006/relationships/image" Target="media/image10.emf"/><Relationship Id="rId15" Type="http://schemas.openxmlformats.org/officeDocument/2006/relationships/image" Target="media/image9.emf"/><Relationship Id="rId14" Type="http://schemas.openxmlformats.org/officeDocument/2006/relationships/image" Target="media/image8.emf"/><Relationship Id="rId13" Type="http://schemas.openxmlformats.org/officeDocument/2006/relationships/image" Target="media/image7.emf"/><Relationship Id="rId12" Type="http://schemas.openxmlformats.org/officeDocument/2006/relationships/image" Target="media/image6.emf"/><Relationship Id="rId11" Type="http://schemas.openxmlformats.org/officeDocument/2006/relationships/image" Target="media/image5.png"/><Relationship Id="rId10" Type="http://schemas.openxmlformats.org/officeDocument/2006/relationships/image" Target="media/image4.e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3680</Words>
  <Characters>7264</Characters>
  <Lines>79</Lines>
  <Paragraphs>22</Paragraphs>
  <TotalTime>0</TotalTime>
  <ScaleCrop>false</ScaleCrop>
  <LinksUpToDate>false</LinksUpToDate>
  <CharactersWithSpaces>7342</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2024-11-01T11:16:00Z</dcterms:created>
  <dc:creator>石煜堃</dc:creator>
  <cp:lastModifiedBy>快乐的小丸子</cp:lastModifiedBy>
  <dcterms:modified xsi:type="dcterms:W3CDTF">2024-11-11T15:53:31Z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1EECB12DE22E4586B08264A628F4CBAF_13</vt:lpwstr>
  </property>
</Properties>
</file>