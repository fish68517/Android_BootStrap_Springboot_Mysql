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0" distR="0">
            <wp:extent cx="5274310" cy="1461135"/>
            <wp:effectExtent l="0" t="0" r="8890" b="1206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7" cstate="print">
                      <a:grayscl/>
                    </a:blip>
                    <a:srcRect/>
                    <a:stretch>
                      <a:fillRect/>
                    </a:stretch>
                  </pic:blipFill>
                  <pic:spPr>
                    <a:xfrm>
                      <a:off x="0" y="0"/>
                      <a:ext cx="5274310" cy="1461135"/>
                    </a:xfrm>
                    <a:prstGeom prst="rect">
                      <a:avLst/>
                    </a:prstGeom>
                  </pic:spPr>
                </pic:pic>
              </a:graphicData>
            </a:graphic>
          </wp:inline>
        </w:drawing>
      </w:r>
    </w:p>
    <w:p>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pPr>
        <w:jc w:val="center"/>
        <w:rPr>
          <w:rFonts w:hint="eastAsia" w:ascii="华文新魏" w:hAnsi="华文新魏" w:eastAsia="华文新魏" w:cs="华文新魏"/>
          <w:sz w:val="52"/>
          <w:szCs w:val="52"/>
        </w:rPr>
      </w:pPr>
      <w:r>
        <w:rPr>
          <w:rFonts w:hint="eastAsia" w:ascii="华文新魏" w:hAnsi="华文新魏" w:eastAsia="华文新魏" w:cs="华文新魏"/>
          <w:sz w:val="52"/>
          <w:szCs w:val="52"/>
        </w:rPr>
        <w:t>游戏推荐系统</w:t>
      </w:r>
    </w:p>
    <w:p>
      <w:pPr>
        <w:jc w:val="center"/>
        <w:rPr>
          <w:rFonts w:hint="eastAsia" w:ascii="华文楷体" w:hAnsi="华文楷体" w:eastAsia="华文楷体" w:cs="华文楷体"/>
          <w:sz w:val="30"/>
          <w:szCs w:val="30"/>
        </w:rPr>
      </w:pPr>
    </w:p>
    <w:tbl>
      <w:tblPr>
        <w:tblStyle w:val="15"/>
        <w:tblpPr w:leftFromText="180" w:rightFromText="180" w:vertAnchor="text" w:tblpX="45" w:tblpY="5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73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43" w:type="dxa"/>
          </w:tcPr>
          <w:p>
            <w:pPr>
              <w:rPr>
                <w:rFonts w:hint="eastAsia" w:ascii="华文楷体" w:hAnsi="华文楷体" w:eastAsia="华文楷体" w:cs="华文楷体"/>
                <w:sz w:val="30"/>
                <w:szCs w:val="30"/>
              </w:rPr>
            </w:pPr>
            <w:r>
              <w:rPr>
                <w:rFonts w:hint="eastAsia" w:ascii="华文楷体" w:hAnsi="华文楷体" w:eastAsia="华文楷体" w:cs="华文楷体"/>
                <w:b/>
                <w:bCs/>
                <w:sz w:val="30"/>
                <w:szCs w:val="30"/>
              </w:rPr>
              <w:t>小 组</w:t>
            </w:r>
          </w:p>
        </w:tc>
        <w:tc>
          <w:tcPr>
            <w:tcW w:w="7301" w:type="dxa"/>
          </w:tcPr>
          <w:p>
            <w:pPr>
              <w:rPr>
                <w:rFonts w:hint="eastAsia" w:ascii="华文楷体" w:hAnsi="华文楷体" w:eastAsia="华文楷体" w:cs="华文楷体"/>
                <w:sz w:val="30"/>
                <w:szCs w:val="30"/>
              </w:rPr>
            </w:pPr>
            <w:r>
              <w:rPr>
                <w:rFonts w:hint="eastAsia" w:ascii="华文楷体" w:hAnsi="华文楷体" w:eastAsia="华文楷体" w:cs="华文楷体"/>
                <w:sz w:val="30"/>
                <w:szCs w:val="30"/>
              </w:rPr>
              <w:t>102 D 刘梦琳、阿依斯木巴特·哈依拉提、朱天雅、石煜堃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43" w:type="dxa"/>
          </w:tcPr>
          <w:p>
            <w:pPr>
              <w:rPr>
                <w:rFonts w:hint="eastAsia" w:ascii="华文楷体" w:hAnsi="华文楷体" w:eastAsia="华文楷体" w:cs="华文楷体"/>
                <w:sz w:val="30"/>
                <w:szCs w:val="30"/>
              </w:rPr>
            </w:pPr>
            <w:r>
              <w:rPr>
                <w:rFonts w:hint="eastAsia" w:ascii="华文楷体" w:hAnsi="华文楷体" w:eastAsia="华文楷体" w:cs="华文楷体"/>
                <w:b/>
                <w:bCs/>
                <w:sz w:val="30"/>
                <w:szCs w:val="30"/>
              </w:rPr>
              <w:t>学 院</w:t>
            </w:r>
          </w:p>
        </w:tc>
        <w:tc>
          <w:tcPr>
            <w:tcW w:w="7301" w:type="dxa"/>
          </w:tcPr>
          <w:p>
            <w:pPr>
              <w:rPr>
                <w:rFonts w:hint="eastAsia" w:ascii="华文楷体" w:hAnsi="华文楷体" w:eastAsia="华文楷体" w:cs="华文楷体"/>
                <w:sz w:val="30"/>
                <w:szCs w:val="30"/>
              </w:rPr>
            </w:pPr>
            <w:r>
              <w:rPr>
                <w:rFonts w:hint="eastAsia" w:ascii="华文楷体" w:hAnsi="华文楷体" w:eastAsia="华文楷体" w:cs="华文楷体"/>
                <w:sz w:val="30"/>
                <w:szCs w:val="30"/>
              </w:rPr>
              <w:t>计算机科学与技术学院/软件学院、人工智能学院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43" w:type="dxa"/>
          </w:tcPr>
          <w:p>
            <w:pPr>
              <w:rPr>
                <w:rFonts w:hint="eastAsia" w:ascii="华文楷体" w:hAnsi="华文楷体" w:eastAsia="华文楷体" w:cs="华文楷体"/>
                <w:sz w:val="30"/>
                <w:szCs w:val="30"/>
              </w:rPr>
            </w:pPr>
            <w:r>
              <w:rPr>
                <w:rFonts w:hint="eastAsia" w:ascii="华文楷体" w:hAnsi="华文楷体" w:eastAsia="华文楷体" w:cs="华文楷体"/>
                <w:b/>
                <w:bCs/>
                <w:sz w:val="30"/>
                <w:szCs w:val="30"/>
              </w:rPr>
              <w:t>专 业</w:t>
            </w:r>
          </w:p>
        </w:tc>
        <w:tc>
          <w:tcPr>
            <w:tcW w:w="7301" w:type="dxa"/>
          </w:tcPr>
          <w:p>
            <w:pPr>
              <w:jc w:val="center"/>
              <w:rPr>
                <w:rFonts w:hint="eastAsia" w:ascii="华文楷体" w:hAnsi="华文楷体" w:eastAsia="华文楷体" w:cs="华文楷体"/>
                <w:sz w:val="30"/>
                <w:szCs w:val="30"/>
              </w:rPr>
            </w:pPr>
            <w:r>
              <w:rPr>
                <w:rFonts w:hint="eastAsia" w:ascii="华文楷体" w:hAnsi="华文楷体" w:eastAsia="华文楷体" w:cs="华文楷体"/>
                <w:sz w:val="30"/>
                <w:szCs w:val="30"/>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43" w:type="dxa"/>
          </w:tcPr>
          <w:p>
            <w:pPr>
              <w:rPr>
                <w:rFonts w:hint="eastAsia" w:ascii="华文楷体" w:hAnsi="华文楷体" w:eastAsia="华文楷体" w:cs="华文楷体"/>
                <w:sz w:val="30"/>
                <w:szCs w:val="30"/>
              </w:rPr>
            </w:pPr>
            <w:r>
              <w:rPr>
                <w:rFonts w:hint="eastAsia" w:ascii="华文楷体" w:hAnsi="华文楷体" w:eastAsia="华文楷体" w:cs="华文楷体"/>
                <w:b/>
                <w:bCs/>
                <w:sz w:val="30"/>
                <w:szCs w:val="30"/>
              </w:rPr>
              <w:t>班 级</w:t>
            </w:r>
          </w:p>
        </w:tc>
        <w:tc>
          <w:tcPr>
            <w:tcW w:w="7301" w:type="dxa"/>
          </w:tcPr>
          <w:p>
            <w:pPr>
              <w:jc w:val="center"/>
              <w:rPr>
                <w:rFonts w:hint="eastAsia" w:ascii="华文楷体" w:hAnsi="华文楷体" w:eastAsia="华文楷体" w:cs="华文楷体"/>
                <w:sz w:val="30"/>
                <w:szCs w:val="30"/>
              </w:rPr>
            </w:pPr>
            <w:r>
              <w:rPr>
                <w:rFonts w:hint="eastAsia" w:ascii="华文楷体" w:hAnsi="华文楷体" w:eastAsia="华文楷体" w:cs="华文楷体"/>
                <w:sz w:val="30"/>
                <w:szCs w:val="30"/>
              </w:rPr>
              <w:t>1622102</w:t>
            </w:r>
          </w:p>
        </w:tc>
      </w:tr>
    </w:tbl>
    <w:p>
      <w:pPr>
        <w:rPr>
          <w:rFonts w:hint="eastAsia" w:ascii="华文楷体" w:hAnsi="华文楷体" w:eastAsia="华文楷体" w:cs="华文楷体"/>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r>
        <w:rPr>
          <w:b/>
          <w:bCs/>
          <w:sz w:val="30"/>
          <w:szCs w:val="30"/>
        </w:rPr>
        <w:t>二〇二</w:t>
      </w:r>
      <w:r>
        <w:rPr>
          <w:rFonts w:hint="eastAsia"/>
          <w:b/>
          <w:bCs/>
          <w:sz w:val="30"/>
          <w:szCs w:val="30"/>
        </w:rPr>
        <w:t>四</w:t>
      </w:r>
      <w:r>
        <w:rPr>
          <w:b/>
          <w:bCs/>
          <w:sz w:val="30"/>
          <w:szCs w:val="30"/>
        </w:rPr>
        <w:t>年</w:t>
      </w:r>
      <w:r>
        <w:rPr>
          <w:rFonts w:hint="eastAsia"/>
          <w:b/>
          <w:bCs/>
          <w:sz w:val="30"/>
          <w:szCs w:val="30"/>
        </w:rPr>
        <w:t>十</w:t>
      </w:r>
      <w:r>
        <w:rPr>
          <w:b/>
          <w:bCs/>
          <w:sz w:val="30"/>
          <w:szCs w:val="30"/>
        </w:rPr>
        <w:t>月</w:t>
      </w:r>
    </w:p>
    <w:p>
      <w:pPr>
        <w:jc w:val="center"/>
        <w:rPr>
          <w:b/>
          <w:bCs/>
          <w:sz w:val="30"/>
          <w:szCs w:val="30"/>
        </w:rPr>
      </w:pPr>
    </w:p>
    <w:p>
      <w:pPr>
        <w:jc w:val="center"/>
      </w:pPr>
      <w:r>
        <w:rPr>
          <w:rFonts w:ascii="宋体" w:hAnsi="宋体" w:eastAsia="宋体"/>
        </w:rPr>
        <w:t>目录</w:t>
      </w:r>
    </w:p>
    <w:p>
      <w:pPr>
        <w:pStyle w:val="11"/>
        <w:tabs>
          <w:tab w:val="right" w:leader="dot" w:pos="8306"/>
        </w:tabs>
        <w:rPr>
          <w:del w:id="0" w:author="快乐的小丸子 [2]" w:date="2024-10-25T00:04:49Z"/>
        </w:rPr>
      </w:pPr>
      <w:r>
        <w:rPr>
          <w:b/>
          <w:bCs/>
          <w:sz w:val="30"/>
          <w:szCs w:val="30"/>
        </w:rPr>
        <w:fldChar w:fldCharType="begin"/>
      </w:r>
      <w:r>
        <w:rPr>
          <w:b/>
          <w:bCs/>
          <w:sz w:val="30"/>
          <w:szCs w:val="30"/>
        </w:rPr>
        <w:instrText xml:space="preserve">TOC \o "1-3" \h \u </w:instrText>
      </w:r>
      <w:r>
        <w:rPr>
          <w:b/>
          <w:bCs/>
          <w:sz w:val="30"/>
          <w:szCs w:val="30"/>
        </w:rPr>
        <w:fldChar w:fldCharType="separate"/>
      </w:r>
      <w:del w:id="1" w:author="快乐的小丸子 [2]" w:date="2024-10-25T00:04:49Z">
        <w:r>
          <w:rPr/>
          <w:fldChar w:fldCharType="begin"/>
        </w:r>
      </w:del>
      <w:del w:id="2" w:author="快乐的小丸子 [2]" w:date="2024-10-25T00:04:49Z">
        <w:r>
          <w:rPr/>
          <w:delInstrText xml:space="preserve"> HYPERLINK \l "_Toc1189" </w:delInstrText>
        </w:r>
      </w:del>
      <w:del w:id="3" w:author="快乐的小丸子 [2]" w:date="2024-10-25T00:04:49Z">
        <w:r>
          <w:rPr/>
          <w:fldChar w:fldCharType="separate"/>
        </w:r>
      </w:del>
      <w:del w:id="4" w:author="快乐的小丸子 [2]" w:date="2024-10-25T00:04:49Z">
        <w:r>
          <w:rPr>
            <w:rFonts w:hint="eastAsia" w:ascii="华文中宋" w:hAnsi="华文中宋" w:eastAsia="华文中宋"/>
            <w:szCs w:val="32"/>
          </w:rPr>
          <w:delText>一、引言</w:delText>
        </w:r>
      </w:del>
      <w:del w:id="5" w:author="快乐的小丸子 [2]" w:date="2024-10-25T00:04:49Z">
        <w:r>
          <w:rPr/>
          <w:tab/>
        </w:r>
      </w:del>
      <w:del w:id="6" w:author="快乐的小丸子 [2]" w:date="2024-10-25T00:04:49Z">
        <w:r>
          <w:rPr/>
          <w:fldChar w:fldCharType="begin"/>
        </w:r>
      </w:del>
      <w:del w:id="7" w:author="快乐的小丸子 [2]" w:date="2024-10-25T00:04:49Z">
        <w:r>
          <w:rPr/>
          <w:delInstrText xml:space="preserve"> PAGEREF _Toc1189 \h </w:delInstrText>
        </w:r>
      </w:del>
      <w:del w:id="8" w:author="快乐的小丸子 [2]" w:date="2024-10-25T00:04:49Z">
        <w:r>
          <w:rPr/>
          <w:fldChar w:fldCharType="separate"/>
        </w:r>
      </w:del>
      <w:del w:id="9" w:author="快乐的小丸子 [2]" w:date="2024-10-25T00:04:49Z">
        <w:r>
          <w:rPr/>
          <w:delText>3</w:delText>
        </w:r>
      </w:del>
      <w:del w:id="10" w:author="快乐的小丸子 [2]" w:date="2024-10-25T00:04:49Z">
        <w:r>
          <w:rPr/>
          <w:fldChar w:fldCharType="end"/>
        </w:r>
      </w:del>
      <w:del w:id="11" w:author="快乐的小丸子 [2]" w:date="2024-10-25T00:04:49Z">
        <w:r>
          <w:rPr/>
          <w:fldChar w:fldCharType="end"/>
        </w:r>
      </w:del>
    </w:p>
    <w:p>
      <w:pPr>
        <w:pStyle w:val="12"/>
        <w:tabs>
          <w:tab w:val="right" w:leader="dot" w:pos="8306"/>
        </w:tabs>
        <w:rPr>
          <w:del w:id="12" w:author="快乐的小丸子 [2]" w:date="2024-10-25T00:04:49Z"/>
        </w:rPr>
      </w:pPr>
      <w:del w:id="13" w:author="快乐的小丸子 [2]" w:date="2024-10-25T00:04:49Z">
        <w:r>
          <w:rPr/>
          <w:fldChar w:fldCharType="begin"/>
        </w:r>
      </w:del>
      <w:del w:id="14" w:author="快乐的小丸子 [2]" w:date="2024-10-25T00:04:49Z">
        <w:r>
          <w:rPr/>
          <w:delInstrText xml:space="preserve"> HYPERLINK \l "_Toc10482" </w:delInstrText>
        </w:r>
      </w:del>
      <w:del w:id="15" w:author="快乐的小丸子 [2]" w:date="2024-10-25T00:04:49Z">
        <w:r>
          <w:rPr/>
          <w:fldChar w:fldCharType="separate"/>
        </w:r>
      </w:del>
      <w:del w:id="16" w:author="快乐的小丸子 [2]" w:date="2024-10-25T00:04:49Z">
        <w:r>
          <w:rPr>
            <w:rFonts w:hint="eastAsia"/>
          </w:rPr>
          <w:delText>1</w:delText>
        </w:r>
      </w:del>
      <w:del w:id="17" w:author="快乐的小丸子 [2]" w:date="2024-10-25T00:04:49Z">
        <w:r>
          <w:rPr/>
          <w:delText>、</w:delText>
        </w:r>
      </w:del>
      <w:del w:id="18" w:author="快乐的小丸子 [2]" w:date="2024-10-25T00:04:49Z">
        <w:r>
          <w:rPr>
            <w:rFonts w:hint="eastAsia"/>
          </w:rPr>
          <w:delText>编写目的</w:delText>
        </w:r>
      </w:del>
      <w:del w:id="19" w:author="快乐的小丸子 [2]" w:date="2024-10-25T00:04:49Z">
        <w:r>
          <w:rPr/>
          <w:tab/>
        </w:r>
      </w:del>
      <w:del w:id="20" w:author="快乐的小丸子 [2]" w:date="2024-10-25T00:04:49Z">
        <w:r>
          <w:rPr/>
          <w:fldChar w:fldCharType="begin"/>
        </w:r>
      </w:del>
      <w:del w:id="21" w:author="快乐的小丸子 [2]" w:date="2024-10-25T00:04:49Z">
        <w:r>
          <w:rPr/>
          <w:delInstrText xml:space="preserve"> PAGEREF _Toc10482 \h </w:delInstrText>
        </w:r>
      </w:del>
      <w:del w:id="22" w:author="快乐的小丸子 [2]" w:date="2024-10-25T00:04:49Z">
        <w:r>
          <w:rPr/>
          <w:fldChar w:fldCharType="separate"/>
        </w:r>
      </w:del>
      <w:del w:id="23" w:author="快乐的小丸子 [2]" w:date="2024-10-25T00:04:49Z">
        <w:r>
          <w:rPr/>
          <w:delText>3</w:delText>
        </w:r>
      </w:del>
      <w:del w:id="24" w:author="快乐的小丸子 [2]" w:date="2024-10-25T00:04:49Z">
        <w:r>
          <w:rPr/>
          <w:fldChar w:fldCharType="end"/>
        </w:r>
      </w:del>
      <w:del w:id="25" w:author="快乐的小丸子 [2]" w:date="2024-10-25T00:04:49Z">
        <w:r>
          <w:rPr/>
          <w:fldChar w:fldCharType="end"/>
        </w:r>
      </w:del>
    </w:p>
    <w:p>
      <w:pPr>
        <w:pStyle w:val="12"/>
        <w:tabs>
          <w:tab w:val="right" w:leader="dot" w:pos="8306"/>
        </w:tabs>
        <w:rPr>
          <w:del w:id="26" w:author="快乐的小丸子 [2]" w:date="2024-10-25T00:04:49Z"/>
        </w:rPr>
      </w:pPr>
      <w:del w:id="27" w:author="快乐的小丸子 [2]" w:date="2024-10-25T00:04:49Z">
        <w:r>
          <w:rPr/>
          <w:fldChar w:fldCharType="begin"/>
        </w:r>
      </w:del>
      <w:del w:id="28" w:author="快乐的小丸子 [2]" w:date="2024-10-25T00:04:49Z">
        <w:r>
          <w:rPr/>
          <w:delInstrText xml:space="preserve"> HYPERLINK \l "_Toc25203" </w:delInstrText>
        </w:r>
      </w:del>
      <w:del w:id="29" w:author="快乐的小丸子 [2]" w:date="2024-10-25T00:04:49Z">
        <w:r>
          <w:rPr/>
          <w:fldChar w:fldCharType="separate"/>
        </w:r>
      </w:del>
      <w:del w:id="30" w:author="快乐的小丸子 [2]" w:date="2024-10-25T00:04:49Z">
        <w:r>
          <w:rPr>
            <w:rFonts w:hint="eastAsia"/>
          </w:rPr>
          <w:delText>2</w:delText>
        </w:r>
      </w:del>
      <w:del w:id="31" w:author="快乐的小丸子 [2]" w:date="2024-10-25T00:04:49Z">
        <w:r>
          <w:rPr/>
          <w:delText>、</w:delText>
        </w:r>
      </w:del>
      <w:del w:id="32" w:author="快乐的小丸子 [2]" w:date="2024-10-25T00:04:49Z">
        <w:r>
          <w:rPr>
            <w:rFonts w:hint="eastAsia"/>
          </w:rPr>
          <w:delText>背景</w:delText>
        </w:r>
      </w:del>
      <w:del w:id="33" w:author="快乐的小丸子 [2]" w:date="2024-10-25T00:04:49Z">
        <w:r>
          <w:rPr/>
          <w:tab/>
        </w:r>
      </w:del>
      <w:del w:id="34" w:author="快乐的小丸子 [2]" w:date="2024-10-25T00:04:49Z">
        <w:r>
          <w:rPr/>
          <w:fldChar w:fldCharType="begin"/>
        </w:r>
      </w:del>
      <w:del w:id="35" w:author="快乐的小丸子 [2]" w:date="2024-10-25T00:04:49Z">
        <w:r>
          <w:rPr/>
          <w:delInstrText xml:space="preserve"> PAGEREF _Toc25203 \h </w:delInstrText>
        </w:r>
      </w:del>
      <w:del w:id="36" w:author="快乐的小丸子 [2]" w:date="2024-10-25T00:04:49Z">
        <w:r>
          <w:rPr/>
          <w:fldChar w:fldCharType="separate"/>
        </w:r>
      </w:del>
      <w:del w:id="37" w:author="快乐的小丸子 [2]" w:date="2024-10-25T00:04:49Z">
        <w:r>
          <w:rPr/>
          <w:delText>3</w:delText>
        </w:r>
      </w:del>
      <w:del w:id="38" w:author="快乐的小丸子 [2]" w:date="2024-10-25T00:04:49Z">
        <w:r>
          <w:rPr/>
          <w:fldChar w:fldCharType="end"/>
        </w:r>
      </w:del>
      <w:del w:id="39" w:author="快乐的小丸子 [2]" w:date="2024-10-25T00:04:49Z">
        <w:r>
          <w:rPr/>
          <w:fldChar w:fldCharType="end"/>
        </w:r>
      </w:del>
    </w:p>
    <w:p>
      <w:pPr>
        <w:pStyle w:val="12"/>
        <w:tabs>
          <w:tab w:val="right" w:leader="dot" w:pos="8306"/>
        </w:tabs>
        <w:rPr>
          <w:del w:id="40" w:author="快乐的小丸子 [2]" w:date="2024-10-25T00:04:49Z"/>
        </w:rPr>
      </w:pPr>
      <w:del w:id="41" w:author="快乐的小丸子 [2]" w:date="2024-10-25T00:04:49Z">
        <w:r>
          <w:rPr/>
          <w:fldChar w:fldCharType="begin"/>
        </w:r>
      </w:del>
      <w:del w:id="42" w:author="快乐的小丸子 [2]" w:date="2024-10-25T00:04:49Z">
        <w:r>
          <w:rPr/>
          <w:delInstrText xml:space="preserve"> HYPERLINK \l "_Toc8550" </w:delInstrText>
        </w:r>
      </w:del>
      <w:del w:id="43" w:author="快乐的小丸子 [2]" w:date="2024-10-25T00:04:49Z">
        <w:r>
          <w:rPr/>
          <w:fldChar w:fldCharType="separate"/>
        </w:r>
      </w:del>
      <w:del w:id="44" w:author="快乐的小丸子 [2]" w:date="2024-10-25T00:04:49Z">
        <w:r>
          <w:rPr>
            <w:rFonts w:hint="eastAsia" w:ascii="宋体" w:hAnsi="宋体" w:eastAsia="宋体"/>
          </w:rPr>
          <w:delText>1. 待开发的软件系统的名称：游戏推荐系统</w:delText>
        </w:r>
      </w:del>
      <w:del w:id="45" w:author="快乐的小丸子 [2]" w:date="2024-10-25T00:04:49Z">
        <w:r>
          <w:rPr/>
          <w:tab/>
        </w:r>
      </w:del>
      <w:del w:id="46" w:author="快乐的小丸子 [2]" w:date="2024-10-25T00:04:49Z">
        <w:r>
          <w:rPr/>
          <w:fldChar w:fldCharType="begin"/>
        </w:r>
      </w:del>
      <w:del w:id="47" w:author="快乐的小丸子 [2]" w:date="2024-10-25T00:04:49Z">
        <w:r>
          <w:rPr/>
          <w:delInstrText xml:space="preserve"> PAGEREF _Toc8550 \h </w:delInstrText>
        </w:r>
      </w:del>
      <w:del w:id="48" w:author="快乐的小丸子 [2]" w:date="2024-10-25T00:04:49Z">
        <w:r>
          <w:rPr/>
          <w:fldChar w:fldCharType="separate"/>
        </w:r>
      </w:del>
      <w:del w:id="49" w:author="快乐的小丸子 [2]" w:date="2024-10-25T00:04:49Z">
        <w:r>
          <w:rPr/>
          <w:delText>3</w:delText>
        </w:r>
      </w:del>
      <w:del w:id="50" w:author="快乐的小丸子 [2]" w:date="2024-10-25T00:04:49Z">
        <w:r>
          <w:rPr/>
          <w:fldChar w:fldCharType="end"/>
        </w:r>
      </w:del>
      <w:del w:id="51" w:author="快乐的小丸子 [2]" w:date="2024-10-25T00:04:49Z">
        <w:r>
          <w:rPr/>
          <w:fldChar w:fldCharType="end"/>
        </w:r>
      </w:del>
    </w:p>
    <w:p>
      <w:pPr>
        <w:pStyle w:val="12"/>
        <w:tabs>
          <w:tab w:val="right" w:leader="dot" w:pos="8306"/>
        </w:tabs>
        <w:rPr>
          <w:del w:id="52" w:author="快乐的小丸子 [2]" w:date="2024-10-25T00:04:49Z"/>
        </w:rPr>
      </w:pPr>
      <w:del w:id="53" w:author="快乐的小丸子 [2]" w:date="2024-10-25T00:04:49Z">
        <w:r>
          <w:rPr/>
          <w:fldChar w:fldCharType="begin"/>
        </w:r>
      </w:del>
      <w:del w:id="54" w:author="快乐的小丸子 [2]" w:date="2024-10-25T00:04:49Z">
        <w:r>
          <w:rPr/>
          <w:delInstrText xml:space="preserve"> HYPERLINK \l "_Toc17940" </w:delInstrText>
        </w:r>
      </w:del>
      <w:del w:id="55" w:author="快乐的小丸子 [2]" w:date="2024-10-25T00:04:49Z">
        <w:r>
          <w:rPr/>
          <w:fldChar w:fldCharType="separate"/>
        </w:r>
      </w:del>
      <w:del w:id="56" w:author="快乐的小丸子 [2]" w:date="2024-10-25T00:04:49Z">
        <w:r>
          <w:rPr>
            <w:rFonts w:hint="eastAsia" w:ascii="宋体" w:hAnsi="宋体" w:eastAsia="宋体"/>
          </w:rPr>
          <w:delText>4. 用户：需要推广游戏的游戏发布者，有意向下载游戏的人。</w:delText>
        </w:r>
      </w:del>
      <w:del w:id="57" w:author="快乐的小丸子 [2]" w:date="2024-10-25T00:04:49Z">
        <w:r>
          <w:rPr/>
          <w:tab/>
        </w:r>
      </w:del>
      <w:del w:id="58" w:author="快乐的小丸子 [2]" w:date="2024-10-25T00:04:49Z">
        <w:r>
          <w:rPr/>
          <w:fldChar w:fldCharType="begin"/>
        </w:r>
      </w:del>
      <w:del w:id="59" w:author="快乐的小丸子 [2]" w:date="2024-10-25T00:04:49Z">
        <w:r>
          <w:rPr/>
          <w:delInstrText xml:space="preserve"> PAGEREF _Toc17940 \h </w:delInstrText>
        </w:r>
      </w:del>
      <w:del w:id="60" w:author="快乐的小丸子 [2]" w:date="2024-10-25T00:04:49Z">
        <w:r>
          <w:rPr/>
          <w:fldChar w:fldCharType="separate"/>
        </w:r>
      </w:del>
      <w:del w:id="61" w:author="快乐的小丸子 [2]" w:date="2024-10-25T00:04:49Z">
        <w:r>
          <w:rPr/>
          <w:delText>3</w:delText>
        </w:r>
      </w:del>
      <w:del w:id="62" w:author="快乐的小丸子 [2]" w:date="2024-10-25T00:04:49Z">
        <w:r>
          <w:rPr/>
          <w:fldChar w:fldCharType="end"/>
        </w:r>
      </w:del>
      <w:del w:id="63" w:author="快乐的小丸子 [2]" w:date="2024-10-25T00:04:49Z">
        <w:r>
          <w:rPr/>
          <w:fldChar w:fldCharType="end"/>
        </w:r>
      </w:del>
    </w:p>
    <w:p>
      <w:pPr>
        <w:pStyle w:val="12"/>
        <w:tabs>
          <w:tab w:val="right" w:leader="dot" w:pos="8306"/>
        </w:tabs>
        <w:rPr>
          <w:del w:id="64" w:author="快乐的小丸子 [2]" w:date="2024-10-25T00:04:49Z"/>
        </w:rPr>
      </w:pPr>
      <w:del w:id="65" w:author="快乐的小丸子 [2]" w:date="2024-10-25T00:04:49Z">
        <w:r>
          <w:rPr/>
          <w:fldChar w:fldCharType="begin"/>
        </w:r>
      </w:del>
      <w:del w:id="66" w:author="快乐的小丸子 [2]" w:date="2024-10-25T00:04:49Z">
        <w:r>
          <w:rPr/>
          <w:delInstrText xml:space="preserve"> HYPERLINK \l "_Toc1957" </w:delInstrText>
        </w:r>
      </w:del>
      <w:del w:id="67" w:author="快乐的小丸子 [2]" w:date="2024-10-25T00:04:49Z">
        <w:r>
          <w:rPr/>
          <w:fldChar w:fldCharType="separate"/>
        </w:r>
      </w:del>
      <w:del w:id="68" w:author="快乐的小丸子 [2]" w:date="2024-10-25T00:04:49Z">
        <w:r>
          <w:rPr>
            <w:rFonts w:hint="eastAsia"/>
          </w:rPr>
          <w:delText>3、定义</w:delText>
        </w:r>
      </w:del>
      <w:del w:id="69" w:author="快乐的小丸子 [2]" w:date="2024-10-25T00:04:49Z">
        <w:r>
          <w:rPr/>
          <w:tab/>
        </w:r>
      </w:del>
      <w:del w:id="70" w:author="快乐的小丸子 [2]" w:date="2024-10-25T00:04:49Z">
        <w:r>
          <w:rPr/>
          <w:fldChar w:fldCharType="begin"/>
        </w:r>
      </w:del>
      <w:del w:id="71" w:author="快乐的小丸子 [2]" w:date="2024-10-25T00:04:49Z">
        <w:r>
          <w:rPr/>
          <w:delInstrText xml:space="preserve"> PAGEREF _Toc1957 \h </w:delInstrText>
        </w:r>
      </w:del>
      <w:del w:id="72" w:author="快乐的小丸子 [2]" w:date="2024-10-25T00:04:49Z">
        <w:r>
          <w:rPr/>
          <w:fldChar w:fldCharType="separate"/>
        </w:r>
      </w:del>
      <w:del w:id="73" w:author="快乐的小丸子 [2]" w:date="2024-10-25T00:04:49Z">
        <w:r>
          <w:rPr/>
          <w:delText>3</w:delText>
        </w:r>
      </w:del>
      <w:del w:id="74" w:author="快乐的小丸子 [2]" w:date="2024-10-25T00:04:49Z">
        <w:r>
          <w:rPr/>
          <w:fldChar w:fldCharType="end"/>
        </w:r>
      </w:del>
      <w:del w:id="75" w:author="快乐的小丸子 [2]" w:date="2024-10-25T00:04:49Z">
        <w:r>
          <w:rPr/>
          <w:fldChar w:fldCharType="end"/>
        </w:r>
      </w:del>
    </w:p>
    <w:p>
      <w:pPr>
        <w:pStyle w:val="12"/>
        <w:tabs>
          <w:tab w:val="right" w:leader="dot" w:pos="8306"/>
        </w:tabs>
        <w:rPr>
          <w:del w:id="76" w:author="快乐的小丸子 [2]" w:date="2024-10-25T00:04:49Z"/>
        </w:rPr>
      </w:pPr>
      <w:del w:id="77" w:author="快乐的小丸子 [2]" w:date="2024-10-25T00:04:49Z">
        <w:r>
          <w:rPr/>
          <w:fldChar w:fldCharType="begin"/>
        </w:r>
      </w:del>
      <w:del w:id="78" w:author="快乐的小丸子 [2]" w:date="2024-10-25T00:04:49Z">
        <w:r>
          <w:rPr/>
          <w:delInstrText xml:space="preserve"> HYPERLINK \l "_Toc30611" </w:delInstrText>
        </w:r>
      </w:del>
      <w:del w:id="79" w:author="快乐的小丸子 [2]" w:date="2024-10-25T00:04:49Z">
        <w:r>
          <w:rPr/>
          <w:fldChar w:fldCharType="separate"/>
        </w:r>
      </w:del>
      <w:del w:id="80" w:author="快乐的小丸子 [2]" w:date="2024-10-25T00:04:49Z">
        <w:r>
          <w:rPr>
            <w:rFonts w:hint="eastAsia"/>
          </w:rPr>
          <w:delText>4、参考文献</w:delText>
        </w:r>
      </w:del>
      <w:del w:id="81" w:author="快乐的小丸子 [2]" w:date="2024-10-25T00:04:49Z">
        <w:r>
          <w:rPr/>
          <w:tab/>
        </w:r>
      </w:del>
      <w:del w:id="82" w:author="快乐的小丸子 [2]" w:date="2024-10-25T00:04:49Z">
        <w:r>
          <w:rPr/>
          <w:fldChar w:fldCharType="begin"/>
        </w:r>
      </w:del>
      <w:del w:id="83" w:author="快乐的小丸子 [2]" w:date="2024-10-25T00:04:49Z">
        <w:r>
          <w:rPr/>
          <w:delInstrText xml:space="preserve"> PAGEREF _Toc30611 \h </w:delInstrText>
        </w:r>
      </w:del>
      <w:del w:id="84" w:author="快乐的小丸子 [2]" w:date="2024-10-25T00:04:49Z">
        <w:r>
          <w:rPr/>
          <w:fldChar w:fldCharType="separate"/>
        </w:r>
      </w:del>
      <w:del w:id="85" w:author="快乐的小丸子 [2]" w:date="2024-10-25T00:04:49Z">
        <w:r>
          <w:rPr/>
          <w:delText>5</w:delText>
        </w:r>
      </w:del>
      <w:del w:id="86" w:author="快乐的小丸子 [2]" w:date="2024-10-25T00:04:49Z">
        <w:r>
          <w:rPr/>
          <w:fldChar w:fldCharType="end"/>
        </w:r>
      </w:del>
      <w:del w:id="87" w:author="快乐的小丸子 [2]" w:date="2024-10-25T00:04:49Z">
        <w:r>
          <w:rPr/>
          <w:fldChar w:fldCharType="end"/>
        </w:r>
      </w:del>
    </w:p>
    <w:p>
      <w:pPr>
        <w:pStyle w:val="11"/>
        <w:tabs>
          <w:tab w:val="right" w:leader="dot" w:pos="8306"/>
        </w:tabs>
        <w:rPr>
          <w:del w:id="88" w:author="快乐的小丸子 [2]" w:date="2024-10-25T00:04:49Z"/>
        </w:rPr>
      </w:pPr>
      <w:del w:id="89" w:author="快乐的小丸子 [2]" w:date="2024-10-25T00:04:49Z">
        <w:r>
          <w:rPr/>
          <w:fldChar w:fldCharType="begin"/>
        </w:r>
      </w:del>
      <w:del w:id="90" w:author="快乐的小丸子 [2]" w:date="2024-10-25T00:04:49Z">
        <w:r>
          <w:rPr/>
          <w:delInstrText xml:space="preserve"> HYPERLINK \l "_Toc32662" </w:delInstrText>
        </w:r>
      </w:del>
      <w:del w:id="91" w:author="快乐的小丸子 [2]" w:date="2024-10-25T00:04:49Z">
        <w:r>
          <w:rPr/>
          <w:fldChar w:fldCharType="separate"/>
        </w:r>
      </w:del>
      <w:del w:id="92" w:author="快乐的小丸子 [2]" w:date="2024-10-25T00:04:49Z">
        <w:r>
          <w:rPr>
            <w:rFonts w:hint="eastAsia" w:ascii="华文中宋" w:hAnsi="华文中宋" w:eastAsia="华文中宋"/>
            <w:szCs w:val="32"/>
          </w:rPr>
          <w:delText>二、任务概述</w:delText>
        </w:r>
      </w:del>
      <w:del w:id="93" w:author="快乐的小丸子 [2]" w:date="2024-10-25T00:04:49Z">
        <w:r>
          <w:rPr/>
          <w:tab/>
        </w:r>
      </w:del>
      <w:del w:id="94" w:author="快乐的小丸子 [2]" w:date="2024-10-25T00:04:49Z">
        <w:r>
          <w:rPr/>
          <w:fldChar w:fldCharType="begin"/>
        </w:r>
      </w:del>
      <w:del w:id="95" w:author="快乐的小丸子 [2]" w:date="2024-10-25T00:04:49Z">
        <w:r>
          <w:rPr/>
          <w:delInstrText xml:space="preserve"> PAGEREF _Toc32662 \h </w:delInstrText>
        </w:r>
      </w:del>
      <w:del w:id="96" w:author="快乐的小丸子 [2]" w:date="2024-10-25T00:04:49Z">
        <w:r>
          <w:rPr/>
          <w:fldChar w:fldCharType="separate"/>
        </w:r>
      </w:del>
      <w:del w:id="97" w:author="快乐的小丸子 [2]" w:date="2024-10-25T00:04:49Z">
        <w:r>
          <w:rPr/>
          <w:delText>5</w:delText>
        </w:r>
      </w:del>
      <w:del w:id="98" w:author="快乐的小丸子 [2]" w:date="2024-10-25T00:04:49Z">
        <w:r>
          <w:rPr/>
          <w:fldChar w:fldCharType="end"/>
        </w:r>
      </w:del>
      <w:del w:id="99" w:author="快乐的小丸子 [2]" w:date="2024-10-25T00:04:49Z">
        <w:r>
          <w:rPr/>
          <w:fldChar w:fldCharType="end"/>
        </w:r>
      </w:del>
    </w:p>
    <w:p>
      <w:pPr>
        <w:pStyle w:val="12"/>
        <w:tabs>
          <w:tab w:val="right" w:leader="dot" w:pos="8306"/>
        </w:tabs>
        <w:rPr>
          <w:del w:id="100" w:author="快乐的小丸子 [2]" w:date="2024-10-25T00:04:49Z"/>
        </w:rPr>
      </w:pPr>
      <w:del w:id="101" w:author="快乐的小丸子 [2]" w:date="2024-10-25T00:04:49Z">
        <w:r>
          <w:rPr/>
          <w:fldChar w:fldCharType="begin"/>
        </w:r>
      </w:del>
      <w:del w:id="102" w:author="快乐的小丸子 [2]" w:date="2024-10-25T00:04:49Z">
        <w:r>
          <w:rPr/>
          <w:delInstrText xml:space="preserve"> HYPERLINK \l "_Toc16154" </w:delInstrText>
        </w:r>
      </w:del>
      <w:del w:id="103" w:author="快乐的小丸子 [2]" w:date="2024-10-25T00:04:49Z">
        <w:r>
          <w:rPr/>
          <w:fldChar w:fldCharType="separate"/>
        </w:r>
      </w:del>
      <w:del w:id="104" w:author="快乐的小丸子 [2]" w:date="2024-10-25T00:04:49Z">
        <w:r>
          <w:rPr>
            <w:rFonts w:hint="eastAsia"/>
          </w:rPr>
          <w:delText>1、目标</w:delText>
        </w:r>
      </w:del>
      <w:del w:id="105" w:author="快乐的小丸子 [2]" w:date="2024-10-25T00:04:49Z">
        <w:r>
          <w:rPr/>
          <w:tab/>
        </w:r>
      </w:del>
      <w:del w:id="106" w:author="快乐的小丸子 [2]" w:date="2024-10-25T00:04:49Z">
        <w:r>
          <w:rPr/>
          <w:fldChar w:fldCharType="begin"/>
        </w:r>
      </w:del>
      <w:del w:id="107" w:author="快乐的小丸子 [2]" w:date="2024-10-25T00:04:49Z">
        <w:r>
          <w:rPr/>
          <w:delInstrText xml:space="preserve"> PAGEREF _Toc16154 \h </w:delInstrText>
        </w:r>
      </w:del>
      <w:del w:id="108" w:author="快乐的小丸子 [2]" w:date="2024-10-25T00:04:49Z">
        <w:r>
          <w:rPr/>
          <w:fldChar w:fldCharType="separate"/>
        </w:r>
      </w:del>
      <w:del w:id="109" w:author="快乐的小丸子 [2]" w:date="2024-10-25T00:04:49Z">
        <w:r>
          <w:rPr/>
          <w:delText>5</w:delText>
        </w:r>
      </w:del>
      <w:del w:id="110" w:author="快乐的小丸子 [2]" w:date="2024-10-25T00:04:49Z">
        <w:r>
          <w:rPr/>
          <w:fldChar w:fldCharType="end"/>
        </w:r>
      </w:del>
      <w:del w:id="111" w:author="快乐的小丸子 [2]" w:date="2024-10-25T00:04:49Z">
        <w:r>
          <w:rPr/>
          <w:fldChar w:fldCharType="end"/>
        </w:r>
      </w:del>
    </w:p>
    <w:p>
      <w:pPr>
        <w:pStyle w:val="8"/>
        <w:tabs>
          <w:tab w:val="right" w:leader="dot" w:pos="8306"/>
        </w:tabs>
        <w:rPr>
          <w:del w:id="112" w:author="快乐的小丸子 [2]" w:date="2024-10-25T00:04:49Z"/>
        </w:rPr>
      </w:pPr>
      <w:del w:id="113" w:author="快乐的小丸子 [2]" w:date="2024-10-25T00:04:49Z">
        <w:r>
          <w:rPr/>
          <w:fldChar w:fldCharType="begin"/>
        </w:r>
      </w:del>
      <w:del w:id="114" w:author="快乐的小丸子 [2]" w:date="2024-10-25T00:04:49Z">
        <w:r>
          <w:rPr/>
          <w:delInstrText xml:space="preserve"> HYPERLINK \l "_Toc7441" </w:delInstrText>
        </w:r>
      </w:del>
      <w:del w:id="115" w:author="快乐的小丸子 [2]" w:date="2024-10-25T00:04:49Z">
        <w:r>
          <w:rPr/>
          <w:fldChar w:fldCharType="separate"/>
        </w:r>
      </w:del>
      <w:del w:id="116" w:author="快乐的小丸子 [2]" w:date="2024-10-25T00:04:49Z">
        <w:r>
          <w:rPr>
            <w:rFonts w:hint="eastAsia" w:ascii="宋体" w:hAnsi="宋体" w:eastAsia="宋体"/>
            <w:bCs/>
          </w:rPr>
          <w:delText>（1）提供便捷的信息交流</w:delText>
        </w:r>
      </w:del>
      <w:del w:id="117" w:author="快乐的小丸子 [2]" w:date="2024-10-25T00:04:49Z">
        <w:r>
          <w:rPr/>
          <w:tab/>
        </w:r>
      </w:del>
      <w:del w:id="118" w:author="快乐的小丸子 [2]" w:date="2024-10-25T00:04:49Z">
        <w:r>
          <w:rPr/>
          <w:fldChar w:fldCharType="begin"/>
        </w:r>
      </w:del>
      <w:del w:id="119" w:author="快乐的小丸子 [2]" w:date="2024-10-25T00:04:49Z">
        <w:r>
          <w:rPr/>
          <w:delInstrText xml:space="preserve"> PAGEREF _Toc7441 \h </w:delInstrText>
        </w:r>
      </w:del>
      <w:del w:id="120" w:author="快乐的小丸子 [2]" w:date="2024-10-25T00:04:49Z">
        <w:r>
          <w:rPr/>
          <w:fldChar w:fldCharType="separate"/>
        </w:r>
      </w:del>
      <w:del w:id="121" w:author="快乐的小丸子 [2]" w:date="2024-10-25T00:04:49Z">
        <w:r>
          <w:rPr/>
          <w:delText>5</w:delText>
        </w:r>
      </w:del>
      <w:del w:id="122" w:author="快乐的小丸子 [2]" w:date="2024-10-25T00:04:49Z">
        <w:r>
          <w:rPr/>
          <w:fldChar w:fldCharType="end"/>
        </w:r>
      </w:del>
      <w:del w:id="123" w:author="快乐的小丸子 [2]" w:date="2024-10-25T00:04:49Z">
        <w:r>
          <w:rPr/>
          <w:fldChar w:fldCharType="end"/>
        </w:r>
      </w:del>
    </w:p>
    <w:p>
      <w:pPr>
        <w:pStyle w:val="8"/>
        <w:tabs>
          <w:tab w:val="right" w:leader="dot" w:pos="8306"/>
        </w:tabs>
        <w:rPr>
          <w:del w:id="124" w:author="快乐的小丸子 [2]" w:date="2024-10-25T00:04:49Z"/>
        </w:rPr>
      </w:pPr>
      <w:del w:id="125" w:author="快乐的小丸子 [2]" w:date="2024-10-25T00:04:49Z">
        <w:r>
          <w:rPr/>
          <w:fldChar w:fldCharType="begin"/>
        </w:r>
      </w:del>
      <w:del w:id="126" w:author="快乐的小丸子 [2]" w:date="2024-10-25T00:04:49Z">
        <w:r>
          <w:rPr/>
          <w:delInstrText xml:space="preserve"> HYPERLINK \l "_Toc1045" </w:delInstrText>
        </w:r>
      </w:del>
      <w:del w:id="127" w:author="快乐的小丸子 [2]" w:date="2024-10-25T00:04:49Z">
        <w:r>
          <w:rPr/>
          <w:fldChar w:fldCharType="separate"/>
        </w:r>
      </w:del>
      <w:del w:id="128" w:author="快乐的小丸子 [2]" w:date="2024-10-25T00:04:49Z">
        <w:r>
          <w:rPr>
            <w:rFonts w:hint="eastAsia" w:ascii="宋体" w:hAnsi="宋体" w:eastAsia="宋体"/>
          </w:rPr>
          <w:delText>（2）对各类游戏信息进行管理</w:delText>
        </w:r>
      </w:del>
      <w:del w:id="129" w:author="快乐的小丸子 [2]" w:date="2024-10-25T00:04:49Z">
        <w:r>
          <w:rPr/>
          <w:tab/>
        </w:r>
      </w:del>
      <w:del w:id="130" w:author="快乐的小丸子 [2]" w:date="2024-10-25T00:04:49Z">
        <w:r>
          <w:rPr/>
          <w:fldChar w:fldCharType="begin"/>
        </w:r>
      </w:del>
      <w:del w:id="131" w:author="快乐的小丸子 [2]" w:date="2024-10-25T00:04:49Z">
        <w:r>
          <w:rPr/>
          <w:delInstrText xml:space="preserve"> PAGEREF _Toc1045 \h </w:delInstrText>
        </w:r>
      </w:del>
      <w:del w:id="132" w:author="快乐的小丸子 [2]" w:date="2024-10-25T00:04:49Z">
        <w:r>
          <w:rPr/>
          <w:fldChar w:fldCharType="separate"/>
        </w:r>
      </w:del>
      <w:del w:id="133" w:author="快乐的小丸子 [2]" w:date="2024-10-25T00:04:49Z">
        <w:r>
          <w:rPr/>
          <w:delText>5</w:delText>
        </w:r>
      </w:del>
      <w:del w:id="134" w:author="快乐的小丸子 [2]" w:date="2024-10-25T00:04:49Z">
        <w:r>
          <w:rPr/>
          <w:fldChar w:fldCharType="end"/>
        </w:r>
      </w:del>
      <w:del w:id="135" w:author="快乐的小丸子 [2]" w:date="2024-10-25T00:04:49Z">
        <w:r>
          <w:rPr/>
          <w:fldChar w:fldCharType="end"/>
        </w:r>
      </w:del>
    </w:p>
    <w:p>
      <w:pPr>
        <w:pStyle w:val="8"/>
        <w:tabs>
          <w:tab w:val="right" w:leader="dot" w:pos="8306"/>
        </w:tabs>
        <w:rPr>
          <w:del w:id="136" w:author="快乐的小丸子 [2]" w:date="2024-10-25T00:04:49Z"/>
        </w:rPr>
      </w:pPr>
      <w:del w:id="137" w:author="快乐的小丸子 [2]" w:date="2024-10-25T00:04:49Z">
        <w:r>
          <w:rPr/>
          <w:fldChar w:fldCharType="begin"/>
        </w:r>
      </w:del>
      <w:del w:id="138" w:author="快乐的小丸子 [2]" w:date="2024-10-25T00:04:49Z">
        <w:r>
          <w:rPr/>
          <w:delInstrText xml:space="preserve"> HYPERLINK \l "_Toc2306" </w:delInstrText>
        </w:r>
      </w:del>
      <w:del w:id="139" w:author="快乐的小丸子 [2]" w:date="2024-10-25T00:04:49Z">
        <w:r>
          <w:rPr/>
          <w:fldChar w:fldCharType="separate"/>
        </w:r>
      </w:del>
      <w:del w:id="140" w:author="快乐的小丸子 [2]" w:date="2024-10-25T00:04:49Z">
        <w:r>
          <w:rPr>
            <w:rFonts w:ascii="宋体" w:hAnsi="宋体" w:eastAsia="宋体"/>
            <w:bCs/>
          </w:rPr>
          <w:delText xml:space="preserve">（3） </w:delText>
        </w:r>
      </w:del>
      <w:del w:id="141" w:author="快乐的小丸子 [2]" w:date="2024-10-25T00:04:49Z">
        <w:r>
          <w:rPr>
            <w:rFonts w:hint="eastAsia" w:ascii="宋体" w:hAnsi="宋体" w:eastAsia="宋体"/>
            <w:bCs/>
          </w:rPr>
          <w:delText>结合线上宣传扩大游戏传播范围</w:delText>
        </w:r>
      </w:del>
      <w:del w:id="142" w:author="快乐的小丸子 [2]" w:date="2024-10-25T00:04:49Z">
        <w:r>
          <w:rPr/>
          <w:tab/>
        </w:r>
      </w:del>
      <w:del w:id="143" w:author="快乐的小丸子 [2]" w:date="2024-10-25T00:04:49Z">
        <w:r>
          <w:rPr/>
          <w:fldChar w:fldCharType="begin"/>
        </w:r>
      </w:del>
      <w:del w:id="144" w:author="快乐的小丸子 [2]" w:date="2024-10-25T00:04:49Z">
        <w:r>
          <w:rPr/>
          <w:delInstrText xml:space="preserve"> PAGEREF _Toc2306 \h </w:delInstrText>
        </w:r>
      </w:del>
      <w:del w:id="145" w:author="快乐的小丸子 [2]" w:date="2024-10-25T00:04:49Z">
        <w:r>
          <w:rPr/>
          <w:fldChar w:fldCharType="separate"/>
        </w:r>
      </w:del>
      <w:del w:id="146" w:author="快乐的小丸子 [2]" w:date="2024-10-25T00:04:49Z">
        <w:r>
          <w:rPr/>
          <w:delText>5</w:delText>
        </w:r>
      </w:del>
      <w:del w:id="147" w:author="快乐的小丸子 [2]" w:date="2024-10-25T00:04:49Z">
        <w:r>
          <w:rPr/>
          <w:fldChar w:fldCharType="end"/>
        </w:r>
      </w:del>
      <w:del w:id="148" w:author="快乐的小丸子 [2]" w:date="2024-10-25T00:04:49Z">
        <w:r>
          <w:rPr/>
          <w:fldChar w:fldCharType="end"/>
        </w:r>
      </w:del>
    </w:p>
    <w:p>
      <w:pPr>
        <w:pStyle w:val="8"/>
        <w:tabs>
          <w:tab w:val="right" w:leader="dot" w:pos="8306"/>
        </w:tabs>
        <w:rPr>
          <w:del w:id="149" w:author="快乐的小丸子 [2]" w:date="2024-10-25T00:04:49Z"/>
        </w:rPr>
      </w:pPr>
      <w:del w:id="150" w:author="快乐的小丸子 [2]" w:date="2024-10-25T00:04:49Z">
        <w:r>
          <w:rPr/>
          <w:fldChar w:fldCharType="begin"/>
        </w:r>
      </w:del>
      <w:del w:id="151" w:author="快乐的小丸子 [2]" w:date="2024-10-25T00:04:49Z">
        <w:r>
          <w:rPr/>
          <w:delInstrText xml:space="preserve"> HYPERLINK \l "_Toc22079" </w:delInstrText>
        </w:r>
      </w:del>
      <w:del w:id="152" w:author="快乐的小丸子 [2]" w:date="2024-10-25T00:04:49Z">
        <w:r>
          <w:rPr/>
          <w:fldChar w:fldCharType="separate"/>
        </w:r>
      </w:del>
      <w:del w:id="153" w:author="快乐的小丸子 [2]" w:date="2024-10-25T00:04:49Z">
        <w:r>
          <w:rPr>
            <w:rFonts w:hint="eastAsia" w:ascii="宋体" w:hAnsi="宋体" w:eastAsia="宋体"/>
            <w:bCs/>
          </w:rPr>
          <w:delText>（4）便于用户体验</w:delText>
        </w:r>
      </w:del>
      <w:del w:id="154" w:author="快乐的小丸子 [2]" w:date="2024-10-25T00:04:49Z">
        <w:r>
          <w:rPr/>
          <w:tab/>
        </w:r>
      </w:del>
      <w:del w:id="155" w:author="快乐的小丸子 [2]" w:date="2024-10-25T00:04:49Z">
        <w:r>
          <w:rPr/>
          <w:fldChar w:fldCharType="begin"/>
        </w:r>
      </w:del>
      <w:del w:id="156" w:author="快乐的小丸子 [2]" w:date="2024-10-25T00:04:49Z">
        <w:r>
          <w:rPr/>
          <w:delInstrText xml:space="preserve"> PAGEREF _Toc22079 \h </w:delInstrText>
        </w:r>
      </w:del>
      <w:del w:id="157" w:author="快乐的小丸子 [2]" w:date="2024-10-25T00:04:49Z">
        <w:r>
          <w:rPr/>
          <w:fldChar w:fldCharType="separate"/>
        </w:r>
      </w:del>
      <w:del w:id="158" w:author="快乐的小丸子 [2]" w:date="2024-10-25T00:04:49Z">
        <w:r>
          <w:rPr/>
          <w:delText>6</w:delText>
        </w:r>
      </w:del>
      <w:del w:id="159" w:author="快乐的小丸子 [2]" w:date="2024-10-25T00:04:49Z">
        <w:r>
          <w:rPr/>
          <w:fldChar w:fldCharType="end"/>
        </w:r>
      </w:del>
      <w:del w:id="160" w:author="快乐的小丸子 [2]" w:date="2024-10-25T00:04:49Z">
        <w:r>
          <w:rPr/>
          <w:fldChar w:fldCharType="end"/>
        </w:r>
      </w:del>
    </w:p>
    <w:p>
      <w:pPr>
        <w:pStyle w:val="12"/>
        <w:tabs>
          <w:tab w:val="right" w:leader="dot" w:pos="8306"/>
        </w:tabs>
        <w:rPr>
          <w:del w:id="161" w:author="快乐的小丸子 [2]" w:date="2024-10-25T00:04:49Z"/>
        </w:rPr>
      </w:pPr>
      <w:del w:id="162" w:author="快乐的小丸子 [2]" w:date="2024-10-25T00:04:49Z">
        <w:r>
          <w:rPr/>
          <w:fldChar w:fldCharType="begin"/>
        </w:r>
      </w:del>
      <w:del w:id="163" w:author="快乐的小丸子 [2]" w:date="2024-10-25T00:04:49Z">
        <w:r>
          <w:rPr/>
          <w:delInstrText xml:space="preserve"> HYPERLINK \l "_Toc31920" </w:delInstrText>
        </w:r>
      </w:del>
      <w:del w:id="164" w:author="快乐的小丸子 [2]" w:date="2024-10-25T00:04:49Z">
        <w:r>
          <w:rPr/>
          <w:fldChar w:fldCharType="separate"/>
        </w:r>
      </w:del>
      <w:del w:id="165" w:author="快乐的小丸子 [2]" w:date="2024-10-25T00:04:49Z">
        <w:r>
          <w:rPr>
            <w:rFonts w:hint="eastAsia"/>
          </w:rPr>
          <w:delText>2、用户特点</w:delText>
        </w:r>
      </w:del>
      <w:del w:id="166" w:author="快乐的小丸子 [2]" w:date="2024-10-25T00:04:49Z">
        <w:r>
          <w:rPr/>
          <w:tab/>
        </w:r>
      </w:del>
      <w:del w:id="167" w:author="快乐的小丸子 [2]" w:date="2024-10-25T00:04:49Z">
        <w:r>
          <w:rPr/>
          <w:fldChar w:fldCharType="begin"/>
        </w:r>
      </w:del>
      <w:del w:id="168" w:author="快乐的小丸子 [2]" w:date="2024-10-25T00:04:49Z">
        <w:r>
          <w:rPr/>
          <w:delInstrText xml:space="preserve"> PAGEREF _Toc31920 \h </w:delInstrText>
        </w:r>
      </w:del>
      <w:del w:id="169" w:author="快乐的小丸子 [2]" w:date="2024-10-25T00:04:49Z">
        <w:r>
          <w:rPr/>
          <w:fldChar w:fldCharType="separate"/>
        </w:r>
      </w:del>
      <w:del w:id="170" w:author="快乐的小丸子 [2]" w:date="2024-10-25T00:04:49Z">
        <w:r>
          <w:rPr/>
          <w:delText>6</w:delText>
        </w:r>
      </w:del>
      <w:del w:id="171" w:author="快乐的小丸子 [2]" w:date="2024-10-25T00:04:49Z">
        <w:r>
          <w:rPr/>
          <w:fldChar w:fldCharType="end"/>
        </w:r>
      </w:del>
      <w:del w:id="172" w:author="快乐的小丸子 [2]" w:date="2024-10-25T00:04:49Z">
        <w:r>
          <w:rPr/>
          <w:fldChar w:fldCharType="end"/>
        </w:r>
      </w:del>
    </w:p>
    <w:p>
      <w:pPr>
        <w:pStyle w:val="12"/>
        <w:tabs>
          <w:tab w:val="right" w:leader="dot" w:pos="8306"/>
        </w:tabs>
        <w:rPr>
          <w:del w:id="173" w:author="快乐的小丸子 [2]" w:date="2024-10-25T00:04:49Z"/>
        </w:rPr>
      </w:pPr>
      <w:del w:id="174" w:author="快乐的小丸子 [2]" w:date="2024-10-25T00:04:49Z">
        <w:r>
          <w:rPr/>
          <w:fldChar w:fldCharType="begin"/>
        </w:r>
      </w:del>
      <w:del w:id="175" w:author="快乐的小丸子 [2]" w:date="2024-10-25T00:04:49Z">
        <w:r>
          <w:rPr/>
          <w:delInstrText xml:space="preserve"> HYPERLINK \l "_Toc14421" </w:delInstrText>
        </w:r>
      </w:del>
      <w:del w:id="176" w:author="快乐的小丸子 [2]" w:date="2024-10-25T00:04:49Z">
        <w:r>
          <w:rPr/>
          <w:fldChar w:fldCharType="separate"/>
        </w:r>
      </w:del>
      <w:del w:id="177" w:author="快乐的小丸子 [2]" w:date="2024-10-25T00:04:49Z">
        <w:r>
          <w:rPr>
            <w:rFonts w:hint="eastAsia"/>
          </w:rPr>
          <w:delText>3、假定约束</w:delText>
        </w:r>
      </w:del>
      <w:del w:id="178" w:author="快乐的小丸子 [2]" w:date="2024-10-25T00:04:49Z">
        <w:r>
          <w:rPr/>
          <w:tab/>
        </w:r>
      </w:del>
      <w:del w:id="179" w:author="快乐的小丸子 [2]" w:date="2024-10-25T00:04:49Z">
        <w:r>
          <w:rPr/>
          <w:fldChar w:fldCharType="begin"/>
        </w:r>
      </w:del>
      <w:del w:id="180" w:author="快乐的小丸子 [2]" w:date="2024-10-25T00:04:49Z">
        <w:r>
          <w:rPr/>
          <w:delInstrText xml:space="preserve"> PAGEREF _Toc14421 \h </w:delInstrText>
        </w:r>
      </w:del>
      <w:del w:id="181" w:author="快乐的小丸子 [2]" w:date="2024-10-25T00:04:49Z">
        <w:r>
          <w:rPr/>
          <w:fldChar w:fldCharType="separate"/>
        </w:r>
      </w:del>
      <w:del w:id="182" w:author="快乐的小丸子 [2]" w:date="2024-10-25T00:04:49Z">
        <w:r>
          <w:rPr/>
          <w:delText>6</w:delText>
        </w:r>
      </w:del>
      <w:del w:id="183" w:author="快乐的小丸子 [2]" w:date="2024-10-25T00:04:49Z">
        <w:r>
          <w:rPr/>
          <w:fldChar w:fldCharType="end"/>
        </w:r>
      </w:del>
      <w:del w:id="184" w:author="快乐的小丸子 [2]" w:date="2024-10-25T00:04:49Z">
        <w:r>
          <w:rPr/>
          <w:fldChar w:fldCharType="end"/>
        </w:r>
      </w:del>
    </w:p>
    <w:p>
      <w:pPr>
        <w:pStyle w:val="11"/>
        <w:tabs>
          <w:tab w:val="right" w:leader="dot" w:pos="8306"/>
        </w:tabs>
        <w:rPr>
          <w:del w:id="185" w:author="快乐的小丸子 [2]" w:date="2024-10-25T00:04:49Z"/>
        </w:rPr>
      </w:pPr>
      <w:del w:id="186" w:author="快乐的小丸子 [2]" w:date="2024-10-25T00:04:49Z">
        <w:r>
          <w:rPr/>
          <w:fldChar w:fldCharType="begin"/>
        </w:r>
      </w:del>
      <w:del w:id="187" w:author="快乐的小丸子 [2]" w:date="2024-10-25T00:04:49Z">
        <w:r>
          <w:rPr/>
          <w:delInstrText xml:space="preserve"> HYPERLINK \l "_Toc11305" </w:delInstrText>
        </w:r>
      </w:del>
      <w:del w:id="188" w:author="快乐的小丸子 [2]" w:date="2024-10-25T00:04:49Z">
        <w:r>
          <w:rPr/>
          <w:fldChar w:fldCharType="separate"/>
        </w:r>
      </w:del>
      <w:del w:id="189" w:author="快乐的小丸子 [2]" w:date="2024-10-25T00:04:49Z">
        <w:r>
          <w:rPr>
            <w:rFonts w:hint="eastAsia" w:ascii="华文中宋" w:hAnsi="华文中宋" w:eastAsia="华文中宋"/>
            <w:szCs w:val="32"/>
          </w:rPr>
          <w:delText>三、需求规定</w:delText>
        </w:r>
      </w:del>
      <w:del w:id="190" w:author="快乐的小丸子 [2]" w:date="2024-10-25T00:04:49Z">
        <w:r>
          <w:rPr/>
          <w:tab/>
        </w:r>
      </w:del>
      <w:del w:id="191" w:author="快乐的小丸子 [2]" w:date="2024-10-25T00:04:49Z">
        <w:r>
          <w:rPr/>
          <w:fldChar w:fldCharType="begin"/>
        </w:r>
      </w:del>
      <w:del w:id="192" w:author="快乐的小丸子 [2]" w:date="2024-10-25T00:04:49Z">
        <w:r>
          <w:rPr/>
          <w:delInstrText xml:space="preserve"> PAGEREF _Toc11305 \h </w:delInstrText>
        </w:r>
      </w:del>
      <w:del w:id="193" w:author="快乐的小丸子 [2]" w:date="2024-10-25T00:04:49Z">
        <w:r>
          <w:rPr/>
          <w:fldChar w:fldCharType="separate"/>
        </w:r>
      </w:del>
      <w:del w:id="194" w:author="快乐的小丸子 [2]" w:date="2024-10-25T00:04:49Z">
        <w:r>
          <w:rPr/>
          <w:delText>7</w:delText>
        </w:r>
      </w:del>
      <w:del w:id="195" w:author="快乐的小丸子 [2]" w:date="2024-10-25T00:04:49Z">
        <w:r>
          <w:rPr/>
          <w:fldChar w:fldCharType="end"/>
        </w:r>
      </w:del>
      <w:del w:id="196" w:author="快乐的小丸子 [2]" w:date="2024-10-25T00:04:49Z">
        <w:r>
          <w:rPr/>
          <w:fldChar w:fldCharType="end"/>
        </w:r>
      </w:del>
    </w:p>
    <w:p>
      <w:pPr>
        <w:pStyle w:val="12"/>
        <w:tabs>
          <w:tab w:val="right" w:leader="dot" w:pos="8306"/>
        </w:tabs>
        <w:rPr>
          <w:del w:id="197" w:author="快乐的小丸子 [2]" w:date="2024-10-25T00:04:49Z"/>
        </w:rPr>
      </w:pPr>
      <w:del w:id="198" w:author="快乐的小丸子 [2]" w:date="2024-10-25T00:04:49Z">
        <w:r>
          <w:rPr/>
          <w:fldChar w:fldCharType="begin"/>
        </w:r>
      </w:del>
      <w:del w:id="199" w:author="快乐的小丸子 [2]" w:date="2024-10-25T00:04:49Z">
        <w:r>
          <w:rPr/>
          <w:delInstrText xml:space="preserve"> HYPERLINK \l "_Toc336" </w:delInstrText>
        </w:r>
      </w:del>
      <w:del w:id="200" w:author="快乐的小丸子 [2]" w:date="2024-10-25T00:04:49Z">
        <w:r>
          <w:rPr/>
          <w:fldChar w:fldCharType="separate"/>
        </w:r>
      </w:del>
      <w:del w:id="201" w:author="快乐的小丸子 [2]" w:date="2024-10-25T00:04:49Z">
        <w:r>
          <w:rPr>
            <w:rFonts w:hint="eastAsia"/>
          </w:rPr>
          <w:delText>1、功能规定</w:delText>
        </w:r>
      </w:del>
      <w:del w:id="202" w:author="快乐的小丸子 [2]" w:date="2024-10-25T00:04:49Z">
        <w:r>
          <w:rPr/>
          <w:tab/>
        </w:r>
      </w:del>
      <w:del w:id="203" w:author="快乐的小丸子 [2]" w:date="2024-10-25T00:04:49Z">
        <w:r>
          <w:rPr/>
          <w:fldChar w:fldCharType="begin"/>
        </w:r>
      </w:del>
      <w:del w:id="204" w:author="快乐的小丸子 [2]" w:date="2024-10-25T00:04:49Z">
        <w:r>
          <w:rPr/>
          <w:delInstrText xml:space="preserve"> PAGEREF _Toc336 \h </w:delInstrText>
        </w:r>
      </w:del>
      <w:del w:id="205" w:author="快乐的小丸子 [2]" w:date="2024-10-25T00:04:49Z">
        <w:r>
          <w:rPr/>
          <w:fldChar w:fldCharType="separate"/>
        </w:r>
      </w:del>
      <w:del w:id="206" w:author="快乐的小丸子 [2]" w:date="2024-10-25T00:04:49Z">
        <w:r>
          <w:rPr/>
          <w:delText>7</w:delText>
        </w:r>
      </w:del>
      <w:del w:id="207" w:author="快乐的小丸子 [2]" w:date="2024-10-25T00:04:49Z">
        <w:r>
          <w:rPr/>
          <w:fldChar w:fldCharType="end"/>
        </w:r>
      </w:del>
      <w:del w:id="208" w:author="快乐的小丸子 [2]" w:date="2024-10-25T00:04:49Z">
        <w:r>
          <w:rPr/>
          <w:fldChar w:fldCharType="end"/>
        </w:r>
      </w:del>
    </w:p>
    <w:p>
      <w:pPr>
        <w:pStyle w:val="8"/>
        <w:tabs>
          <w:tab w:val="right" w:leader="dot" w:pos="8306"/>
        </w:tabs>
        <w:rPr>
          <w:del w:id="209" w:author="快乐的小丸子 [2]" w:date="2024-10-25T00:04:49Z"/>
        </w:rPr>
      </w:pPr>
      <w:del w:id="210" w:author="快乐的小丸子 [2]" w:date="2024-10-25T00:04:49Z">
        <w:r>
          <w:rPr/>
          <w:fldChar w:fldCharType="begin"/>
        </w:r>
      </w:del>
      <w:del w:id="211" w:author="快乐的小丸子 [2]" w:date="2024-10-25T00:04:49Z">
        <w:r>
          <w:rPr/>
          <w:delInstrText xml:space="preserve"> HYPERLINK \l "_Toc16675" </w:delInstrText>
        </w:r>
      </w:del>
      <w:del w:id="212" w:author="快乐的小丸子 [2]" w:date="2024-10-25T00:04:49Z">
        <w:r>
          <w:rPr/>
          <w:fldChar w:fldCharType="separate"/>
        </w:r>
      </w:del>
      <w:del w:id="213" w:author="快乐的小丸子 [2]" w:date="2024-10-25T00:04:49Z">
        <w:r>
          <w:rPr>
            <w:rFonts w:hint="eastAsia"/>
          </w:rPr>
          <w:delText>1</w:delText>
        </w:r>
      </w:del>
      <w:del w:id="214" w:author="快乐的小丸子 [2]" w:date="2024-10-25T00:04:49Z">
        <w:r>
          <w:rPr/>
          <w:delText>.1</w:delText>
        </w:r>
      </w:del>
      <w:del w:id="215" w:author="快乐的小丸子 [2]" w:date="2024-10-25T00:04:49Z">
        <w:r>
          <w:rPr>
            <w:rFonts w:hint="eastAsia"/>
          </w:rPr>
          <w:delText>模块</w:delText>
        </w:r>
      </w:del>
      <w:del w:id="216" w:author="快乐的小丸子 [2]" w:date="2024-10-25T00:04:49Z">
        <w:r>
          <w:rPr/>
          <w:tab/>
        </w:r>
      </w:del>
      <w:del w:id="217" w:author="快乐的小丸子 [2]" w:date="2024-10-25T00:04:49Z">
        <w:r>
          <w:rPr/>
          <w:fldChar w:fldCharType="begin"/>
        </w:r>
      </w:del>
      <w:del w:id="218" w:author="快乐的小丸子 [2]" w:date="2024-10-25T00:04:49Z">
        <w:r>
          <w:rPr/>
          <w:delInstrText xml:space="preserve"> PAGEREF _Toc16675 \h </w:delInstrText>
        </w:r>
      </w:del>
      <w:del w:id="219" w:author="快乐的小丸子 [2]" w:date="2024-10-25T00:04:49Z">
        <w:r>
          <w:rPr/>
          <w:fldChar w:fldCharType="separate"/>
        </w:r>
      </w:del>
      <w:del w:id="220" w:author="快乐的小丸子 [2]" w:date="2024-10-25T00:04:49Z">
        <w:r>
          <w:rPr/>
          <w:delText>7</w:delText>
        </w:r>
      </w:del>
      <w:del w:id="221" w:author="快乐的小丸子 [2]" w:date="2024-10-25T00:04:49Z">
        <w:r>
          <w:rPr/>
          <w:fldChar w:fldCharType="end"/>
        </w:r>
      </w:del>
      <w:del w:id="222" w:author="快乐的小丸子 [2]" w:date="2024-10-25T00:04:49Z">
        <w:r>
          <w:rPr/>
          <w:fldChar w:fldCharType="end"/>
        </w:r>
      </w:del>
    </w:p>
    <w:p>
      <w:pPr>
        <w:pStyle w:val="8"/>
        <w:tabs>
          <w:tab w:val="right" w:leader="dot" w:pos="8306"/>
        </w:tabs>
        <w:rPr>
          <w:del w:id="223" w:author="快乐的小丸子 [2]" w:date="2024-10-25T00:04:49Z"/>
        </w:rPr>
      </w:pPr>
      <w:del w:id="224" w:author="快乐的小丸子 [2]" w:date="2024-10-25T00:04:49Z">
        <w:r>
          <w:rPr/>
          <w:fldChar w:fldCharType="begin"/>
        </w:r>
      </w:del>
      <w:del w:id="225" w:author="快乐的小丸子 [2]" w:date="2024-10-25T00:04:49Z">
        <w:r>
          <w:rPr/>
          <w:delInstrText xml:space="preserve"> HYPERLINK \l "_Toc4161" </w:delInstrText>
        </w:r>
      </w:del>
      <w:del w:id="226" w:author="快乐的小丸子 [2]" w:date="2024-10-25T00:04:49Z">
        <w:r>
          <w:rPr/>
          <w:fldChar w:fldCharType="separate"/>
        </w:r>
      </w:del>
      <w:del w:id="227" w:author="快乐的小丸子 [2]" w:date="2024-10-25T00:04:49Z">
        <w:r>
          <w:rPr>
            <w:rFonts w:hint="eastAsia"/>
          </w:rPr>
          <w:delText>1</w:delText>
        </w:r>
      </w:del>
      <w:del w:id="228" w:author="快乐的小丸子 [2]" w:date="2024-10-25T00:04:49Z">
        <w:r>
          <w:rPr/>
          <w:delText>.2</w:delText>
        </w:r>
      </w:del>
      <w:del w:id="229" w:author="快乐的小丸子 [2]" w:date="2024-10-25T00:04:49Z">
        <w:r>
          <w:rPr>
            <w:rFonts w:hint="eastAsia"/>
          </w:rPr>
          <w:delText>确定参与者</w:delText>
        </w:r>
      </w:del>
      <w:del w:id="230" w:author="快乐的小丸子 [2]" w:date="2024-10-25T00:04:49Z">
        <w:r>
          <w:rPr/>
          <w:tab/>
        </w:r>
      </w:del>
      <w:del w:id="231" w:author="快乐的小丸子 [2]" w:date="2024-10-25T00:04:49Z">
        <w:r>
          <w:rPr/>
          <w:fldChar w:fldCharType="begin"/>
        </w:r>
      </w:del>
      <w:del w:id="232" w:author="快乐的小丸子 [2]" w:date="2024-10-25T00:04:49Z">
        <w:r>
          <w:rPr/>
          <w:delInstrText xml:space="preserve"> PAGEREF _Toc4161 \h </w:delInstrText>
        </w:r>
      </w:del>
      <w:del w:id="233" w:author="快乐的小丸子 [2]" w:date="2024-10-25T00:04:49Z">
        <w:r>
          <w:rPr/>
          <w:fldChar w:fldCharType="separate"/>
        </w:r>
      </w:del>
      <w:del w:id="234" w:author="快乐的小丸子 [2]" w:date="2024-10-25T00:04:49Z">
        <w:r>
          <w:rPr/>
          <w:delText>9</w:delText>
        </w:r>
      </w:del>
      <w:del w:id="235" w:author="快乐的小丸子 [2]" w:date="2024-10-25T00:04:49Z">
        <w:r>
          <w:rPr/>
          <w:fldChar w:fldCharType="end"/>
        </w:r>
      </w:del>
      <w:del w:id="236" w:author="快乐的小丸子 [2]" w:date="2024-10-25T00:04:49Z">
        <w:r>
          <w:rPr/>
          <w:fldChar w:fldCharType="end"/>
        </w:r>
      </w:del>
    </w:p>
    <w:p>
      <w:pPr>
        <w:pStyle w:val="12"/>
        <w:tabs>
          <w:tab w:val="right" w:leader="dot" w:pos="8306"/>
        </w:tabs>
        <w:rPr>
          <w:del w:id="237" w:author="快乐的小丸子 [2]" w:date="2024-10-25T00:04:49Z"/>
        </w:rPr>
      </w:pPr>
      <w:del w:id="238" w:author="快乐的小丸子 [2]" w:date="2024-10-25T00:04:49Z">
        <w:r>
          <w:rPr/>
          <w:fldChar w:fldCharType="begin"/>
        </w:r>
      </w:del>
      <w:del w:id="239" w:author="快乐的小丸子 [2]" w:date="2024-10-25T00:04:49Z">
        <w:r>
          <w:rPr/>
          <w:delInstrText xml:space="preserve"> HYPERLINK \l "_Toc20947" </w:delInstrText>
        </w:r>
      </w:del>
      <w:del w:id="240" w:author="快乐的小丸子 [2]" w:date="2024-10-25T00:04:49Z">
        <w:r>
          <w:rPr/>
          <w:fldChar w:fldCharType="separate"/>
        </w:r>
      </w:del>
      <w:del w:id="241" w:author="快乐的小丸子 [2]" w:date="2024-10-25T00:04:49Z">
        <w:r>
          <w:rPr>
            <w:rFonts w:hint="eastAsia"/>
          </w:rPr>
          <w:delText>2、性能规定</w:delText>
        </w:r>
      </w:del>
      <w:del w:id="242" w:author="快乐的小丸子 [2]" w:date="2024-10-25T00:04:49Z">
        <w:r>
          <w:rPr/>
          <w:tab/>
        </w:r>
      </w:del>
      <w:del w:id="243" w:author="快乐的小丸子 [2]" w:date="2024-10-25T00:04:49Z">
        <w:r>
          <w:rPr/>
          <w:fldChar w:fldCharType="begin"/>
        </w:r>
      </w:del>
      <w:del w:id="244" w:author="快乐的小丸子 [2]" w:date="2024-10-25T00:04:49Z">
        <w:r>
          <w:rPr/>
          <w:delInstrText xml:space="preserve"> PAGEREF _Toc20947 \h </w:delInstrText>
        </w:r>
      </w:del>
      <w:del w:id="245" w:author="快乐的小丸子 [2]" w:date="2024-10-25T00:04:49Z">
        <w:r>
          <w:rPr/>
          <w:fldChar w:fldCharType="separate"/>
        </w:r>
      </w:del>
      <w:del w:id="246" w:author="快乐的小丸子 [2]" w:date="2024-10-25T00:04:49Z">
        <w:r>
          <w:rPr/>
          <w:delText>29</w:delText>
        </w:r>
      </w:del>
      <w:del w:id="247" w:author="快乐的小丸子 [2]" w:date="2024-10-25T00:04:49Z">
        <w:r>
          <w:rPr/>
          <w:fldChar w:fldCharType="end"/>
        </w:r>
      </w:del>
      <w:del w:id="248" w:author="快乐的小丸子 [2]" w:date="2024-10-25T00:04:49Z">
        <w:r>
          <w:rPr/>
          <w:fldChar w:fldCharType="end"/>
        </w:r>
      </w:del>
    </w:p>
    <w:p>
      <w:pPr>
        <w:pStyle w:val="8"/>
        <w:tabs>
          <w:tab w:val="right" w:leader="dot" w:pos="8306"/>
        </w:tabs>
        <w:rPr>
          <w:del w:id="249" w:author="快乐的小丸子 [2]" w:date="2024-10-25T00:04:49Z"/>
        </w:rPr>
      </w:pPr>
      <w:del w:id="250" w:author="快乐的小丸子 [2]" w:date="2024-10-25T00:04:49Z">
        <w:r>
          <w:rPr/>
          <w:fldChar w:fldCharType="begin"/>
        </w:r>
      </w:del>
      <w:del w:id="251" w:author="快乐的小丸子 [2]" w:date="2024-10-25T00:04:49Z">
        <w:r>
          <w:rPr/>
          <w:delInstrText xml:space="preserve"> HYPERLINK \l "_Toc12364" </w:delInstrText>
        </w:r>
      </w:del>
      <w:del w:id="252" w:author="快乐的小丸子 [2]" w:date="2024-10-25T00:04:49Z">
        <w:r>
          <w:rPr/>
          <w:fldChar w:fldCharType="separate"/>
        </w:r>
      </w:del>
      <w:del w:id="253" w:author="快乐的小丸子 [2]" w:date="2024-10-25T00:04:49Z">
        <w:r>
          <w:rPr/>
          <w:delText>2.1</w:delText>
        </w:r>
      </w:del>
      <w:del w:id="254" w:author="快乐的小丸子 [2]" w:date="2024-10-25T00:04:49Z">
        <w:r>
          <w:rPr>
            <w:rFonts w:hint="eastAsia"/>
          </w:rPr>
          <w:delText>精度</w:delText>
        </w:r>
      </w:del>
      <w:del w:id="255" w:author="快乐的小丸子 [2]" w:date="2024-10-25T00:04:49Z">
        <w:r>
          <w:rPr/>
          <w:tab/>
        </w:r>
      </w:del>
      <w:del w:id="256" w:author="快乐的小丸子 [2]" w:date="2024-10-25T00:04:49Z">
        <w:r>
          <w:rPr/>
          <w:fldChar w:fldCharType="begin"/>
        </w:r>
      </w:del>
      <w:del w:id="257" w:author="快乐的小丸子 [2]" w:date="2024-10-25T00:04:49Z">
        <w:r>
          <w:rPr/>
          <w:delInstrText xml:space="preserve"> PAGEREF _Toc12364 \h </w:delInstrText>
        </w:r>
      </w:del>
      <w:del w:id="258" w:author="快乐的小丸子 [2]" w:date="2024-10-25T00:04:49Z">
        <w:r>
          <w:rPr/>
          <w:fldChar w:fldCharType="separate"/>
        </w:r>
      </w:del>
      <w:del w:id="259" w:author="快乐的小丸子 [2]" w:date="2024-10-25T00:04:49Z">
        <w:r>
          <w:rPr/>
          <w:delText>29</w:delText>
        </w:r>
      </w:del>
      <w:del w:id="260" w:author="快乐的小丸子 [2]" w:date="2024-10-25T00:04:49Z">
        <w:r>
          <w:rPr/>
          <w:fldChar w:fldCharType="end"/>
        </w:r>
      </w:del>
      <w:del w:id="261" w:author="快乐的小丸子 [2]" w:date="2024-10-25T00:04:49Z">
        <w:r>
          <w:rPr/>
          <w:fldChar w:fldCharType="end"/>
        </w:r>
      </w:del>
    </w:p>
    <w:p>
      <w:pPr>
        <w:pStyle w:val="8"/>
        <w:tabs>
          <w:tab w:val="right" w:leader="dot" w:pos="8306"/>
        </w:tabs>
        <w:rPr>
          <w:del w:id="262" w:author="快乐的小丸子 [2]" w:date="2024-10-25T00:04:49Z"/>
        </w:rPr>
      </w:pPr>
      <w:del w:id="263" w:author="快乐的小丸子 [2]" w:date="2024-10-25T00:04:49Z">
        <w:r>
          <w:rPr/>
          <w:fldChar w:fldCharType="begin"/>
        </w:r>
      </w:del>
      <w:del w:id="264" w:author="快乐的小丸子 [2]" w:date="2024-10-25T00:04:49Z">
        <w:r>
          <w:rPr/>
          <w:delInstrText xml:space="preserve"> HYPERLINK \l "_Toc23428" </w:delInstrText>
        </w:r>
      </w:del>
      <w:del w:id="265" w:author="快乐的小丸子 [2]" w:date="2024-10-25T00:04:49Z">
        <w:r>
          <w:rPr/>
          <w:fldChar w:fldCharType="separate"/>
        </w:r>
      </w:del>
      <w:del w:id="266" w:author="快乐的小丸子 [2]" w:date="2024-10-25T00:04:49Z">
        <w:r>
          <w:rPr/>
          <w:delText>2.2</w:delText>
        </w:r>
      </w:del>
      <w:del w:id="267" w:author="快乐的小丸子 [2]" w:date="2024-10-25T00:04:49Z">
        <w:r>
          <w:rPr>
            <w:rFonts w:hint="eastAsia"/>
          </w:rPr>
          <w:delText>时间特性要求</w:delText>
        </w:r>
      </w:del>
      <w:del w:id="268" w:author="快乐的小丸子 [2]" w:date="2024-10-25T00:04:49Z">
        <w:r>
          <w:rPr/>
          <w:tab/>
        </w:r>
      </w:del>
      <w:del w:id="269" w:author="快乐的小丸子 [2]" w:date="2024-10-25T00:04:49Z">
        <w:r>
          <w:rPr/>
          <w:fldChar w:fldCharType="begin"/>
        </w:r>
      </w:del>
      <w:del w:id="270" w:author="快乐的小丸子 [2]" w:date="2024-10-25T00:04:49Z">
        <w:r>
          <w:rPr/>
          <w:delInstrText xml:space="preserve"> PAGEREF _Toc23428 \h </w:delInstrText>
        </w:r>
      </w:del>
      <w:del w:id="271" w:author="快乐的小丸子 [2]" w:date="2024-10-25T00:04:49Z">
        <w:r>
          <w:rPr/>
          <w:fldChar w:fldCharType="separate"/>
        </w:r>
      </w:del>
      <w:del w:id="272" w:author="快乐的小丸子 [2]" w:date="2024-10-25T00:04:49Z">
        <w:r>
          <w:rPr/>
          <w:delText>29</w:delText>
        </w:r>
      </w:del>
      <w:del w:id="273" w:author="快乐的小丸子 [2]" w:date="2024-10-25T00:04:49Z">
        <w:r>
          <w:rPr/>
          <w:fldChar w:fldCharType="end"/>
        </w:r>
      </w:del>
      <w:del w:id="274" w:author="快乐的小丸子 [2]" w:date="2024-10-25T00:04:49Z">
        <w:r>
          <w:rPr/>
          <w:fldChar w:fldCharType="end"/>
        </w:r>
      </w:del>
    </w:p>
    <w:p>
      <w:pPr>
        <w:pStyle w:val="8"/>
        <w:tabs>
          <w:tab w:val="right" w:leader="dot" w:pos="8306"/>
        </w:tabs>
        <w:rPr>
          <w:del w:id="275" w:author="快乐的小丸子 [2]" w:date="2024-10-25T00:04:49Z"/>
        </w:rPr>
      </w:pPr>
      <w:del w:id="276" w:author="快乐的小丸子 [2]" w:date="2024-10-25T00:04:49Z">
        <w:r>
          <w:rPr/>
          <w:fldChar w:fldCharType="begin"/>
        </w:r>
      </w:del>
      <w:del w:id="277" w:author="快乐的小丸子 [2]" w:date="2024-10-25T00:04:49Z">
        <w:r>
          <w:rPr/>
          <w:delInstrText xml:space="preserve"> HYPERLINK \l "_Toc13662" </w:delInstrText>
        </w:r>
      </w:del>
      <w:del w:id="278" w:author="快乐的小丸子 [2]" w:date="2024-10-25T00:04:49Z">
        <w:r>
          <w:rPr/>
          <w:fldChar w:fldCharType="separate"/>
        </w:r>
      </w:del>
      <w:del w:id="279" w:author="快乐的小丸子 [2]" w:date="2024-10-25T00:04:49Z">
        <w:r>
          <w:rPr/>
          <w:delText>2.3</w:delText>
        </w:r>
      </w:del>
      <w:del w:id="280" w:author="快乐的小丸子 [2]" w:date="2024-10-25T00:04:49Z">
        <w:r>
          <w:rPr>
            <w:rFonts w:hint="eastAsia"/>
          </w:rPr>
          <w:delText>灵活性</w:delText>
        </w:r>
      </w:del>
      <w:del w:id="281" w:author="快乐的小丸子 [2]" w:date="2024-10-25T00:04:49Z">
        <w:r>
          <w:rPr/>
          <w:tab/>
        </w:r>
      </w:del>
      <w:del w:id="282" w:author="快乐的小丸子 [2]" w:date="2024-10-25T00:04:49Z">
        <w:r>
          <w:rPr/>
          <w:fldChar w:fldCharType="begin"/>
        </w:r>
      </w:del>
      <w:del w:id="283" w:author="快乐的小丸子 [2]" w:date="2024-10-25T00:04:49Z">
        <w:r>
          <w:rPr/>
          <w:delInstrText xml:space="preserve"> PAGEREF _Toc13662 \h </w:delInstrText>
        </w:r>
      </w:del>
      <w:del w:id="284" w:author="快乐的小丸子 [2]" w:date="2024-10-25T00:04:49Z">
        <w:r>
          <w:rPr/>
          <w:fldChar w:fldCharType="separate"/>
        </w:r>
      </w:del>
      <w:del w:id="285" w:author="快乐的小丸子 [2]" w:date="2024-10-25T00:04:49Z">
        <w:r>
          <w:rPr/>
          <w:delText>30</w:delText>
        </w:r>
      </w:del>
      <w:del w:id="286" w:author="快乐的小丸子 [2]" w:date="2024-10-25T00:04:49Z">
        <w:r>
          <w:rPr/>
          <w:fldChar w:fldCharType="end"/>
        </w:r>
      </w:del>
      <w:del w:id="287" w:author="快乐的小丸子 [2]" w:date="2024-10-25T00:04:49Z">
        <w:r>
          <w:rPr/>
          <w:fldChar w:fldCharType="end"/>
        </w:r>
      </w:del>
    </w:p>
    <w:p>
      <w:pPr>
        <w:pStyle w:val="12"/>
        <w:tabs>
          <w:tab w:val="right" w:leader="dot" w:pos="8306"/>
        </w:tabs>
        <w:rPr>
          <w:del w:id="288" w:author="快乐的小丸子 [2]" w:date="2024-10-25T00:04:49Z"/>
        </w:rPr>
      </w:pPr>
      <w:del w:id="289" w:author="快乐的小丸子 [2]" w:date="2024-10-25T00:04:49Z">
        <w:r>
          <w:rPr/>
          <w:fldChar w:fldCharType="begin"/>
        </w:r>
      </w:del>
      <w:del w:id="290" w:author="快乐的小丸子 [2]" w:date="2024-10-25T00:04:49Z">
        <w:r>
          <w:rPr/>
          <w:delInstrText xml:space="preserve"> HYPERLINK \l "_Toc18175" </w:delInstrText>
        </w:r>
      </w:del>
      <w:del w:id="291" w:author="快乐的小丸子 [2]" w:date="2024-10-25T00:04:49Z">
        <w:r>
          <w:rPr/>
          <w:fldChar w:fldCharType="separate"/>
        </w:r>
      </w:del>
      <w:del w:id="292" w:author="快乐的小丸子 [2]" w:date="2024-10-25T00:04:49Z">
        <w:r>
          <w:rPr>
            <w:rFonts w:hint="eastAsia"/>
          </w:rPr>
          <w:delText>3、输入输出要求</w:delText>
        </w:r>
      </w:del>
      <w:del w:id="293" w:author="快乐的小丸子 [2]" w:date="2024-10-25T00:04:49Z">
        <w:r>
          <w:rPr/>
          <w:tab/>
        </w:r>
      </w:del>
      <w:del w:id="294" w:author="快乐的小丸子 [2]" w:date="2024-10-25T00:04:49Z">
        <w:r>
          <w:rPr/>
          <w:fldChar w:fldCharType="begin"/>
        </w:r>
      </w:del>
      <w:del w:id="295" w:author="快乐的小丸子 [2]" w:date="2024-10-25T00:04:49Z">
        <w:r>
          <w:rPr/>
          <w:delInstrText xml:space="preserve"> PAGEREF _Toc18175 \h </w:delInstrText>
        </w:r>
      </w:del>
      <w:del w:id="296" w:author="快乐的小丸子 [2]" w:date="2024-10-25T00:04:49Z">
        <w:r>
          <w:rPr/>
          <w:fldChar w:fldCharType="separate"/>
        </w:r>
      </w:del>
      <w:del w:id="297" w:author="快乐的小丸子 [2]" w:date="2024-10-25T00:04:49Z">
        <w:r>
          <w:rPr/>
          <w:delText>31</w:delText>
        </w:r>
      </w:del>
      <w:del w:id="298" w:author="快乐的小丸子 [2]" w:date="2024-10-25T00:04:49Z">
        <w:r>
          <w:rPr/>
          <w:fldChar w:fldCharType="end"/>
        </w:r>
      </w:del>
      <w:del w:id="299" w:author="快乐的小丸子 [2]" w:date="2024-10-25T00:04:49Z">
        <w:r>
          <w:rPr/>
          <w:fldChar w:fldCharType="end"/>
        </w:r>
      </w:del>
    </w:p>
    <w:p>
      <w:pPr>
        <w:pStyle w:val="12"/>
        <w:tabs>
          <w:tab w:val="right" w:leader="dot" w:pos="8306"/>
        </w:tabs>
        <w:rPr>
          <w:del w:id="300" w:author="快乐的小丸子 [2]" w:date="2024-10-25T00:04:49Z"/>
        </w:rPr>
      </w:pPr>
      <w:del w:id="301" w:author="快乐的小丸子 [2]" w:date="2024-10-25T00:04:49Z">
        <w:r>
          <w:rPr/>
          <w:fldChar w:fldCharType="begin"/>
        </w:r>
      </w:del>
      <w:del w:id="302" w:author="快乐的小丸子 [2]" w:date="2024-10-25T00:04:49Z">
        <w:r>
          <w:rPr/>
          <w:delInstrText xml:space="preserve"> HYPERLINK \l "_Toc24450" </w:delInstrText>
        </w:r>
      </w:del>
      <w:del w:id="303" w:author="快乐的小丸子 [2]" w:date="2024-10-25T00:04:49Z">
        <w:r>
          <w:rPr/>
          <w:fldChar w:fldCharType="separate"/>
        </w:r>
      </w:del>
      <w:del w:id="304" w:author="快乐的小丸子 [2]" w:date="2024-10-25T00:04:49Z">
        <w:r>
          <w:rPr>
            <w:rFonts w:hint="eastAsia"/>
          </w:rPr>
          <w:delText>4、数据管理能力要求</w:delText>
        </w:r>
      </w:del>
      <w:del w:id="305" w:author="快乐的小丸子 [2]" w:date="2024-10-25T00:04:49Z">
        <w:r>
          <w:rPr/>
          <w:tab/>
        </w:r>
      </w:del>
      <w:del w:id="306" w:author="快乐的小丸子 [2]" w:date="2024-10-25T00:04:49Z">
        <w:r>
          <w:rPr/>
          <w:fldChar w:fldCharType="begin"/>
        </w:r>
      </w:del>
      <w:del w:id="307" w:author="快乐的小丸子 [2]" w:date="2024-10-25T00:04:49Z">
        <w:r>
          <w:rPr/>
          <w:delInstrText xml:space="preserve"> PAGEREF _Toc24450 \h </w:delInstrText>
        </w:r>
      </w:del>
      <w:del w:id="308" w:author="快乐的小丸子 [2]" w:date="2024-10-25T00:04:49Z">
        <w:r>
          <w:rPr/>
          <w:fldChar w:fldCharType="separate"/>
        </w:r>
      </w:del>
      <w:del w:id="309" w:author="快乐的小丸子 [2]" w:date="2024-10-25T00:04:49Z">
        <w:r>
          <w:rPr/>
          <w:delText>31</w:delText>
        </w:r>
      </w:del>
      <w:del w:id="310" w:author="快乐的小丸子 [2]" w:date="2024-10-25T00:04:49Z">
        <w:r>
          <w:rPr/>
          <w:fldChar w:fldCharType="end"/>
        </w:r>
      </w:del>
      <w:del w:id="311" w:author="快乐的小丸子 [2]" w:date="2024-10-25T00:04:49Z">
        <w:r>
          <w:rPr/>
          <w:fldChar w:fldCharType="end"/>
        </w:r>
      </w:del>
    </w:p>
    <w:p>
      <w:pPr>
        <w:pStyle w:val="12"/>
        <w:tabs>
          <w:tab w:val="right" w:leader="dot" w:pos="8306"/>
        </w:tabs>
        <w:rPr>
          <w:del w:id="312" w:author="快乐的小丸子 [2]" w:date="2024-10-25T00:04:49Z"/>
        </w:rPr>
      </w:pPr>
      <w:del w:id="313" w:author="快乐的小丸子 [2]" w:date="2024-10-25T00:04:49Z">
        <w:r>
          <w:rPr/>
          <w:fldChar w:fldCharType="begin"/>
        </w:r>
      </w:del>
      <w:del w:id="314" w:author="快乐的小丸子 [2]" w:date="2024-10-25T00:04:49Z">
        <w:r>
          <w:rPr/>
          <w:delInstrText xml:space="preserve"> HYPERLINK \l "_Toc27896" </w:delInstrText>
        </w:r>
      </w:del>
      <w:del w:id="315" w:author="快乐的小丸子 [2]" w:date="2024-10-25T00:04:49Z">
        <w:r>
          <w:rPr/>
          <w:fldChar w:fldCharType="separate"/>
        </w:r>
      </w:del>
      <w:del w:id="316" w:author="快乐的小丸子 [2]" w:date="2024-10-25T00:04:49Z">
        <w:r>
          <w:rPr>
            <w:rFonts w:hint="eastAsia"/>
          </w:rPr>
          <w:delText>5、故障处理要求</w:delText>
        </w:r>
      </w:del>
      <w:del w:id="317" w:author="快乐的小丸子 [2]" w:date="2024-10-25T00:04:49Z">
        <w:r>
          <w:rPr/>
          <w:tab/>
        </w:r>
      </w:del>
      <w:del w:id="318" w:author="快乐的小丸子 [2]" w:date="2024-10-25T00:04:49Z">
        <w:r>
          <w:rPr/>
          <w:fldChar w:fldCharType="begin"/>
        </w:r>
      </w:del>
      <w:del w:id="319" w:author="快乐的小丸子 [2]" w:date="2024-10-25T00:04:49Z">
        <w:r>
          <w:rPr/>
          <w:delInstrText xml:space="preserve"> PAGEREF _Toc27896 \h </w:delInstrText>
        </w:r>
      </w:del>
      <w:del w:id="320" w:author="快乐的小丸子 [2]" w:date="2024-10-25T00:04:49Z">
        <w:r>
          <w:rPr/>
          <w:fldChar w:fldCharType="separate"/>
        </w:r>
      </w:del>
      <w:del w:id="321" w:author="快乐的小丸子 [2]" w:date="2024-10-25T00:04:49Z">
        <w:r>
          <w:rPr/>
          <w:delText>31</w:delText>
        </w:r>
      </w:del>
      <w:del w:id="322" w:author="快乐的小丸子 [2]" w:date="2024-10-25T00:04:49Z">
        <w:r>
          <w:rPr/>
          <w:fldChar w:fldCharType="end"/>
        </w:r>
      </w:del>
      <w:del w:id="323" w:author="快乐的小丸子 [2]" w:date="2024-10-25T00:04:49Z">
        <w:r>
          <w:rPr/>
          <w:fldChar w:fldCharType="end"/>
        </w:r>
      </w:del>
    </w:p>
    <w:p>
      <w:pPr>
        <w:pStyle w:val="12"/>
        <w:tabs>
          <w:tab w:val="right" w:leader="dot" w:pos="8306"/>
        </w:tabs>
        <w:rPr>
          <w:del w:id="324" w:author="快乐的小丸子 [2]" w:date="2024-10-25T00:04:49Z"/>
        </w:rPr>
      </w:pPr>
      <w:del w:id="325" w:author="快乐的小丸子 [2]" w:date="2024-10-25T00:04:49Z">
        <w:r>
          <w:rPr/>
          <w:fldChar w:fldCharType="begin"/>
        </w:r>
      </w:del>
      <w:del w:id="326" w:author="快乐的小丸子 [2]" w:date="2024-10-25T00:04:49Z">
        <w:r>
          <w:rPr/>
          <w:delInstrText xml:space="preserve"> HYPERLINK \l "_Toc16908" </w:delInstrText>
        </w:r>
      </w:del>
      <w:del w:id="327" w:author="快乐的小丸子 [2]" w:date="2024-10-25T00:04:49Z">
        <w:r>
          <w:rPr/>
          <w:fldChar w:fldCharType="separate"/>
        </w:r>
      </w:del>
      <w:del w:id="328" w:author="快乐的小丸子 [2]" w:date="2024-10-25T00:04:49Z">
        <w:r>
          <w:rPr>
            <w:rFonts w:hint="eastAsia"/>
          </w:rPr>
          <w:delText>6、其他专门要求</w:delText>
        </w:r>
      </w:del>
      <w:del w:id="329" w:author="快乐的小丸子 [2]" w:date="2024-10-25T00:04:49Z">
        <w:r>
          <w:rPr/>
          <w:tab/>
        </w:r>
      </w:del>
      <w:del w:id="330" w:author="快乐的小丸子 [2]" w:date="2024-10-25T00:04:49Z">
        <w:r>
          <w:rPr/>
          <w:fldChar w:fldCharType="begin"/>
        </w:r>
      </w:del>
      <w:del w:id="331" w:author="快乐的小丸子 [2]" w:date="2024-10-25T00:04:49Z">
        <w:r>
          <w:rPr/>
          <w:delInstrText xml:space="preserve"> PAGEREF _Toc16908 \h </w:delInstrText>
        </w:r>
      </w:del>
      <w:del w:id="332" w:author="快乐的小丸子 [2]" w:date="2024-10-25T00:04:49Z">
        <w:r>
          <w:rPr/>
          <w:fldChar w:fldCharType="separate"/>
        </w:r>
      </w:del>
      <w:del w:id="333" w:author="快乐的小丸子 [2]" w:date="2024-10-25T00:04:49Z">
        <w:r>
          <w:rPr/>
          <w:delText>31</w:delText>
        </w:r>
      </w:del>
      <w:del w:id="334" w:author="快乐的小丸子 [2]" w:date="2024-10-25T00:04:49Z">
        <w:r>
          <w:rPr/>
          <w:fldChar w:fldCharType="end"/>
        </w:r>
      </w:del>
      <w:del w:id="335" w:author="快乐的小丸子 [2]" w:date="2024-10-25T00:04:49Z">
        <w:r>
          <w:rPr/>
          <w:fldChar w:fldCharType="end"/>
        </w:r>
      </w:del>
    </w:p>
    <w:p>
      <w:pPr>
        <w:pStyle w:val="11"/>
        <w:tabs>
          <w:tab w:val="right" w:leader="dot" w:pos="8306"/>
        </w:tabs>
        <w:rPr>
          <w:ins w:id="336" w:author="快乐的小丸子 [2]" w:date="2024-10-25T00:04:49Z"/>
        </w:rPr>
      </w:pPr>
      <w:ins w:id="337" w:author="快乐的小丸子 [2]" w:date="2024-10-25T00:04:49Z">
        <w:r>
          <w:rPr>
            <w:bCs/>
            <w:szCs w:val="30"/>
          </w:rPr>
          <w:fldChar w:fldCharType="begin"/>
        </w:r>
      </w:ins>
      <w:ins w:id="338" w:author="快乐的小丸子 [2]" w:date="2024-10-25T00:04:49Z">
        <w:r>
          <w:rPr>
            <w:bCs/>
            <w:szCs w:val="30"/>
          </w:rPr>
          <w:instrText xml:space="preserve"> HYPERLINK \l _Toc9891 </w:instrText>
        </w:r>
      </w:ins>
      <w:ins w:id="339" w:author="快乐的小丸子 [2]" w:date="2024-10-25T00:04:49Z">
        <w:r>
          <w:rPr>
            <w:bCs/>
            <w:szCs w:val="30"/>
          </w:rPr>
          <w:fldChar w:fldCharType="separate"/>
        </w:r>
      </w:ins>
      <w:ins w:id="340" w:author="快乐的小丸子 [2]" w:date="2024-10-25T00:04:49Z">
        <w:r>
          <w:rPr>
            <w:rFonts w:hint="eastAsia" w:ascii="华文中宋" w:hAnsi="华文中宋" w:eastAsia="华文中宋"/>
            <w:szCs w:val="32"/>
          </w:rPr>
          <w:t>一、引言</w:t>
        </w:r>
      </w:ins>
      <w:ins w:id="341" w:author="快乐的小丸子 [2]" w:date="2024-10-25T00:04:49Z">
        <w:r>
          <w:rPr/>
          <w:tab/>
        </w:r>
      </w:ins>
      <w:ins w:id="342" w:author="快乐的小丸子 [2]" w:date="2024-10-25T00:04:49Z">
        <w:r>
          <w:rPr/>
          <w:fldChar w:fldCharType="begin"/>
        </w:r>
      </w:ins>
      <w:ins w:id="343" w:author="快乐的小丸子 [2]" w:date="2024-10-25T00:04:49Z">
        <w:r>
          <w:rPr/>
          <w:instrText xml:space="preserve"> PAGEREF _Toc9891 \h </w:instrText>
        </w:r>
      </w:ins>
      <w:ins w:id="344" w:author="快乐的小丸子 [2]" w:date="2024-10-25T00:04:49Z">
        <w:r>
          <w:rPr/>
          <w:fldChar w:fldCharType="separate"/>
        </w:r>
      </w:ins>
      <w:ins w:id="345" w:author="快乐的小丸子 [2]" w:date="2024-10-25T00:04:49Z">
        <w:r>
          <w:rPr/>
          <w:t>3</w:t>
        </w:r>
      </w:ins>
      <w:ins w:id="346" w:author="快乐的小丸子 [2]" w:date="2024-10-25T00:04:49Z">
        <w:r>
          <w:rPr/>
          <w:fldChar w:fldCharType="end"/>
        </w:r>
      </w:ins>
      <w:ins w:id="347" w:author="快乐的小丸子 [2]" w:date="2024-10-25T00:04:49Z">
        <w:r>
          <w:rPr>
            <w:bCs/>
            <w:szCs w:val="30"/>
          </w:rPr>
          <w:fldChar w:fldCharType="end"/>
        </w:r>
      </w:ins>
    </w:p>
    <w:p>
      <w:pPr>
        <w:pStyle w:val="12"/>
        <w:tabs>
          <w:tab w:val="right" w:leader="dot" w:pos="8306"/>
        </w:tabs>
        <w:rPr>
          <w:ins w:id="348" w:author="快乐的小丸子 [2]" w:date="2024-10-25T00:04:49Z"/>
        </w:rPr>
      </w:pPr>
      <w:ins w:id="349" w:author="快乐的小丸子 [2]" w:date="2024-10-25T00:04:49Z">
        <w:r>
          <w:rPr>
            <w:bCs/>
            <w:szCs w:val="30"/>
          </w:rPr>
          <w:fldChar w:fldCharType="begin"/>
        </w:r>
      </w:ins>
      <w:ins w:id="350" w:author="快乐的小丸子 [2]" w:date="2024-10-25T00:04:49Z">
        <w:r>
          <w:rPr>
            <w:bCs/>
            <w:szCs w:val="30"/>
          </w:rPr>
          <w:instrText xml:space="preserve"> HYPERLINK \l _Toc14539 </w:instrText>
        </w:r>
      </w:ins>
      <w:ins w:id="351" w:author="快乐的小丸子 [2]" w:date="2024-10-25T00:04:49Z">
        <w:r>
          <w:rPr>
            <w:bCs/>
            <w:szCs w:val="30"/>
          </w:rPr>
          <w:fldChar w:fldCharType="separate"/>
        </w:r>
      </w:ins>
      <w:ins w:id="352" w:author="快乐的小丸子 [2]" w:date="2024-10-25T00:04:49Z">
        <w:r>
          <w:rPr>
            <w:rFonts w:hint="eastAsia"/>
          </w:rPr>
          <w:t>1</w:t>
        </w:r>
      </w:ins>
      <w:ins w:id="353" w:author="快乐的小丸子 [2]" w:date="2024-10-25T00:04:49Z">
        <w:r>
          <w:rPr/>
          <w:t>、</w:t>
        </w:r>
      </w:ins>
      <w:ins w:id="354" w:author="快乐的小丸子 [2]" w:date="2024-10-25T00:04:49Z">
        <w:r>
          <w:rPr>
            <w:rFonts w:hint="eastAsia"/>
          </w:rPr>
          <w:t>编写目的</w:t>
        </w:r>
      </w:ins>
      <w:ins w:id="355" w:author="快乐的小丸子 [2]" w:date="2024-10-25T00:04:49Z">
        <w:r>
          <w:rPr/>
          <w:tab/>
        </w:r>
      </w:ins>
      <w:ins w:id="356" w:author="快乐的小丸子 [2]" w:date="2024-10-25T00:04:49Z">
        <w:r>
          <w:rPr/>
          <w:fldChar w:fldCharType="begin"/>
        </w:r>
      </w:ins>
      <w:ins w:id="357" w:author="快乐的小丸子 [2]" w:date="2024-10-25T00:04:49Z">
        <w:r>
          <w:rPr/>
          <w:instrText xml:space="preserve"> PAGEREF _Toc14539 \h </w:instrText>
        </w:r>
      </w:ins>
      <w:ins w:id="358" w:author="快乐的小丸子 [2]" w:date="2024-10-25T00:04:49Z">
        <w:r>
          <w:rPr/>
          <w:fldChar w:fldCharType="separate"/>
        </w:r>
      </w:ins>
      <w:ins w:id="359" w:author="快乐的小丸子 [2]" w:date="2024-10-25T00:04:49Z">
        <w:r>
          <w:rPr/>
          <w:t>3</w:t>
        </w:r>
      </w:ins>
      <w:ins w:id="360" w:author="快乐的小丸子 [2]" w:date="2024-10-25T00:04:49Z">
        <w:r>
          <w:rPr/>
          <w:fldChar w:fldCharType="end"/>
        </w:r>
      </w:ins>
      <w:ins w:id="361" w:author="快乐的小丸子 [2]" w:date="2024-10-25T00:04:49Z">
        <w:r>
          <w:rPr>
            <w:bCs/>
            <w:szCs w:val="30"/>
          </w:rPr>
          <w:fldChar w:fldCharType="end"/>
        </w:r>
      </w:ins>
    </w:p>
    <w:p>
      <w:pPr>
        <w:pStyle w:val="12"/>
        <w:tabs>
          <w:tab w:val="right" w:leader="dot" w:pos="8306"/>
        </w:tabs>
        <w:rPr>
          <w:ins w:id="362" w:author="快乐的小丸子 [2]" w:date="2024-10-25T00:04:49Z"/>
        </w:rPr>
      </w:pPr>
      <w:ins w:id="363" w:author="快乐的小丸子 [2]" w:date="2024-10-25T00:04:49Z">
        <w:r>
          <w:rPr>
            <w:bCs/>
            <w:szCs w:val="30"/>
          </w:rPr>
          <w:fldChar w:fldCharType="begin"/>
        </w:r>
      </w:ins>
      <w:ins w:id="364" w:author="快乐的小丸子 [2]" w:date="2024-10-25T00:04:49Z">
        <w:r>
          <w:rPr>
            <w:bCs/>
            <w:szCs w:val="30"/>
          </w:rPr>
          <w:instrText xml:space="preserve"> HYPERLINK \l _Toc2538 </w:instrText>
        </w:r>
      </w:ins>
      <w:ins w:id="365" w:author="快乐的小丸子 [2]" w:date="2024-10-25T00:04:49Z">
        <w:r>
          <w:rPr>
            <w:bCs/>
            <w:szCs w:val="30"/>
          </w:rPr>
          <w:fldChar w:fldCharType="separate"/>
        </w:r>
      </w:ins>
      <w:ins w:id="366" w:author="快乐的小丸子 [2]" w:date="2024-10-25T00:04:49Z">
        <w:r>
          <w:rPr>
            <w:rFonts w:hint="eastAsia"/>
          </w:rPr>
          <w:t>2</w:t>
        </w:r>
      </w:ins>
      <w:ins w:id="367" w:author="快乐的小丸子 [2]" w:date="2024-10-25T00:04:49Z">
        <w:r>
          <w:rPr/>
          <w:t>、</w:t>
        </w:r>
      </w:ins>
      <w:ins w:id="368" w:author="快乐的小丸子 [2]" w:date="2024-10-25T00:04:49Z">
        <w:r>
          <w:rPr>
            <w:rFonts w:hint="eastAsia"/>
          </w:rPr>
          <w:t>背景</w:t>
        </w:r>
      </w:ins>
      <w:ins w:id="369" w:author="快乐的小丸子 [2]" w:date="2024-10-25T00:04:49Z">
        <w:r>
          <w:rPr/>
          <w:tab/>
        </w:r>
      </w:ins>
      <w:ins w:id="370" w:author="快乐的小丸子 [2]" w:date="2024-10-25T00:04:49Z">
        <w:r>
          <w:rPr/>
          <w:fldChar w:fldCharType="begin"/>
        </w:r>
      </w:ins>
      <w:ins w:id="371" w:author="快乐的小丸子 [2]" w:date="2024-10-25T00:04:49Z">
        <w:r>
          <w:rPr/>
          <w:instrText xml:space="preserve"> PAGEREF _Toc2538 \h </w:instrText>
        </w:r>
      </w:ins>
      <w:ins w:id="372" w:author="快乐的小丸子 [2]" w:date="2024-10-25T00:04:49Z">
        <w:r>
          <w:rPr/>
          <w:fldChar w:fldCharType="separate"/>
        </w:r>
      </w:ins>
      <w:ins w:id="373" w:author="快乐的小丸子 [2]" w:date="2024-10-25T00:04:49Z">
        <w:r>
          <w:rPr/>
          <w:t>3</w:t>
        </w:r>
      </w:ins>
      <w:ins w:id="374" w:author="快乐的小丸子 [2]" w:date="2024-10-25T00:04:49Z">
        <w:r>
          <w:rPr/>
          <w:fldChar w:fldCharType="end"/>
        </w:r>
      </w:ins>
      <w:ins w:id="375" w:author="快乐的小丸子 [2]" w:date="2024-10-25T00:04:49Z">
        <w:r>
          <w:rPr>
            <w:bCs/>
            <w:szCs w:val="30"/>
          </w:rPr>
          <w:fldChar w:fldCharType="end"/>
        </w:r>
      </w:ins>
    </w:p>
    <w:p>
      <w:pPr>
        <w:pStyle w:val="12"/>
        <w:tabs>
          <w:tab w:val="right" w:leader="dot" w:pos="8306"/>
        </w:tabs>
        <w:rPr>
          <w:ins w:id="376" w:author="快乐的小丸子 [2]" w:date="2024-10-25T00:04:49Z"/>
        </w:rPr>
      </w:pPr>
      <w:ins w:id="377" w:author="快乐的小丸子 [2]" w:date="2024-10-25T00:04:49Z">
        <w:r>
          <w:rPr>
            <w:bCs/>
            <w:szCs w:val="30"/>
          </w:rPr>
          <w:fldChar w:fldCharType="begin"/>
        </w:r>
      </w:ins>
      <w:ins w:id="378" w:author="快乐的小丸子 [2]" w:date="2024-10-25T00:04:49Z">
        <w:r>
          <w:rPr>
            <w:bCs/>
            <w:szCs w:val="30"/>
          </w:rPr>
          <w:instrText xml:space="preserve"> HYPERLINK \l _Toc31864 </w:instrText>
        </w:r>
      </w:ins>
      <w:ins w:id="379" w:author="快乐的小丸子 [2]" w:date="2024-10-25T00:04:49Z">
        <w:r>
          <w:rPr>
            <w:bCs/>
            <w:szCs w:val="30"/>
          </w:rPr>
          <w:fldChar w:fldCharType="separate"/>
        </w:r>
      </w:ins>
      <w:ins w:id="380" w:author="快乐的小丸子 [2]" w:date="2024-10-25T00:04:49Z">
        <w:r>
          <w:rPr>
            <w:rFonts w:hint="eastAsia" w:ascii="宋体" w:hAnsi="宋体" w:eastAsia="宋体"/>
          </w:rPr>
          <w:t>1. 待开发的软件系统的名称：游戏推荐系统</w:t>
        </w:r>
      </w:ins>
      <w:ins w:id="381" w:author="快乐的小丸子 [2]" w:date="2024-10-25T00:04:49Z">
        <w:r>
          <w:rPr/>
          <w:tab/>
        </w:r>
      </w:ins>
      <w:ins w:id="382" w:author="快乐的小丸子 [2]" w:date="2024-10-25T00:04:49Z">
        <w:r>
          <w:rPr/>
          <w:fldChar w:fldCharType="begin"/>
        </w:r>
      </w:ins>
      <w:ins w:id="383" w:author="快乐的小丸子 [2]" w:date="2024-10-25T00:04:49Z">
        <w:r>
          <w:rPr/>
          <w:instrText xml:space="preserve"> PAGEREF _Toc31864 \h </w:instrText>
        </w:r>
      </w:ins>
      <w:ins w:id="384" w:author="快乐的小丸子 [2]" w:date="2024-10-25T00:04:49Z">
        <w:r>
          <w:rPr/>
          <w:fldChar w:fldCharType="separate"/>
        </w:r>
      </w:ins>
      <w:ins w:id="385" w:author="快乐的小丸子 [2]" w:date="2024-10-25T00:04:49Z">
        <w:r>
          <w:rPr/>
          <w:t>3</w:t>
        </w:r>
      </w:ins>
      <w:ins w:id="386" w:author="快乐的小丸子 [2]" w:date="2024-10-25T00:04:49Z">
        <w:r>
          <w:rPr/>
          <w:fldChar w:fldCharType="end"/>
        </w:r>
      </w:ins>
      <w:ins w:id="387" w:author="快乐的小丸子 [2]" w:date="2024-10-25T00:04:49Z">
        <w:r>
          <w:rPr>
            <w:bCs/>
            <w:szCs w:val="30"/>
          </w:rPr>
          <w:fldChar w:fldCharType="end"/>
        </w:r>
      </w:ins>
    </w:p>
    <w:p>
      <w:pPr>
        <w:pStyle w:val="12"/>
        <w:tabs>
          <w:tab w:val="right" w:leader="dot" w:pos="8306"/>
        </w:tabs>
        <w:rPr>
          <w:ins w:id="388" w:author="快乐的小丸子 [2]" w:date="2024-10-25T00:04:49Z"/>
        </w:rPr>
      </w:pPr>
      <w:ins w:id="389" w:author="快乐的小丸子 [2]" w:date="2024-10-25T00:04:49Z">
        <w:r>
          <w:rPr>
            <w:bCs/>
            <w:szCs w:val="30"/>
          </w:rPr>
          <w:fldChar w:fldCharType="begin"/>
        </w:r>
      </w:ins>
      <w:ins w:id="390" w:author="快乐的小丸子 [2]" w:date="2024-10-25T00:04:49Z">
        <w:r>
          <w:rPr>
            <w:bCs/>
            <w:szCs w:val="30"/>
          </w:rPr>
          <w:instrText xml:space="preserve"> HYPERLINK \l _Toc15617 </w:instrText>
        </w:r>
      </w:ins>
      <w:ins w:id="391" w:author="快乐的小丸子 [2]" w:date="2024-10-25T00:04:49Z">
        <w:r>
          <w:rPr>
            <w:bCs/>
            <w:szCs w:val="30"/>
          </w:rPr>
          <w:fldChar w:fldCharType="separate"/>
        </w:r>
      </w:ins>
      <w:ins w:id="392" w:author="快乐的小丸子 [2]" w:date="2024-10-25T00:04:49Z">
        <w:r>
          <w:rPr>
            <w:rFonts w:hint="eastAsia" w:ascii="宋体" w:hAnsi="宋体" w:eastAsia="宋体"/>
          </w:rPr>
          <w:t>4. 用户：需要推广游戏的游戏发布者，有意向下载游戏的人。</w:t>
        </w:r>
      </w:ins>
      <w:ins w:id="393" w:author="快乐的小丸子 [2]" w:date="2024-10-25T00:04:49Z">
        <w:r>
          <w:rPr/>
          <w:tab/>
        </w:r>
      </w:ins>
      <w:ins w:id="394" w:author="快乐的小丸子 [2]" w:date="2024-10-25T00:04:49Z">
        <w:r>
          <w:rPr/>
          <w:fldChar w:fldCharType="begin"/>
        </w:r>
      </w:ins>
      <w:ins w:id="395" w:author="快乐的小丸子 [2]" w:date="2024-10-25T00:04:49Z">
        <w:r>
          <w:rPr/>
          <w:instrText xml:space="preserve"> PAGEREF _Toc15617 \h </w:instrText>
        </w:r>
      </w:ins>
      <w:ins w:id="396" w:author="快乐的小丸子 [2]" w:date="2024-10-25T00:04:49Z">
        <w:r>
          <w:rPr/>
          <w:fldChar w:fldCharType="separate"/>
        </w:r>
      </w:ins>
      <w:ins w:id="397" w:author="快乐的小丸子 [2]" w:date="2024-10-25T00:04:49Z">
        <w:r>
          <w:rPr/>
          <w:t>3</w:t>
        </w:r>
      </w:ins>
      <w:ins w:id="398" w:author="快乐的小丸子 [2]" w:date="2024-10-25T00:04:49Z">
        <w:r>
          <w:rPr/>
          <w:fldChar w:fldCharType="end"/>
        </w:r>
      </w:ins>
      <w:ins w:id="399" w:author="快乐的小丸子 [2]" w:date="2024-10-25T00:04:49Z">
        <w:r>
          <w:rPr>
            <w:bCs/>
            <w:szCs w:val="30"/>
          </w:rPr>
          <w:fldChar w:fldCharType="end"/>
        </w:r>
      </w:ins>
    </w:p>
    <w:p>
      <w:pPr>
        <w:pStyle w:val="12"/>
        <w:tabs>
          <w:tab w:val="right" w:leader="dot" w:pos="8306"/>
        </w:tabs>
        <w:rPr>
          <w:ins w:id="400" w:author="快乐的小丸子 [2]" w:date="2024-10-25T00:04:49Z"/>
        </w:rPr>
      </w:pPr>
      <w:ins w:id="401" w:author="快乐的小丸子 [2]" w:date="2024-10-25T00:04:49Z">
        <w:r>
          <w:rPr>
            <w:bCs/>
            <w:szCs w:val="30"/>
          </w:rPr>
          <w:fldChar w:fldCharType="begin"/>
        </w:r>
      </w:ins>
      <w:ins w:id="402" w:author="快乐的小丸子 [2]" w:date="2024-10-25T00:04:49Z">
        <w:r>
          <w:rPr>
            <w:bCs/>
            <w:szCs w:val="30"/>
          </w:rPr>
          <w:instrText xml:space="preserve"> HYPERLINK \l _Toc5374 </w:instrText>
        </w:r>
      </w:ins>
      <w:ins w:id="403" w:author="快乐的小丸子 [2]" w:date="2024-10-25T00:04:49Z">
        <w:r>
          <w:rPr>
            <w:bCs/>
            <w:szCs w:val="30"/>
          </w:rPr>
          <w:fldChar w:fldCharType="separate"/>
        </w:r>
      </w:ins>
      <w:ins w:id="404" w:author="快乐的小丸子 [2]" w:date="2024-10-25T00:04:49Z">
        <w:r>
          <w:rPr>
            <w:rFonts w:hint="eastAsia"/>
          </w:rPr>
          <w:t>3、定义</w:t>
        </w:r>
      </w:ins>
      <w:ins w:id="405" w:author="快乐的小丸子 [2]" w:date="2024-10-25T00:04:49Z">
        <w:r>
          <w:rPr/>
          <w:tab/>
        </w:r>
      </w:ins>
      <w:ins w:id="406" w:author="快乐的小丸子 [2]" w:date="2024-10-25T00:04:49Z">
        <w:r>
          <w:rPr/>
          <w:fldChar w:fldCharType="begin"/>
        </w:r>
      </w:ins>
      <w:ins w:id="407" w:author="快乐的小丸子 [2]" w:date="2024-10-25T00:04:49Z">
        <w:r>
          <w:rPr/>
          <w:instrText xml:space="preserve"> PAGEREF _Toc5374 \h </w:instrText>
        </w:r>
      </w:ins>
      <w:ins w:id="408" w:author="快乐的小丸子 [2]" w:date="2024-10-25T00:04:49Z">
        <w:r>
          <w:rPr/>
          <w:fldChar w:fldCharType="separate"/>
        </w:r>
      </w:ins>
      <w:ins w:id="409" w:author="快乐的小丸子 [2]" w:date="2024-10-25T00:04:49Z">
        <w:r>
          <w:rPr/>
          <w:t>4</w:t>
        </w:r>
      </w:ins>
      <w:ins w:id="410" w:author="快乐的小丸子 [2]" w:date="2024-10-25T00:04:49Z">
        <w:r>
          <w:rPr/>
          <w:fldChar w:fldCharType="end"/>
        </w:r>
      </w:ins>
      <w:ins w:id="411" w:author="快乐的小丸子 [2]" w:date="2024-10-25T00:04:49Z">
        <w:r>
          <w:rPr>
            <w:bCs/>
            <w:szCs w:val="30"/>
          </w:rPr>
          <w:fldChar w:fldCharType="end"/>
        </w:r>
      </w:ins>
    </w:p>
    <w:p>
      <w:pPr>
        <w:pStyle w:val="12"/>
        <w:tabs>
          <w:tab w:val="right" w:leader="dot" w:pos="8306"/>
        </w:tabs>
        <w:rPr>
          <w:ins w:id="412" w:author="快乐的小丸子 [2]" w:date="2024-10-25T00:04:49Z"/>
        </w:rPr>
      </w:pPr>
      <w:ins w:id="413" w:author="快乐的小丸子 [2]" w:date="2024-10-25T00:04:49Z">
        <w:r>
          <w:rPr>
            <w:bCs/>
            <w:szCs w:val="30"/>
          </w:rPr>
          <w:fldChar w:fldCharType="begin"/>
        </w:r>
      </w:ins>
      <w:ins w:id="414" w:author="快乐的小丸子 [2]" w:date="2024-10-25T00:04:49Z">
        <w:r>
          <w:rPr>
            <w:bCs/>
            <w:szCs w:val="30"/>
          </w:rPr>
          <w:instrText xml:space="preserve"> HYPERLINK \l _Toc22960 </w:instrText>
        </w:r>
      </w:ins>
      <w:ins w:id="415" w:author="快乐的小丸子 [2]" w:date="2024-10-25T00:04:49Z">
        <w:r>
          <w:rPr>
            <w:bCs/>
            <w:szCs w:val="30"/>
          </w:rPr>
          <w:fldChar w:fldCharType="separate"/>
        </w:r>
      </w:ins>
      <w:ins w:id="416" w:author="快乐的小丸子 [2]" w:date="2024-10-25T00:04:49Z">
        <w:r>
          <w:rPr>
            <w:rFonts w:hint="eastAsia"/>
          </w:rPr>
          <w:t>4、参考文献</w:t>
        </w:r>
      </w:ins>
      <w:ins w:id="417" w:author="快乐的小丸子 [2]" w:date="2024-10-25T00:04:49Z">
        <w:r>
          <w:rPr/>
          <w:tab/>
        </w:r>
      </w:ins>
      <w:ins w:id="418" w:author="快乐的小丸子 [2]" w:date="2024-10-25T00:04:49Z">
        <w:r>
          <w:rPr/>
          <w:fldChar w:fldCharType="begin"/>
        </w:r>
      </w:ins>
      <w:ins w:id="419" w:author="快乐的小丸子 [2]" w:date="2024-10-25T00:04:49Z">
        <w:r>
          <w:rPr/>
          <w:instrText xml:space="preserve"> PAGEREF _Toc22960 \h </w:instrText>
        </w:r>
      </w:ins>
      <w:ins w:id="420" w:author="快乐的小丸子 [2]" w:date="2024-10-25T00:04:49Z">
        <w:r>
          <w:rPr/>
          <w:fldChar w:fldCharType="separate"/>
        </w:r>
      </w:ins>
      <w:ins w:id="421" w:author="快乐的小丸子 [2]" w:date="2024-10-25T00:04:49Z">
        <w:r>
          <w:rPr/>
          <w:t>5</w:t>
        </w:r>
      </w:ins>
      <w:ins w:id="422" w:author="快乐的小丸子 [2]" w:date="2024-10-25T00:04:49Z">
        <w:r>
          <w:rPr/>
          <w:fldChar w:fldCharType="end"/>
        </w:r>
      </w:ins>
      <w:ins w:id="423" w:author="快乐的小丸子 [2]" w:date="2024-10-25T00:04:49Z">
        <w:r>
          <w:rPr>
            <w:bCs/>
            <w:szCs w:val="30"/>
          </w:rPr>
          <w:fldChar w:fldCharType="end"/>
        </w:r>
      </w:ins>
    </w:p>
    <w:p>
      <w:pPr>
        <w:pStyle w:val="11"/>
        <w:tabs>
          <w:tab w:val="right" w:leader="dot" w:pos="8306"/>
        </w:tabs>
        <w:rPr>
          <w:ins w:id="424" w:author="快乐的小丸子 [2]" w:date="2024-10-25T00:04:49Z"/>
        </w:rPr>
      </w:pPr>
      <w:ins w:id="425" w:author="快乐的小丸子 [2]" w:date="2024-10-25T00:04:49Z">
        <w:r>
          <w:rPr>
            <w:bCs/>
            <w:szCs w:val="30"/>
          </w:rPr>
          <w:fldChar w:fldCharType="begin"/>
        </w:r>
      </w:ins>
      <w:ins w:id="426" w:author="快乐的小丸子 [2]" w:date="2024-10-25T00:04:49Z">
        <w:r>
          <w:rPr>
            <w:bCs/>
            <w:szCs w:val="30"/>
          </w:rPr>
          <w:instrText xml:space="preserve"> HYPERLINK \l _Toc6477 </w:instrText>
        </w:r>
      </w:ins>
      <w:ins w:id="427" w:author="快乐的小丸子 [2]" w:date="2024-10-25T00:04:49Z">
        <w:r>
          <w:rPr>
            <w:bCs/>
            <w:szCs w:val="30"/>
          </w:rPr>
          <w:fldChar w:fldCharType="separate"/>
        </w:r>
      </w:ins>
      <w:ins w:id="428" w:author="快乐的小丸子 [2]" w:date="2024-10-25T00:04:49Z">
        <w:r>
          <w:rPr>
            <w:rFonts w:hint="eastAsia" w:ascii="华文中宋" w:hAnsi="华文中宋" w:eastAsia="华文中宋"/>
            <w:szCs w:val="32"/>
          </w:rPr>
          <w:t>二、任务概述</w:t>
        </w:r>
      </w:ins>
      <w:ins w:id="429" w:author="快乐的小丸子 [2]" w:date="2024-10-25T00:04:49Z">
        <w:r>
          <w:rPr/>
          <w:tab/>
        </w:r>
      </w:ins>
      <w:ins w:id="430" w:author="快乐的小丸子 [2]" w:date="2024-10-25T00:04:49Z">
        <w:r>
          <w:rPr/>
          <w:fldChar w:fldCharType="begin"/>
        </w:r>
      </w:ins>
      <w:ins w:id="431" w:author="快乐的小丸子 [2]" w:date="2024-10-25T00:04:49Z">
        <w:r>
          <w:rPr/>
          <w:instrText xml:space="preserve"> PAGEREF _Toc6477 \h </w:instrText>
        </w:r>
      </w:ins>
      <w:ins w:id="432" w:author="快乐的小丸子 [2]" w:date="2024-10-25T00:04:49Z">
        <w:r>
          <w:rPr/>
          <w:fldChar w:fldCharType="separate"/>
        </w:r>
      </w:ins>
      <w:ins w:id="433" w:author="快乐的小丸子 [2]" w:date="2024-10-25T00:04:49Z">
        <w:r>
          <w:rPr/>
          <w:t>5</w:t>
        </w:r>
      </w:ins>
      <w:ins w:id="434" w:author="快乐的小丸子 [2]" w:date="2024-10-25T00:04:49Z">
        <w:r>
          <w:rPr/>
          <w:fldChar w:fldCharType="end"/>
        </w:r>
      </w:ins>
      <w:ins w:id="435" w:author="快乐的小丸子 [2]" w:date="2024-10-25T00:04:49Z">
        <w:r>
          <w:rPr>
            <w:bCs/>
            <w:szCs w:val="30"/>
          </w:rPr>
          <w:fldChar w:fldCharType="end"/>
        </w:r>
      </w:ins>
    </w:p>
    <w:p>
      <w:pPr>
        <w:pStyle w:val="12"/>
        <w:tabs>
          <w:tab w:val="right" w:leader="dot" w:pos="8306"/>
        </w:tabs>
        <w:rPr>
          <w:ins w:id="436" w:author="快乐的小丸子 [2]" w:date="2024-10-25T00:04:49Z"/>
        </w:rPr>
      </w:pPr>
      <w:ins w:id="437" w:author="快乐的小丸子 [2]" w:date="2024-10-25T00:04:49Z">
        <w:r>
          <w:rPr>
            <w:bCs/>
            <w:szCs w:val="30"/>
          </w:rPr>
          <w:fldChar w:fldCharType="begin"/>
        </w:r>
      </w:ins>
      <w:ins w:id="438" w:author="快乐的小丸子 [2]" w:date="2024-10-25T00:04:49Z">
        <w:r>
          <w:rPr>
            <w:bCs/>
            <w:szCs w:val="30"/>
          </w:rPr>
          <w:instrText xml:space="preserve"> HYPERLINK \l _Toc5705 </w:instrText>
        </w:r>
      </w:ins>
      <w:ins w:id="439" w:author="快乐的小丸子 [2]" w:date="2024-10-25T00:04:49Z">
        <w:r>
          <w:rPr>
            <w:bCs/>
            <w:szCs w:val="30"/>
          </w:rPr>
          <w:fldChar w:fldCharType="separate"/>
        </w:r>
      </w:ins>
      <w:ins w:id="440" w:author="快乐的小丸子 [2]" w:date="2024-10-25T00:04:49Z">
        <w:r>
          <w:rPr>
            <w:rFonts w:hint="eastAsia"/>
          </w:rPr>
          <w:t>1、目标</w:t>
        </w:r>
      </w:ins>
      <w:ins w:id="441" w:author="快乐的小丸子 [2]" w:date="2024-10-25T00:04:49Z">
        <w:r>
          <w:rPr/>
          <w:tab/>
        </w:r>
      </w:ins>
      <w:ins w:id="442" w:author="快乐的小丸子 [2]" w:date="2024-10-25T00:04:49Z">
        <w:r>
          <w:rPr/>
          <w:fldChar w:fldCharType="begin"/>
        </w:r>
      </w:ins>
      <w:ins w:id="443" w:author="快乐的小丸子 [2]" w:date="2024-10-25T00:04:49Z">
        <w:r>
          <w:rPr/>
          <w:instrText xml:space="preserve"> PAGEREF _Toc5705 \h </w:instrText>
        </w:r>
      </w:ins>
      <w:ins w:id="444" w:author="快乐的小丸子 [2]" w:date="2024-10-25T00:04:49Z">
        <w:r>
          <w:rPr/>
          <w:fldChar w:fldCharType="separate"/>
        </w:r>
      </w:ins>
      <w:ins w:id="445" w:author="快乐的小丸子 [2]" w:date="2024-10-25T00:04:49Z">
        <w:r>
          <w:rPr/>
          <w:t>5</w:t>
        </w:r>
      </w:ins>
      <w:ins w:id="446" w:author="快乐的小丸子 [2]" w:date="2024-10-25T00:04:49Z">
        <w:r>
          <w:rPr/>
          <w:fldChar w:fldCharType="end"/>
        </w:r>
      </w:ins>
      <w:ins w:id="447" w:author="快乐的小丸子 [2]" w:date="2024-10-25T00:04:49Z">
        <w:r>
          <w:rPr>
            <w:bCs/>
            <w:szCs w:val="30"/>
          </w:rPr>
          <w:fldChar w:fldCharType="end"/>
        </w:r>
      </w:ins>
    </w:p>
    <w:p>
      <w:pPr>
        <w:pStyle w:val="8"/>
        <w:tabs>
          <w:tab w:val="right" w:leader="dot" w:pos="8306"/>
        </w:tabs>
        <w:rPr>
          <w:ins w:id="448" w:author="快乐的小丸子 [2]" w:date="2024-10-25T00:04:49Z"/>
        </w:rPr>
      </w:pPr>
      <w:ins w:id="449" w:author="快乐的小丸子 [2]" w:date="2024-10-25T00:04:49Z">
        <w:r>
          <w:rPr>
            <w:bCs/>
            <w:szCs w:val="30"/>
          </w:rPr>
          <w:fldChar w:fldCharType="begin"/>
        </w:r>
      </w:ins>
      <w:ins w:id="450" w:author="快乐的小丸子 [2]" w:date="2024-10-25T00:04:49Z">
        <w:r>
          <w:rPr>
            <w:bCs/>
            <w:szCs w:val="30"/>
          </w:rPr>
          <w:instrText xml:space="preserve"> HYPERLINK \l _Toc32013 </w:instrText>
        </w:r>
      </w:ins>
      <w:ins w:id="451" w:author="快乐的小丸子 [2]" w:date="2024-10-25T00:04:49Z">
        <w:r>
          <w:rPr>
            <w:bCs/>
            <w:szCs w:val="30"/>
          </w:rPr>
          <w:fldChar w:fldCharType="separate"/>
        </w:r>
      </w:ins>
      <w:ins w:id="452" w:author="快乐的小丸子 [2]" w:date="2024-10-25T00:04:49Z">
        <w:r>
          <w:rPr>
            <w:rFonts w:hint="eastAsia" w:ascii="宋体" w:hAnsi="宋体" w:eastAsia="宋体"/>
            <w:bCs/>
          </w:rPr>
          <w:t>（1）提供便捷的信息交流</w:t>
        </w:r>
      </w:ins>
      <w:ins w:id="453" w:author="快乐的小丸子 [2]" w:date="2024-10-25T00:04:49Z">
        <w:r>
          <w:rPr/>
          <w:tab/>
        </w:r>
      </w:ins>
      <w:ins w:id="454" w:author="快乐的小丸子 [2]" w:date="2024-10-25T00:04:49Z">
        <w:r>
          <w:rPr/>
          <w:fldChar w:fldCharType="begin"/>
        </w:r>
      </w:ins>
      <w:ins w:id="455" w:author="快乐的小丸子 [2]" w:date="2024-10-25T00:04:49Z">
        <w:r>
          <w:rPr/>
          <w:instrText xml:space="preserve"> PAGEREF _Toc32013 \h </w:instrText>
        </w:r>
      </w:ins>
      <w:ins w:id="456" w:author="快乐的小丸子 [2]" w:date="2024-10-25T00:04:49Z">
        <w:r>
          <w:rPr/>
          <w:fldChar w:fldCharType="separate"/>
        </w:r>
      </w:ins>
      <w:ins w:id="457" w:author="快乐的小丸子 [2]" w:date="2024-10-25T00:04:49Z">
        <w:r>
          <w:rPr/>
          <w:t>5</w:t>
        </w:r>
      </w:ins>
      <w:ins w:id="458" w:author="快乐的小丸子 [2]" w:date="2024-10-25T00:04:49Z">
        <w:r>
          <w:rPr/>
          <w:fldChar w:fldCharType="end"/>
        </w:r>
      </w:ins>
      <w:ins w:id="459" w:author="快乐的小丸子 [2]" w:date="2024-10-25T00:04:49Z">
        <w:r>
          <w:rPr>
            <w:bCs/>
            <w:szCs w:val="30"/>
          </w:rPr>
          <w:fldChar w:fldCharType="end"/>
        </w:r>
      </w:ins>
    </w:p>
    <w:p>
      <w:pPr>
        <w:pStyle w:val="8"/>
        <w:tabs>
          <w:tab w:val="right" w:leader="dot" w:pos="8306"/>
        </w:tabs>
        <w:rPr>
          <w:ins w:id="460" w:author="快乐的小丸子 [2]" w:date="2024-10-25T00:04:49Z"/>
        </w:rPr>
      </w:pPr>
      <w:ins w:id="461" w:author="快乐的小丸子 [2]" w:date="2024-10-25T00:04:49Z">
        <w:r>
          <w:rPr>
            <w:bCs/>
            <w:szCs w:val="30"/>
          </w:rPr>
          <w:fldChar w:fldCharType="begin"/>
        </w:r>
      </w:ins>
      <w:ins w:id="462" w:author="快乐的小丸子 [2]" w:date="2024-10-25T00:04:49Z">
        <w:r>
          <w:rPr>
            <w:bCs/>
            <w:szCs w:val="30"/>
          </w:rPr>
          <w:instrText xml:space="preserve"> HYPERLINK \l _Toc15367 </w:instrText>
        </w:r>
      </w:ins>
      <w:ins w:id="463" w:author="快乐的小丸子 [2]" w:date="2024-10-25T00:04:49Z">
        <w:r>
          <w:rPr>
            <w:bCs/>
            <w:szCs w:val="30"/>
          </w:rPr>
          <w:fldChar w:fldCharType="separate"/>
        </w:r>
      </w:ins>
      <w:ins w:id="464" w:author="快乐的小丸子 [2]" w:date="2024-10-25T00:04:49Z">
        <w:r>
          <w:rPr>
            <w:rFonts w:hint="eastAsia" w:ascii="宋体" w:hAnsi="宋体" w:eastAsia="宋体"/>
          </w:rPr>
          <w:t>（2）对各类游戏信息进行管理</w:t>
        </w:r>
      </w:ins>
      <w:ins w:id="465" w:author="快乐的小丸子 [2]" w:date="2024-10-25T00:04:49Z">
        <w:r>
          <w:rPr/>
          <w:tab/>
        </w:r>
      </w:ins>
      <w:ins w:id="466" w:author="快乐的小丸子 [2]" w:date="2024-10-25T00:04:49Z">
        <w:r>
          <w:rPr/>
          <w:fldChar w:fldCharType="begin"/>
        </w:r>
      </w:ins>
      <w:ins w:id="467" w:author="快乐的小丸子 [2]" w:date="2024-10-25T00:04:49Z">
        <w:r>
          <w:rPr/>
          <w:instrText xml:space="preserve"> PAGEREF _Toc15367 \h </w:instrText>
        </w:r>
      </w:ins>
      <w:ins w:id="468" w:author="快乐的小丸子 [2]" w:date="2024-10-25T00:04:49Z">
        <w:r>
          <w:rPr/>
          <w:fldChar w:fldCharType="separate"/>
        </w:r>
      </w:ins>
      <w:ins w:id="469" w:author="快乐的小丸子 [2]" w:date="2024-10-25T00:04:49Z">
        <w:r>
          <w:rPr/>
          <w:t>5</w:t>
        </w:r>
      </w:ins>
      <w:ins w:id="470" w:author="快乐的小丸子 [2]" w:date="2024-10-25T00:04:49Z">
        <w:r>
          <w:rPr/>
          <w:fldChar w:fldCharType="end"/>
        </w:r>
      </w:ins>
      <w:ins w:id="471" w:author="快乐的小丸子 [2]" w:date="2024-10-25T00:04:49Z">
        <w:r>
          <w:rPr>
            <w:bCs/>
            <w:szCs w:val="30"/>
          </w:rPr>
          <w:fldChar w:fldCharType="end"/>
        </w:r>
      </w:ins>
    </w:p>
    <w:p>
      <w:pPr>
        <w:pStyle w:val="8"/>
        <w:tabs>
          <w:tab w:val="right" w:leader="dot" w:pos="8306"/>
        </w:tabs>
        <w:rPr>
          <w:ins w:id="472" w:author="快乐的小丸子 [2]" w:date="2024-10-25T00:04:49Z"/>
        </w:rPr>
      </w:pPr>
      <w:ins w:id="473" w:author="快乐的小丸子 [2]" w:date="2024-10-25T00:04:49Z">
        <w:r>
          <w:rPr>
            <w:bCs/>
            <w:szCs w:val="30"/>
          </w:rPr>
          <w:fldChar w:fldCharType="begin"/>
        </w:r>
      </w:ins>
      <w:ins w:id="474" w:author="快乐的小丸子 [2]" w:date="2024-10-25T00:04:49Z">
        <w:r>
          <w:rPr>
            <w:bCs/>
            <w:szCs w:val="30"/>
          </w:rPr>
          <w:instrText xml:space="preserve"> HYPERLINK \l _Toc16373 </w:instrText>
        </w:r>
      </w:ins>
      <w:ins w:id="475" w:author="快乐的小丸子 [2]" w:date="2024-10-25T00:04:49Z">
        <w:r>
          <w:rPr>
            <w:bCs/>
            <w:szCs w:val="30"/>
          </w:rPr>
          <w:fldChar w:fldCharType="separate"/>
        </w:r>
      </w:ins>
      <w:ins w:id="476" w:author="快乐的小丸子 [2]" w:date="2024-10-25T00:04:49Z">
        <w:r>
          <w:rPr>
            <w:rFonts w:hint="eastAsia" w:ascii="宋体" w:hAnsi="宋体" w:eastAsia="宋体"/>
            <w:bCs/>
          </w:rPr>
          <w:t>（3） 结合线上宣传扩大游戏传播范围</w:t>
        </w:r>
      </w:ins>
      <w:ins w:id="477" w:author="快乐的小丸子 [2]" w:date="2024-10-25T00:04:49Z">
        <w:r>
          <w:rPr/>
          <w:tab/>
        </w:r>
      </w:ins>
      <w:ins w:id="478" w:author="快乐的小丸子 [2]" w:date="2024-10-25T00:04:49Z">
        <w:r>
          <w:rPr/>
          <w:fldChar w:fldCharType="begin"/>
        </w:r>
      </w:ins>
      <w:ins w:id="479" w:author="快乐的小丸子 [2]" w:date="2024-10-25T00:04:49Z">
        <w:r>
          <w:rPr/>
          <w:instrText xml:space="preserve"> PAGEREF _Toc16373 \h </w:instrText>
        </w:r>
      </w:ins>
      <w:ins w:id="480" w:author="快乐的小丸子 [2]" w:date="2024-10-25T00:04:49Z">
        <w:r>
          <w:rPr/>
          <w:fldChar w:fldCharType="separate"/>
        </w:r>
      </w:ins>
      <w:ins w:id="481" w:author="快乐的小丸子 [2]" w:date="2024-10-25T00:04:49Z">
        <w:r>
          <w:rPr/>
          <w:t>6</w:t>
        </w:r>
      </w:ins>
      <w:ins w:id="482" w:author="快乐的小丸子 [2]" w:date="2024-10-25T00:04:49Z">
        <w:r>
          <w:rPr/>
          <w:fldChar w:fldCharType="end"/>
        </w:r>
      </w:ins>
      <w:ins w:id="483" w:author="快乐的小丸子 [2]" w:date="2024-10-25T00:04:49Z">
        <w:r>
          <w:rPr>
            <w:bCs/>
            <w:szCs w:val="30"/>
          </w:rPr>
          <w:fldChar w:fldCharType="end"/>
        </w:r>
      </w:ins>
    </w:p>
    <w:p>
      <w:pPr>
        <w:pStyle w:val="8"/>
        <w:tabs>
          <w:tab w:val="right" w:leader="dot" w:pos="8306"/>
        </w:tabs>
        <w:rPr>
          <w:ins w:id="484" w:author="快乐的小丸子 [2]" w:date="2024-10-25T00:04:49Z"/>
        </w:rPr>
      </w:pPr>
      <w:ins w:id="485" w:author="快乐的小丸子 [2]" w:date="2024-10-25T00:04:49Z">
        <w:r>
          <w:rPr>
            <w:bCs/>
            <w:szCs w:val="30"/>
          </w:rPr>
          <w:fldChar w:fldCharType="begin"/>
        </w:r>
      </w:ins>
      <w:ins w:id="486" w:author="快乐的小丸子 [2]" w:date="2024-10-25T00:04:49Z">
        <w:r>
          <w:rPr>
            <w:bCs/>
            <w:szCs w:val="30"/>
          </w:rPr>
          <w:instrText xml:space="preserve"> HYPERLINK \l _Toc24969 </w:instrText>
        </w:r>
      </w:ins>
      <w:ins w:id="487" w:author="快乐的小丸子 [2]" w:date="2024-10-25T00:04:49Z">
        <w:r>
          <w:rPr>
            <w:bCs/>
            <w:szCs w:val="30"/>
          </w:rPr>
          <w:fldChar w:fldCharType="separate"/>
        </w:r>
      </w:ins>
      <w:ins w:id="488" w:author="快乐的小丸子 [2]" w:date="2024-10-25T00:04:49Z">
        <w:r>
          <w:rPr>
            <w:rFonts w:hint="eastAsia" w:ascii="宋体" w:hAnsi="宋体" w:eastAsia="宋体"/>
            <w:bCs/>
          </w:rPr>
          <w:t>（4）便于用户体验</w:t>
        </w:r>
      </w:ins>
      <w:ins w:id="489" w:author="快乐的小丸子 [2]" w:date="2024-10-25T00:04:49Z">
        <w:r>
          <w:rPr/>
          <w:tab/>
        </w:r>
      </w:ins>
      <w:ins w:id="490" w:author="快乐的小丸子 [2]" w:date="2024-10-25T00:04:49Z">
        <w:r>
          <w:rPr/>
          <w:fldChar w:fldCharType="begin"/>
        </w:r>
      </w:ins>
      <w:ins w:id="491" w:author="快乐的小丸子 [2]" w:date="2024-10-25T00:04:49Z">
        <w:r>
          <w:rPr/>
          <w:instrText xml:space="preserve"> PAGEREF _Toc24969 \h </w:instrText>
        </w:r>
      </w:ins>
      <w:ins w:id="492" w:author="快乐的小丸子 [2]" w:date="2024-10-25T00:04:49Z">
        <w:r>
          <w:rPr/>
          <w:fldChar w:fldCharType="separate"/>
        </w:r>
      </w:ins>
      <w:ins w:id="493" w:author="快乐的小丸子 [2]" w:date="2024-10-25T00:04:49Z">
        <w:r>
          <w:rPr/>
          <w:t>6</w:t>
        </w:r>
      </w:ins>
      <w:ins w:id="494" w:author="快乐的小丸子 [2]" w:date="2024-10-25T00:04:49Z">
        <w:r>
          <w:rPr/>
          <w:fldChar w:fldCharType="end"/>
        </w:r>
      </w:ins>
      <w:ins w:id="495" w:author="快乐的小丸子 [2]" w:date="2024-10-25T00:04:49Z">
        <w:r>
          <w:rPr>
            <w:bCs/>
            <w:szCs w:val="30"/>
          </w:rPr>
          <w:fldChar w:fldCharType="end"/>
        </w:r>
      </w:ins>
    </w:p>
    <w:p>
      <w:pPr>
        <w:pStyle w:val="12"/>
        <w:tabs>
          <w:tab w:val="right" w:leader="dot" w:pos="8306"/>
        </w:tabs>
        <w:rPr>
          <w:ins w:id="496" w:author="快乐的小丸子 [2]" w:date="2024-10-25T00:04:49Z"/>
        </w:rPr>
      </w:pPr>
      <w:ins w:id="497" w:author="快乐的小丸子 [2]" w:date="2024-10-25T00:04:49Z">
        <w:r>
          <w:rPr>
            <w:bCs/>
            <w:szCs w:val="30"/>
          </w:rPr>
          <w:fldChar w:fldCharType="begin"/>
        </w:r>
      </w:ins>
      <w:ins w:id="498" w:author="快乐的小丸子 [2]" w:date="2024-10-25T00:04:49Z">
        <w:r>
          <w:rPr>
            <w:bCs/>
            <w:szCs w:val="30"/>
          </w:rPr>
          <w:instrText xml:space="preserve"> HYPERLINK \l _Toc25828 </w:instrText>
        </w:r>
      </w:ins>
      <w:ins w:id="499" w:author="快乐的小丸子 [2]" w:date="2024-10-25T00:04:49Z">
        <w:r>
          <w:rPr>
            <w:bCs/>
            <w:szCs w:val="30"/>
          </w:rPr>
          <w:fldChar w:fldCharType="separate"/>
        </w:r>
      </w:ins>
      <w:ins w:id="500" w:author="快乐的小丸子 [2]" w:date="2024-10-25T00:04:49Z">
        <w:r>
          <w:rPr>
            <w:rFonts w:hint="eastAsia"/>
          </w:rPr>
          <w:t>2、用户特点</w:t>
        </w:r>
      </w:ins>
      <w:ins w:id="501" w:author="快乐的小丸子 [2]" w:date="2024-10-25T00:04:49Z">
        <w:r>
          <w:rPr/>
          <w:tab/>
        </w:r>
      </w:ins>
      <w:ins w:id="502" w:author="快乐的小丸子 [2]" w:date="2024-10-25T00:04:49Z">
        <w:r>
          <w:rPr/>
          <w:fldChar w:fldCharType="begin"/>
        </w:r>
      </w:ins>
      <w:ins w:id="503" w:author="快乐的小丸子 [2]" w:date="2024-10-25T00:04:49Z">
        <w:r>
          <w:rPr/>
          <w:instrText xml:space="preserve"> PAGEREF _Toc25828 \h </w:instrText>
        </w:r>
      </w:ins>
      <w:ins w:id="504" w:author="快乐的小丸子 [2]" w:date="2024-10-25T00:04:49Z">
        <w:r>
          <w:rPr/>
          <w:fldChar w:fldCharType="separate"/>
        </w:r>
      </w:ins>
      <w:ins w:id="505" w:author="快乐的小丸子 [2]" w:date="2024-10-25T00:04:49Z">
        <w:r>
          <w:rPr/>
          <w:t>6</w:t>
        </w:r>
      </w:ins>
      <w:ins w:id="506" w:author="快乐的小丸子 [2]" w:date="2024-10-25T00:04:49Z">
        <w:r>
          <w:rPr/>
          <w:fldChar w:fldCharType="end"/>
        </w:r>
      </w:ins>
      <w:ins w:id="507" w:author="快乐的小丸子 [2]" w:date="2024-10-25T00:04:49Z">
        <w:r>
          <w:rPr>
            <w:bCs/>
            <w:szCs w:val="30"/>
          </w:rPr>
          <w:fldChar w:fldCharType="end"/>
        </w:r>
      </w:ins>
    </w:p>
    <w:p>
      <w:pPr>
        <w:pStyle w:val="12"/>
        <w:tabs>
          <w:tab w:val="right" w:leader="dot" w:pos="8306"/>
        </w:tabs>
        <w:rPr>
          <w:ins w:id="508" w:author="快乐的小丸子 [2]" w:date="2024-10-25T00:04:49Z"/>
        </w:rPr>
      </w:pPr>
      <w:ins w:id="509" w:author="快乐的小丸子 [2]" w:date="2024-10-25T00:04:49Z">
        <w:r>
          <w:rPr>
            <w:bCs/>
            <w:szCs w:val="30"/>
          </w:rPr>
          <w:fldChar w:fldCharType="begin"/>
        </w:r>
      </w:ins>
      <w:ins w:id="510" w:author="快乐的小丸子 [2]" w:date="2024-10-25T00:04:49Z">
        <w:r>
          <w:rPr>
            <w:bCs/>
            <w:szCs w:val="30"/>
          </w:rPr>
          <w:instrText xml:space="preserve"> HYPERLINK \l _Toc4612 </w:instrText>
        </w:r>
      </w:ins>
      <w:ins w:id="511" w:author="快乐的小丸子 [2]" w:date="2024-10-25T00:04:49Z">
        <w:r>
          <w:rPr>
            <w:bCs/>
            <w:szCs w:val="30"/>
          </w:rPr>
          <w:fldChar w:fldCharType="separate"/>
        </w:r>
      </w:ins>
      <w:ins w:id="512" w:author="快乐的小丸子 [2]" w:date="2024-10-25T00:04:49Z">
        <w:r>
          <w:rPr>
            <w:rFonts w:hint="eastAsia"/>
          </w:rPr>
          <w:t>3、假定约束</w:t>
        </w:r>
      </w:ins>
      <w:ins w:id="513" w:author="快乐的小丸子 [2]" w:date="2024-10-25T00:04:49Z">
        <w:r>
          <w:rPr/>
          <w:tab/>
        </w:r>
      </w:ins>
      <w:ins w:id="514" w:author="快乐的小丸子 [2]" w:date="2024-10-25T00:04:49Z">
        <w:r>
          <w:rPr/>
          <w:fldChar w:fldCharType="begin"/>
        </w:r>
      </w:ins>
      <w:ins w:id="515" w:author="快乐的小丸子 [2]" w:date="2024-10-25T00:04:49Z">
        <w:r>
          <w:rPr/>
          <w:instrText xml:space="preserve"> PAGEREF _Toc4612 \h </w:instrText>
        </w:r>
      </w:ins>
      <w:ins w:id="516" w:author="快乐的小丸子 [2]" w:date="2024-10-25T00:04:49Z">
        <w:r>
          <w:rPr/>
          <w:fldChar w:fldCharType="separate"/>
        </w:r>
      </w:ins>
      <w:ins w:id="517" w:author="快乐的小丸子 [2]" w:date="2024-10-25T00:04:49Z">
        <w:r>
          <w:rPr/>
          <w:t>7</w:t>
        </w:r>
      </w:ins>
      <w:ins w:id="518" w:author="快乐的小丸子 [2]" w:date="2024-10-25T00:04:49Z">
        <w:r>
          <w:rPr/>
          <w:fldChar w:fldCharType="end"/>
        </w:r>
      </w:ins>
      <w:ins w:id="519" w:author="快乐的小丸子 [2]" w:date="2024-10-25T00:04:49Z">
        <w:r>
          <w:rPr>
            <w:bCs/>
            <w:szCs w:val="30"/>
          </w:rPr>
          <w:fldChar w:fldCharType="end"/>
        </w:r>
      </w:ins>
    </w:p>
    <w:p>
      <w:pPr>
        <w:pStyle w:val="11"/>
        <w:tabs>
          <w:tab w:val="right" w:leader="dot" w:pos="8306"/>
        </w:tabs>
        <w:rPr>
          <w:ins w:id="520" w:author="快乐的小丸子 [2]" w:date="2024-10-25T00:04:49Z"/>
        </w:rPr>
      </w:pPr>
      <w:ins w:id="521" w:author="快乐的小丸子 [2]" w:date="2024-10-25T00:04:49Z">
        <w:r>
          <w:rPr>
            <w:bCs/>
            <w:szCs w:val="30"/>
          </w:rPr>
          <w:fldChar w:fldCharType="begin"/>
        </w:r>
      </w:ins>
      <w:ins w:id="522" w:author="快乐的小丸子 [2]" w:date="2024-10-25T00:04:49Z">
        <w:r>
          <w:rPr>
            <w:bCs/>
            <w:szCs w:val="30"/>
          </w:rPr>
          <w:instrText xml:space="preserve"> HYPERLINK \l _Toc22209 </w:instrText>
        </w:r>
      </w:ins>
      <w:ins w:id="523" w:author="快乐的小丸子 [2]" w:date="2024-10-25T00:04:49Z">
        <w:r>
          <w:rPr>
            <w:bCs/>
            <w:szCs w:val="30"/>
          </w:rPr>
          <w:fldChar w:fldCharType="separate"/>
        </w:r>
      </w:ins>
      <w:ins w:id="524" w:author="快乐的小丸子 [2]" w:date="2024-10-25T00:04:49Z">
        <w:r>
          <w:rPr>
            <w:rFonts w:hint="eastAsia" w:ascii="华文中宋" w:hAnsi="华文中宋" w:eastAsia="华文中宋"/>
            <w:szCs w:val="32"/>
          </w:rPr>
          <w:t>三、需求规定</w:t>
        </w:r>
      </w:ins>
      <w:ins w:id="525" w:author="快乐的小丸子 [2]" w:date="2024-10-25T00:04:49Z">
        <w:r>
          <w:rPr/>
          <w:tab/>
        </w:r>
      </w:ins>
      <w:ins w:id="526" w:author="快乐的小丸子 [2]" w:date="2024-10-25T00:04:49Z">
        <w:r>
          <w:rPr/>
          <w:fldChar w:fldCharType="begin"/>
        </w:r>
      </w:ins>
      <w:ins w:id="527" w:author="快乐的小丸子 [2]" w:date="2024-10-25T00:04:49Z">
        <w:r>
          <w:rPr/>
          <w:instrText xml:space="preserve"> PAGEREF _Toc22209 \h </w:instrText>
        </w:r>
      </w:ins>
      <w:ins w:id="528" w:author="快乐的小丸子 [2]" w:date="2024-10-25T00:04:49Z">
        <w:r>
          <w:rPr/>
          <w:fldChar w:fldCharType="separate"/>
        </w:r>
      </w:ins>
      <w:ins w:id="529" w:author="快乐的小丸子 [2]" w:date="2024-10-25T00:04:49Z">
        <w:r>
          <w:rPr/>
          <w:t>7</w:t>
        </w:r>
      </w:ins>
      <w:ins w:id="530" w:author="快乐的小丸子 [2]" w:date="2024-10-25T00:04:49Z">
        <w:r>
          <w:rPr/>
          <w:fldChar w:fldCharType="end"/>
        </w:r>
      </w:ins>
      <w:ins w:id="531" w:author="快乐的小丸子 [2]" w:date="2024-10-25T00:04:49Z">
        <w:r>
          <w:rPr>
            <w:bCs/>
            <w:szCs w:val="30"/>
          </w:rPr>
          <w:fldChar w:fldCharType="end"/>
        </w:r>
      </w:ins>
    </w:p>
    <w:p>
      <w:pPr>
        <w:pStyle w:val="12"/>
        <w:tabs>
          <w:tab w:val="right" w:leader="dot" w:pos="8306"/>
        </w:tabs>
        <w:rPr>
          <w:ins w:id="532" w:author="快乐的小丸子 [2]" w:date="2024-10-25T00:04:49Z"/>
        </w:rPr>
      </w:pPr>
      <w:ins w:id="533" w:author="快乐的小丸子 [2]" w:date="2024-10-25T00:04:49Z">
        <w:r>
          <w:rPr>
            <w:bCs/>
            <w:szCs w:val="30"/>
          </w:rPr>
          <w:fldChar w:fldCharType="begin"/>
        </w:r>
      </w:ins>
      <w:ins w:id="534" w:author="快乐的小丸子 [2]" w:date="2024-10-25T00:04:49Z">
        <w:r>
          <w:rPr>
            <w:bCs/>
            <w:szCs w:val="30"/>
          </w:rPr>
          <w:instrText xml:space="preserve"> HYPERLINK \l _Toc3870 </w:instrText>
        </w:r>
      </w:ins>
      <w:ins w:id="535" w:author="快乐的小丸子 [2]" w:date="2024-10-25T00:04:49Z">
        <w:r>
          <w:rPr>
            <w:bCs/>
            <w:szCs w:val="30"/>
          </w:rPr>
          <w:fldChar w:fldCharType="separate"/>
        </w:r>
      </w:ins>
      <w:ins w:id="536" w:author="快乐的小丸子 [2]" w:date="2024-10-25T00:04:49Z">
        <w:r>
          <w:rPr>
            <w:rFonts w:hint="eastAsia"/>
          </w:rPr>
          <w:t>1、功能规定</w:t>
        </w:r>
      </w:ins>
      <w:ins w:id="537" w:author="快乐的小丸子 [2]" w:date="2024-10-25T00:04:49Z">
        <w:r>
          <w:rPr/>
          <w:tab/>
        </w:r>
      </w:ins>
      <w:ins w:id="538" w:author="快乐的小丸子 [2]" w:date="2024-10-25T00:04:49Z">
        <w:r>
          <w:rPr/>
          <w:fldChar w:fldCharType="begin"/>
        </w:r>
      </w:ins>
      <w:ins w:id="539" w:author="快乐的小丸子 [2]" w:date="2024-10-25T00:04:49Z">
        <w:r>
          <w:rPr/>
          <w:instrText xml:space="preserve"> PAGEREF _Toc3870 \h </w:instrText>
        </w:r>
      </w:ins>
      <w:ins w:id="540" w:author="快乐的小丸子 [2]" w:date="2024-10-25T00:04:49Z">
        <w:r>
          <w:rPr/>
          <w:fldChar w:fldCharType="separate"/>
        </w:r>
      </w:ins>
      <w:ins w:id="541" w:author="快乐的小丸子 [2]" w:date="2024-10-25T00:04:49Z">
        <w:r>
          <w:rPr/>
          <w:t>7</w:t>
        </w:r>
      </w:ins>
      <w:ins w:id="542" w:author="快乐的小丸子 [2]" w:date="2024-10-25T00:04:49Z">
        <w:r>
          <w:rPr/>
          <w:fldChar w:fldCharType="end"/>
        </w:r>
      </w:ins>
      <w:ins w:id="543" w:author="快乐的小丸子 [2]" w:date="2024-10-25T00:04:49Z">
        <w:r>
          <w:rPr>
            <w:bCs/>
            <w:szCs w:val="30"/>
          </w:rPr>
          <w:fldChar w:fldCharType="end"/>
        </w:r>
      </w:ins>
    </w:p>
    <w:p>
      <w:pPr>
        <w:pStyle w:val="8"/>
        <w:tabs>
          <w:tab w:val="right" w:leader="dot" w:pos="8306"/>
        </w:tabs>
        <w:rPr>
          <w:ins w:id="544" w:author="快乐的小丸子 [2]" w:date="2024-10-25T00:04:49Z"/>
        </w:rPr>
      </w:pPr>
      <w:ins w:id="545" w:author="快乐的小丸子 [2]" w:date="2024-10-25T00:04:49Z">
        <w:r>
          <w:rPr>
            <w:bCs/>
            <w:szCs w:val="30"/>
          </w:rPr>
          <w:fldChar w:fldCharType="begin"/>
        </w:r>
      </w:ins>
      <w:ins w:id="546" w:author="快乐的小丸子 [2]" w:date="2024-10-25T00:04:49Z">
        <w:r>
          <w:rPr>
            <w:bCs/>
            <w:szCs w:val="30"/>
          </w:rPr>
          <w:instrText xml:space="preserve"> HYPERLINK \l _Toc20853 </w:instrText>
        </w:r>
      </w:ins>
      <w:ins w:id="547" w:author="快乐的小丸子 [2]" w:date="2024-10-25T00:04:49Z">
        <w:r>
          <w:rPr>
            <w:bCs/>
            <w:szCs w:val="30"/>
          </w:rPr>
          <w:fldChar w:fldCharType="separate"/>
        </w:r>
      </w:ins>
      <w:ins w:id="548" w:author="快乐的小丸子 [2]" w:date="2024-10-25T00:04:49Z">
        <w:r>
          <w:rPr>
            <w:rFonts w:hint="eastAsia"/>
          </w:rPr>
          <w:t>1</w:t>
        </w:r>
      </w:ins>
      <w:ins w:id="549" w:author="快乐的小丸子 [2]" w:date="2024-10-25T00:04:49Z">
        <w:r>
          <w:rPr/>
          <w:t>.1</w:t>
        </w:r>
      </w:ins>
      <w:ins w:id="550" w:author="快乐的小丸子 [2]" w:date="2024-10-25T00:04:49Z">
        <w:r>
          <w:rPr>
            <w:rFonts w:hint="eastAsia"/>
          </w:rPr>
          <w:t>模块</w:t>
        </w:r>
      </w:ins>
      <w:ins w:id="551" w:author="快乐的小丸子 [2]" w:date="2024-10-25T00:04:49Z">
        <w:r>
          <w:rPr/>
          <w:tab/>
        </w:r>
      </w:ins>
      <w:ins w:id="552" w:author="快乐的小丸子 [2]" w:date="2024-10-25T00:04:49Z">
        <w:r>
          <w:rPr/>
          <w:fldChar w:fldCharType="begin"/>
        </w:r>
      </w:ins>
      <w:ins w:id="553" w:author="快乐的小丸子 [2]" w:date="2024-10-25T00:04:49Z">
        <w:r>
          <w:rPr/>
          <w:instrText xml:space="preserve"> PAGEREF _Toc20853 \h </w:instrText>
        </w:r>
      </w:ins>
      <w:ins w:id="554" w:author="快乐的小丸子 [2]" w:date="2024-10-25T00:04:49Z">
        <w:r>
          <w:rPr/>
          <w:fldChar w:fldCharType="separate"/>
        </w:r>
      </w:ins>
      <w:ins w:id="555" w:author="快乐的小丸子 [2]" w:date="2024-10-25T00:04:49Z">
        <w:r>
          <w:rPr/>
          <w:t>7</w:t>
        </w:r>
      </w:ins>
      <w:ins w:id="556" w:author="快乐的小丸子 [2]" w:date="2024-10-25T00:04:49Z">
        <w:r>
          <w:rPr/>
          <w:fldChar w:fldCharType="end"/>
        </w:r>
      </w:ins>
      <w:ins w:id="557" w:author="快乐的小丸子 [2]" w:date="2024-10-25T00:04:49Z">
        <w:r>
          <w:rPr>
            <w:bCs/>
            <w:szCs w:val="30"/>
          </w:rPr>
          <w:fldChar w:fldCharType="end"/>
        </w:r>
      </w:ins>
    </w:p>
    <w:p>
      <w:pPr>
        <w:pStyle w:val="8"/>
        <w:tabs>
          <w:tab w:val="right" w:leader="dot" w:pos="8306"/>
        </w:tabs>
        <w:rPr>
          <w:ins w:id="558" w:author="快乐的小丸子 [2]" w:date="2024-10-25T00:04:49Z"/>
        </w:rPr>
      </w:pPr>
      <w:ins w:id="559" w:author="快乐的小丸子 [2]" w:date="2024-10-25T00:04:49Z">
        <w:r>
          <w:rPr>
            <w:bCs/>
            <w:szCs w:val="30"/>
          </w:rPr>
          <w:fldChar w:fldCharType="begin"/>
        </w:r>
      </w:ins>
      <w:ins w:id="560" w:author="快乐的小丸子 [2]" w:date="2024-10-25T00:04:49Z">
        <w:r>
          <w:rPr>
            <w:bCs/>
            <w:szCs w:val="30"/>
          </w:rPr>
          <w:instrText xml:space="preserve"> HYPERLINK \l _Toc2710 </w:instrText>
        </w:r>
      </w:ins>
      <w:ins w:id="561" w:author="快乐的小丸子 [2]" w:date="2024-10-25T00:04:49Z">
        <w:r>
          <w:rPr>
            <w:bCs/>
            <w:szCs w:val="30"/>
          </w:rPr>
          <w:fldChar w:fldCharType="separate"/>
        </w:r>
      </w:ins>
      <w:ins w:id="562" w:author="快乐的小丸子 [2]" w:date="2024-10-25T00:04:49Z">
        <w:r>
          <w:rPr>
            <w:rFonts w:hint="eastAsia"/>
          </w:rPr>
          <w:t>1</w:t>
        </w:r>
      </w:ins>
      <w:ins w:id="563" w:author="快乐的小丸子 [2]" w:date="2024-10-25T00:04:49Z">
        <w:r>
          <w:rPr/>
          <w:t>.2</w:t>
        </w:r>
      </w:ins>
      <w:ins w:id="564" w:author="快乐的小丸子 [2]" w:date="2024-10-25T00:04:49Z">
        <w:r>
          <w:rPr>
            <w:rFonts w:hint="eastAsia"/>
          </w:rPr>
          <w:t>确定参与者</w:t>
        </w:r>
      </w:ins>
      <w:ins w:id="565" w:author="快乐的小丸子 [2]" w:date="2024-10-25T00:04:49Z">
        <w:r>
          <w:rPr/>
          <w:tab/>
        </w:r>
      </w:ins>
      <w:ins w:id="566" w:author="快乐的小丸子 [2]" w:date="2024-10-25T00:04:49Z">
        <w:r>
          <w:rPr/>
          <w:fldChar w:fldCharType="begin"/>
        </w:r>
      </w:ins>
      <w:ins w:id="567" w:author="快乐的小丸子 [2]" w:date="2024-10-25T00:04:49Z">
        <w:r>
          <w:rPr/>
          <w:instrText xml:space="preserve"> PAGEREF _Toc2710 \h </w:instrText>
        </w:r>
      </w:ins>
      <w:ins w:id="568" w:author="快乐的小丸子 [2]" w:date="2024-10-25T00:04:49Z">
        <w:r>
          <w:rPr/>
          <w:fldChar w:fldCharType="separate"/>
        </w:r>
      </w:ins>
      <w:ins w:id="569" w:author="快乐的小丸子 [2]" w:date="2024-10-25T00:04:49Z">
        <w:r>
          <w:rPr/>
          <w:t>9</w:t>
        </w:r>
      </w:ins>
      <w:ins w:id="570" w:author="快乐的小丸子 [2]" w:date="2024-10-25T00:04:49Z">
        <w:r>
          <w:rPr/>
          <w:fldChar w:fldCharType="end"/>
        </w:r>
      </w:ins>
      <w:ins w:id="571" w:author="快乐的小丸子 [2]" w:date="2024-10-25T00:04:49Z">
        <w:r>
          <w:rPr>
            <w:bCs/>
            <w:szCs w:val="30"/>
          </w:rPr>
          <w:fldChar w:fldCharType="end"/>
        </w:r>
      </w:ins>
    </w:p>
    <w:p>
      <w:pPr>
        <w:pStyle w:val="8"/>
        <w:tabs>
          <w:tab w:val="right" w:leader="dot" w:pos="8306"/>
        </w:tabs>
        <w:rPr>
          <w:ins w:id="572" w:author="快乐的小丸子 [2]" w:date="2024-10-25T00:04:49Z"/>
        </w:rPr>
      </w:pPr>
      <w:ins w:id="573" w:author="快乐的小丸子 [2]" w:date="2024-10-25T00:04:49Z">
        <w:r>
          <w:rPr>
            <w:bCs/>
            <w:szCs w:val="30"/>
          </w:rPr>
          <w:fldChar w:fldCharType="begin"/>
        </w:r>
      </w:ins>
      <w:ins w:id="574" w:author="快乐的小丸子 [2]" w:date="2024-10-25T00:04:49Z">
        <w:r>
          <w:rPr>
            <w:bCs/>
            <w:szCs w:val="30"/>
          </w:rPr>
          <w:instrText xml:space="preserve"> HYPERLINK \l _Toc22384 </w:instrText>
        </w:r>
      </w:ins>
      <w:ins w:id="575" w:author="快乐的小丸子 [2]" w:date="2024-10-25T00:04:49Z">
        <w:r>
          <w:rPr>
            <w:bCs/>
            <w:szCs w:val="30"/>
          </w:rPr>
          <w:fldChar w:fldCharType="separate"/>
        </w:r>
      </w:ins>
      <w:ins w:id="576" w:author="快乐的小丸子 [2]" w:date="2024-10-25T00:04:49Z">
        <w:r>
          <w:rPr>
            <w:rFonts w:hint="eastAsia"/>
          </w:rPr>
          <w:t>1</w:t>
        </w:r>
      </w:ins>
      <w:ins w:id="577" w:author="快乐的小丸子 [2]" w:date="2024-10-25T00:04:49Z">
        <w:r>
          <w:rPr/>
          <w:t>.3</w:t>
        </w:r>
      </w:ins>
      <w:ins w:id="578" w:author="快乐的小丸子 [2]" w:date="2024-10-25T00:04:49Z">
        <w:r>
          <w:rPr>
            <w:rFonts w:hint="eastAsia"/>
          </w:rPr>
          <w:t>确定用例（总用例图）</w:t>
        </w:r>
      </w:ins>
      <w:ins w:id="579" w:author="快乐的小丸子 [2]" w:date="2024-10-25T00:04:49Z">
        <w:r>
          <w:rPr/>
          <w:tab/>
        </w:r>
      </w:ins>
      <w:ins w:id="580" w:author="快乐的小丸子 [2]" w:date="2024-10-25T00:04:49Z">
        <w:r>
          <w:rPr/>
          <w:fldChar w:fldCharType="begin"/>
        </w:r>
      </w:ins>
      <w:ins w:id="581" w:author="快乐的小丸子 [2]" w:date="2024-10-25T00:04:49Z">
        <w:r>
          <w:rPr/>
          <w:instrText xml:space="preserve"> PAGEREF _Toc22384 \h </w:instrText>
        </w:r>
      </w:ins>
      <w:ins w:id="582" w:author="快乐的小丸子 [2]" w:date="2024-10-25T00:04:49Z">
        <w:r>
          <w:rPr/>
          <w:fldChar w:fldCharType="separate"/>
        </w:r>
      </w:ins>
      <w:ins w:id="583" w:author="快乐的小丸子 [2]" w:date="2024-10-25T00:04:49Z">
        <w:r>
          <w:rPr/>
          <w:t>10</w:t>
        </w:r>
      </w:ins>
      <w:ins w:id="584" w:author="快乐的小丸子 [2]" w:date="2024-10-25T00:04:49Z">
        <w:r>
          <w:rPr/>
          <w:fldChar w:fldCharType="end"/>
        </w:r>
      </w:ins>
      <w:ins w:id="585" w:author="快乐的小丸子 [2]" w:date="2024-10-25T00:04:49Z">
        <w:r>
          <w:rPr>
            <w:bCs/>
            <w:szCs w:val="30"/>
          </w:rPr>
          <w:fldChar w:fldCharType="end"/>
        </w:r>
      </w:ins>
    </w:p>
    <w:p>
      <w:pPr>
        <w:pStyle w:val="8"/>
        <w:tabs>
          <w:tab w:val="right" w:leader="dot" w:pos="8306"/>
        </w:tabs>
        <w:rPr>
          <w:ins w:id="586" w:author="快乐的小丸子 [2]" w:date="2024-10-25T00:04:49Z"/>
        </w:rPr>
      </w:pPr>
      <w:ins w:id="587" w:author="快乐的小丸子 [2]" w:date="2024-10-25T00:04:49Z">
        <w:r>
          <w:rPr>
            <w:bCs/>
            <w:szCs w:val="30"/>
          </w:rPr>
          <w:fldChar w:fldCharType="begin"/>
        </w:r>
      </w:ins>
      <w:ins w:id="588" w:author="快乐的小丸子 [2]" w:date="2024-10-25T00:04:49Z">
        <w:r>
          <w:rPr>
            <w:bCs/>
            <w:szCs w:val="30"/>
          </w:rPr>
          <w:instrText xml:space="preserve"> HYPERLINK \l _Toc24093 </w:instrText>
        </w:r>
      </w:ins>
      <w:ins w:id="589" w:author="快乐的小丸子 [2]" w:date="2024-10-25T00:04:49Z">
        <w:r>
          <w:rPr>
            <w:bCs/>
            <w:szCs w:val="30"/>
          </w:rPr>
          <w:fldChar w:fldCharType="separate"/>
        </w:r>
      </w:ins>
      <w:ins w:id="590" w:author="快乐的小丸子 [2]" w:date="2024-10-25T00:04:49Z">
        <w:r>
          <w:rPr>
            <w:rFonts w:hint="eastAsia"/>
          </w:rPr>
          <w:t>1</w:t>
        </w:r>
      </w:ins>
      <w:ins w:id="591" w:author="快乐的小丸子 [2]" w:date="2024-10-25T00:04:49Z">
        <w:r>
          <w:rPr/>
          <w:t>.4</w:t>
        </w:r>
      </w:ins>
      <w:ins w:id="592" w:author="快乐的小丸子 [2]" w:date="2024-10-25T00:04:49Z">
        <w:r>
          <w:rPr>
            <w:rFonts w:hint="eastAsia"/>
          </w:rPr>
          <w:t>用例说明</w:t>
        </w:r>
      </w:ins>
      <w:ins w:id="593" w:author="快乐的小丸子 [2]" w:date="2024-10-25T00:04:49Z">
        <w:r>
          <w:rPr/>
          <w:tab/>
        </w:r>
      </w:ins>
      <w:ins w:id="594" w:author="快乐的小丸子 [2]" w:date="2024-10-25T00:04:49Z">
        <w:r>
          <w:rPr/>
          <w:fldChar w:fldCharType="begin"/>
        </w:r>
      </w:ins>
      <w:ins w:id="595" w:author="快乐的小丸子 [2]" w:date="2024-10-25T00:04:49Z">
        <w:r>
          <w:rPr/>
          <w:instrText xml:space="preserve"> PAGEREF _Toc24093 \h </w:instrText>
        </w:r>
      </w:ins>
      <w:ins w:id="596" w:author="快乐的小丸子 [2]" w:date="2024-10-25T00:04:49Z">
        <w:r>
          <w:rPr/>
          <w:fldChar w:fldCharType="separate"/>
        </w:r>
      </w:ins>
      <w:ins w:id="597" w:author="快乐的小丸子 [2]" w:date="2024-10-25T00:04:49Z">
        <w:r>
          <w:rPr/>
          <w:t>10</w:t>
        </w:r>
      </w:ins>
      <w:ins w:id="598" w:author="快乐的小丸子 [2]" w:date="2024-10-25T00:04:49Z">
        <w:r>
          <w:rPr/>
          <w:fldChar w:fldCharType="end"/>
        </w:r>
      </w:ins>
      <w:ins w:id="599" w:author="快乐的小丸子 [2]" w:date="2024-10-25T00:04:49Z">
        <w:r>
          <w:rPr>
            <w:bCs/>
            <w:szCs w:val="30"/>
          </w:rPr>
          <w:fldChar w:fldCharType="end"/>
        </w:r>
      </w:ins>
    </w:p>
    <w:p>
      <w:pPr>
        <w:pStyle w:val="12"/>
        <w:tabs>
          <w:tab w:val="right" w:leader="dot" w:pos="8306"/>
        </w:tabs>
        <w:rPr>
          <w:ins w:id="600" w:author="快乐的小丸子 [2]" w:date="2024-10-25T00:04:49Z"/>
        </w:rPr>
      </w:pPr>
      <w:ins w:id="601" w:author="快乐的小丸子 [2]" w:date="2024-10-25T00:04:49Z">
        <w:r>
          <w:rPr>
            <w:bCs/>
            <w:szCs w:val="30"/>
          </w:rPr>
          <w:fldChar w:fldCharType="begin"/>
        </w:r>
      </w:ins>
      <w:ins w:id="602" w:author="快乐的小丸子 [2]" w:date="2024-10-25T00:04:49Z">
        <w:r>
          <w:rPr>
            <w:bCs/>
            <w:szCs w:val="30"/>
          </w:rPr>
          <w:instrText xml:space="preserve"> HYPERLINK \l _Toc16536 </w:instrText>
        </w:r>
      </w:ins>
      <w:ins w:id="603" w:author="快乐的小丸子 [2]" w:date="2024-10-25T00:04:49Z">
        <w:r>
          <w:rPr>
            <w:bCs/>
            <w:szCs w:val="30"/>
          </w:rPr>
          <w:fldChar w:fldCharType="separate"/>
        </w:r>
      </w:ins>
      <w:ins w:id="604" w:author="快乐的小丸子 [2]" w:date="2024-10-25T00:04:49Z">
        <w:r>
          <w:rPr>
            <w:rFonts w:hint="eastAsia"/>
          </w:rPr>
          <w:t>2、性能规定</w:t>
        </w:r>
      </w:ins>
      <w:ins w:id="605" w:author="快乐的小丸子 [2]" w:date="2024-10-25T00:04:49Z">
        <w:r>
          <w:rPr/>
          <w:tab/>
        </w:r>
      </w:ins>
      <w:ins w:id="606" w:author="快乐的小丸子 [2]" w:date="2024-10-25T00:04:49Z">
        <w:r>
          <w:rPr/>
          <w:fldChar w:fldCharType="begin"/>
        </w:r>
      </w:ins>
      <w:ins w:id="607" w:author="快乐的小丸子 [2]" w:date="2024-10-25T00:04:49Z">
        <w:r>
          <w:rPr/>
          <w:instrText xml:space="preserve"> PAGEREF _Toc16536 \h </w:instrText>
        </w:r>
      </w:ins>
      <w:ins w:id="608" w:author="快乐的小丸子 [2]" w:date="2024-10-25T00:04:49Z">
        <w:r>
          <w:rPr/>
          <w:fldChar w:fldCharType="separate"/>
        </w:r>
      </w:ins>
      <w:ins w:id="609" w:author="快乐的小丸子 [2]" w:date="2024-10-25T00:04:49Z">
        <w:r>
          <w:rPr/>
          <w:t>33</w:t>
        </w:r>
      </w:ins>
      <w:ins w:id="610" w:author="快乐的小丸子 [2]" w:date="2024-10-25T00:04:49Z">
        <w:r>
          <w:rPr/>
          <w:fldChar w:fldCharType="end"/>
        </w:r>
      </w:ins>
      <w:ins w:id="611" w:author="快乐的小丸子 [2]" w:date="2024-10-25T00:04:49Z">
        <w:r>
          <w:rPr>
            <w:bCs/>
            <w:szCs w:val="30"/>
          </w:rPr>
          <w:fldChar w:fldCharType="end"/>
        </w:r>
      </w:ins>
    </w:p>
    <w:p>
      <w:pPr>
        <w:pStyle w:val="8"/>
        <w:tabs>
          <w:tab w:val="right" w:leader="dot" w:pos="8306"/>
        </w:tabs>
        <w:rPr>
          <w:ins w:id="612" w:author="快乐的小丸子 [2]" w:date="2024-10-25T00:04:49Z"/>
        </w:rPr>
      </w:pPr>
      <w:ins w:id="613" w:author="快乐的小丸子 [2]" w:date="2024-10-25T00:04:49Z">
        <w:r>
          <w:rPr>
            <w:bCs/>
            <w:szCs w:val="30"/>
          </w:rPr>
          <w:fldChar w:fldCharType="begin"/>
        </w:r>
      </w:ins>
      <w:ins w:id="614" w:author="快乐的小丸子 [2]" w:date="2024-10-25T00:04:49Z">
        <w:r>
          <w:rPr>
            <w:bCs/>
            <w:szCs w:val="30"/>
          </w:rPr>
          <w:instrText xml:space="preserve"> HYPERLINK \l _Toc15119 </w:instrText>
        </w:r>
      </w:ins>
      <w:ins w:id="615" w:author="快乐的小丸子 [2]" w:date="2024-10-25T00:04:49Z">
        <w:r>
          <w:rPr>
            <w:bCs/>
            <w:szCs w:val="30"/>
          </w:rPr>
          <w:fldChar w:fldCharType="separate"/>
        </w:r>
      </w:ins>
      <w:ins w:id="616" w:author="快乐的小丸子 [2]" w:date="2024-10-25T00:04:49Z">
        <w:r>
          <w:rPr/>
          <w:t>2.1</w:t>
        </w:r>
      </w:ins>
      <w:ins w:id="617" w:author="快乐的小丸子 [2]" w:date="2024-10-25T00:04:49Z">
        <w:r>
          <w:rPr>
            <w:rFonts w:hint="eastAsia"/>
          </w:rPr>
          <w:t>精度</w:t>
        </w:r>
      </w:ins>
      <w:ins w:id="618" w:author="快乐的小丸子 [2]" w:date="2024-10-25T00:04:49Z">
        <w:r>
          <w:rPr/>
          <w:tab/>
        </w:r>
      </w:ins>
      <w:ins w:id="619" w:author="快乐的小丸子 [2]" w:date="2024-10-25T00:04:49Z">
        <w:r>
          <w:rPr/>
          <w:fldChar w:fldCharType="begin"/>
        </w:r>
      </w:ins>
      <w:ins w:id="620" w:author="快乐的小丸子 [2]" w:date="2024-10-25T00:04:49Z">
        <w:r>
          <w:rPr/>
          <w:instrText xml:space="preserve"> PAGEREF _Toc15119 \h </w:instrText>
        </w:r>
      </w:ins>
      <w:ins w:id="621" w:author="快乐的小丸子 [2]" w:date="2024-10-25T00:04:49Z">
        <w:r>
          <w:rPr/>
          <w:fldChar w:fldCharType="separate"/>
        </w:r>
      </w:ins>
      <w:ins w:id="622" w:author="快乐的小丸子 [2]" w:date="2024-10-25T00:04:49Z">
        <w:r>
          <w:rPr/>
          <w:t>33</w:t>
        </w:r>
      </w:ins>
      <w:ins w:id="623" w:author="快乐的小丸子 [2]" w:date="2024-10-25T00:04:49Z">
        <w:r>
          <w:rPr/>
          <w:fldChar w:fldCharType="end"/>
        </w:r>
      </w:ins>
      <w:ins w:id="624" w:author="快乐的小丸子 [2]" w:date="2024-10-25T00:04:49Z">
        <w:r>
          <w:rPr>
            <w:bCs/>
            <w:szCs w:val="30"/>
          </w:rPr>
          <w:fldChar w:fldCharType="end"/>
        </w:r>
      </w:ins>
    </w:p>
    <w:p>
      <w:pPr>
        <w:pStyle w:val="8"/>
        <w:tabs>
          <w:tab w:val="right" w:leader="dot" w:pos="8306"/>
        </w:tabs>
        <w:rPr>
          <w:ins w:id="625" w:author="快乐的小丸子 [2]" w:date="2024-10-25T00:04:49Z"/>
        </w:rPr>
      </w:pPr>
      <w:ins w:id="626" w:author="快乐的小丸子 [2]" w:date="2024-10-25T00:04:49Z">
        <w:r>
          <w:rPr>
            <w:bCs/>
            <w:szCs w:val="30"/>
          </w:rPr>
          <w:fldChar w:fldCharType="begin"/>
        </w:r>
      </w:ins>
      <w:ins w:id="627" w:author="快乐的小丸子 [2]" w:date="2024-10-25T00:04:49Z">
        <w:r>
          <w:rPr>
            <w:bCs/>
            <w:szCs w:val="30"/>
          </w:rPr>
          <w:instrText xml:space="preserve"> HYPERLINK \l _Toc5538 </w:instrText>
        </w:r>
      </w:ins>
      <w:ins w:id="628" w:author="快乐的小丸子 [2]" w:date="2024-10-25T00:04:49Z">
        <w:r>
          <w:rPr>
            <w:bCs/>
            <w:szCs w:val="30"/>
          </w:rPr>
          <w:fldChar w:fldCharType="separate"/>
        </w:r>
      </w:ins>
      <w:ins w:id="629" w:author="快乐的小丸子 [2]" w:date="2024-10-25T00:04:49Z">
        <w:r>
          <w:rPr/>
          <w:t>2.2</w:t>
        </w:r>
      </w:ins>
      <w:ins w:id="630" w:author="快乐的小丸子 [2]" w:date="2024-10-25T00:04:49Z">
        <w:r>
          <w:rPr>
            <w:rFonts w:hint="eastAsia"/>
          </w:rPr>
          <w:t>时间特性要求</w:t>
        </w:r>
      </w:ins>
      <w:ins w:id="631" w:author="快乐的小丸子 [2]" w:date="2024-10-25T00:04:49Z">
        <w:r>
          <w:rPr/>
          <w:tab/>
        </w:r>
      </w:ins>
      <w:ins w:id="632" w:author="快乐的小丸子 [2]" w:date="2024-10-25T00:04:49Z">
        <w:r>
          <w:rPr/>
          <w:fldChar w:fldCharType="begin"/>
        </w:r>
      </w:ins>
      <w:ins w:id="633" w:author="快乐的小丸子 [2]" w:date="2024-10-25T00:04:49Z">
        <w:r>
          <w:rPr/>
          <w:instrText xml:space="preserve"> PAGEREF _Toc5538 \h </w:instrText>
        </w:r>
      </w:ins>
      <w:ins w:id="634" w:author="快乐的小丸子 [2]" w:date="2024-10-25T00:04:49Z">
        <w:r>
          <w:rPr/>
          <w:fldChar w:fldCharType="separate"/>
        </w:r>
      </w:ins>
      <w:ins w:id="635" w:author="快乐的小丸子 [2]" w:date="2024-10-25T00:04:49Z">
        <w:r>
          <w:rPr/>
          <w:t>33</w:t>
        </w:r>
      </w:ins>
      <w:ins w:id="636" w:author="快乐的小丸子 [2]" w:date="2024-10-25T00:04:49Z">
        <w:r>
          <w:rPr/>
          <w:fldChar w:fldCharType="end"/>
        </w:r>
      </w:ins>
      <w:ins w:id="637" w:author="快乐的小丸子 [2]" w:date="2024-10-25T00:04:49Z">
        <w:r>
          <w:rPr>
            <w:bCs/>
            <w:szCs w:val="30"/>
          </w:rPr>
          <w:fldChar w:fldCharType="end"/>
        </w:r>
      </w:ins>
    </w:p>
    <w:p>
      <w:pPr>
        <w:pStyle w:val="8"/>
        <w:tabs>
          <w:tab w:val="right" w:leader="dot" w:pos="8306"/>
        </w:tabs>
        <w:rPr>
          <w:ins w:id="638" w:author="快乐的小丸子 [2]" w:date="2024-10-25T00:04:49Z"/>
        </w:rPr>
      </w:pPr>
      <w:ins w:id="639" w:author="快乐的小丸子 [2]" w:date="2024-10-25T00:04:49Z">
        <w:r>
          <w:rPr>
            <w:bCs/>
            <w:szCs w:val="30"/>
          </w:rPr>
          <w:fldChar w:fldCharType="begin"/>
        </w:r>
      </w:ins>
      <w:ins w:id="640" w:author="快乐的小丸子 [2]" w:date="2024-10-25T00:04:49Z">
        <w:r>
          <w:rPr>
            <w:bCs/>
            <w:szCs w:val="30"/>
          </w:rPr>
          <w:instrText xml:space="preserve"> HYPERLINK \l _Toc22770 </w:instrText>
        </w:r>
      </w:ins>
      <w:ins w:id="641" w:author="快乐的小丸子 [2]" w:date="2024-10-25T00:04:49Z">
        <w:r>
          <w:rPr>
            <w:bCs/>
            <w:szCs w:val="30"/>
          </w:rPr>
          <w:fldChar w:fldCharType="separate"/>
        </w:r>
      </w:ins>
      <w:ins w:id="642" w:author="快乐的小丸子 [2]" w:date="2024-10-25T00:04:49Z">
        <w:r>
          <w:rPr/>
          <w:t>2.3</w:t>
        </w:r>
      </w:ins>
      <w:ins w:id="643" w:author="快乐的小丸子 [2]" w:date="2024-10-25T00:04:49Z">
        <w:r>
          <w:rPr>
            <w:rFonts w:hint="eastAsia"/>
          </w:rPr>
          <w:t>灵活性</w:t>
        </w:r>
      </w:ins>
      <w:ins w:id="644" w:author="快乐的小丸子 [2]" w:date="2024-10-25T00:04:49Z">
        <w:r>
          <w:rPr/>
          <w:tab/>
        </w:r>
      </w:ins>
      <w:ins w:id="645" w:author="快乐的小丸子 [2]" w:date="2024-10-25T00:04:49Z">
        <w:r>
          <w:rPr/>
          <w:fldChar w:fldCharType="begin"/>
        </w:r>
      </w:ins>
      <w:ins w:id="646" w:author="快乐的小丸子 [2]" w:date="2024-10-25T00:04:49Z">
        <w:r>
          <w:rPr/>
          <w:instrText xml:space="preserve"> PAGEREF _Toc22770 \h </w:instrText>
        </w:r>
      </w:ins>
      <w:ins w:id="647" w:author="快乐的小丸子 [2]" w:date="2024-10-25T00:04:49Z">
        <w:r>
          <w:rPr/>
          <w:fldChar w:fldCharType="separate"/>
        </w:r>
      </w:ins>
      <w:ins w:id="648" w:author="快乐的小丸子 [2]" w:date="2024-10-25T00:04:49Z">
        <w:r>
          <w:rPr/>
          <w:t>34</w:t>
        </w:r>
      </w:ins>
      <w:ins w:id="649" w:author="快乐的小丸子 [2]" w:date="2024-10-25T00:04:49Z">
        <w:r>
          <w:rPr/>
          <w:fldChar w:fldCharType="end"/>
        </w:r>
      </w:ins>
      <w:ins w:id="650" w:author="快乐的小丸子 [2]" w:date="2024-10-25T00:04:49Z">
        <w:r>
          <w:rPr>
            <w:bCs/>
            <w:szCs w:val="30"/>
          </w:rPr>
          <w:fldChar w:fldCharType="end"/>
        </w:r>
      </w:ins>
    </w:p>
    <w:p>
      <w:pPr>
        <w:pStyle w:val="12"/>
        <w:tabs>
          <w:tab w:val="right" w:leader="dot" w:pos="8306"/>
        </w:tabs>
        <w:rPr>
          <w:ins w:id="651" w:author="快乐的小丸子 [2]" w:date="2024-10-25T00:04:49Z"/>
        </w:rPr>
      </w:pPr>
      <w:ins w:id="652" w:author="快乐的小丸子 [2]" w:date="2024-10-25T00:04:49Z">
        <w:r>
          <w:rPr>
            <w:bCs/>
            <w:szCs w:val="30"/>
          </w:rPr>
          <w:fldChar w:fldCharType="begin"/>
        </w:r>
      </w:ins>
      <w:ins w:id="653" w:author="快乐的小丸子 [2]" w:date="2024-10-25T00:04:49Z">
        <w:r>
          <w:rPr>
            <w:bCs/>
            <w:szCs w:val="30"/>
          </w:rPr>
          <w:instrText xml:space="preserve"> HYPERLINK \l _Toc17174 </w:instrText>
        </w:r>
      </w:ins>
      <w:ins w:id="654" w:author="快乐的小丸子 [2]" w:date="2024-10-25T00:04:49Z">
        <w:r>
          <w:rPr>
            <w:bCs/>
            <w:szCs w:val="30"/>
          </w:rPr>
          <w:fldChar w:fldCharType="separate"/>
        </w:r>
      </w:ins>
      <w:ins w:id="655" w:author="快乐的小丸子 [2]" w:date="2024-10-25T00:04:49Z">
        <w:r>
          <w:rPr>
            <w:rFonts w:hint="eastAsia"/>
          </w:rPr>
          <w:t>3、输入输出要求</w:t>
        </w:r>
      </w:ins>
      <w:ins w:id="656" w:author="快乐的小丸子 [2]" w:date="2024-10-25T00:04:49Z">
        <w:r>
          <w:rPr/>
          <w:tab/>
        </w:r>
      </w:ins>
      <w:ins w:id="657" w:author="快乐的小丸子 [2]" w:date="2024-10-25T00:04:49Z">
        <w:r>
          <w:rPr/>
          <w:fldChar w:fldCharType="begin"/>
        </w:r>
      </w:ins>
      <w:ins w:id="658" w:author="快乐的小丸子 [2]" w:date="2024-10-25T00:04:49Z">
        <w:r>
          <w:rPr/>
          <w:instrText xml:space="preserve"> PAGEREF _Toc17174 \h </w:instrText>
        </w:r>
      </w:ins>
      <w:ins w:id="659" w:author="快乐的小丸子 [2]" w:date="2024-10-25T00:04:49Z">
        <w:r>
          <w:rPr/>
          <w:fldChar w:fldCharType="separate"/>
        </w:r>
      </w:ins>
      <w:ins w:id="660" w:author="快乐的小丸子 [2]" w:date="2024-10-25T00:04:49Z">
        <w:r>
          <w:rPr/>
          <w:t>34</w:t>
        </w:r>
      </w:ins>
      <w:ins w:id="661" w:author="快乐的小丸子 [2]" w:date="2024-10-25T00:04:49Z">
        <w:r>
          <w:rPr/>
          <w:fldChar w:fldCharType="end"/>
        </w:r>
      </w:ins>
      <w:ins w:id="662" w:author="快乐的小丸子 [2]" w:date="2024-10-25T00:04:49Z">
        <w:r>
          <w:rPr>
            <w:bCs/>
            <w:szCs w:val="30"/>
          </w:rPr>
          <w:fldChar w:fldCharType="end"/>
        </w:r>
      </w:ins>
    </w:p>
    <w:p>
      <w:pPr>
        <w:pStyle w:val="12"/>
        <w:tabs>
          <w:tab w:val="right" w:leader="dot" w:pos="8306"/>
        </w:tabs>
        <w:rPr>
          <w:ins w:id="663" w:author="快乐的小丸子 [2]" w:date="2024-10-25T00:04:49Z"/>
        </w:rPr>
      </w:pPr>
      <w:ins w:id="664" w:author="快乐的小丸子 [2]" w:date="2024-10-25T00:04:49Z">
        <w:r>
          <w:rPr>
            <w:bCs/>
            <w:szCs w:val="30"/>
          </w:rPr>
          <w:fldChar w:fldCharType="begin"/>
        </w:r>
      </w:ins>
      <w:ins w:id="665" w:author="快乐的小丸子 [2]" w:date="2024-10-25T00:04:49Z">
        <w:r>
          <w:rPr>
            <w:bCs/>
            <w:szCs w:val="30"/>
          </w:rPr>
          <w:instrText xml:space="preserve"> HYPERLINK \l _Toc8416 </w:instrText>
        </w:r>
      </w:ins>
      <w:ins w:id="666" w:author="快乐的小丸子 [2]" w:date="2024-10-25T00:04:49Z">
        <w:r>
          <w:rPr>
            <w:bCs/>
            <w:szCs w:val="30"/>
          </w:rPr>
          <w:fldChar w:fldCharType="separate"/>
        </w:r>
      </w:ins>
      <w:ins w:id="667" w:author="快乐的小丸子 [2]" w:date="2024-10-25T00:04:49Z">
        <w:r>
          <w:rPr>
            <w:rFonts w:hint="eastAsia"/>
          </w:rPr>
          <w:t>4、数据管理能力要求</w:t>
        </w:r>
      </w:ins>
      <w:ins w:id="668" w:author="快乐的小丸子 [2]" w:date="2024-10-25T00:04:49Z">
        <w:r>
          <w:rPr/>
          <w:tab/>
        </w:r>
      </w:ins>
      <w:ins w:id="669" w:author="快乐的小丸子 [2]" w:date="2024-10-25T00:04:49Z">
        <w:r>
          <w:rPr/>
          <w:fldChar w:fldCharType="begin"/>
        </w:r>
      </w:ins>
      <w:ins w:id="670" w:author="快乐的小丸子 [2]" w:date="2024-10-25T00:04:49Z">
        <w:r>
          <w:rPr/>
          <w:instrText xml:space="preserve"> PAGEREF _Toc8416 \h </w:instrText>
        </w:r>
      </w:ins>
      <w:ins w:id="671" w:author="快乐的小丸子 [2]" w:date="2024-10-25T00:04:49Z">
        <w:r>
          <w:rPr/>
          <w:fldChar w:fldCharType="separate"/>
        </w:r>
      </w:ins>
      <w:ins w:id="672" w:author="快乐的小丸子 [2]" w:date="2024-10-25T00:04:49Z">
        <w:r>
          <w:rPr/>
          <w:t>35</w:t>
        </w:r>
      </w:ins>
      <w:ins w:id="673" w:author="快乐的小丸子 [2]" w:date="2024-10-25T00:04:49Z">
        <w:r>
          <w:rPr/>
          <w:fldChar w:fldCharType="end"/>
        </w:r>
      </w:ins>
      <w:ins w:id="674" w:author="快乐的小丸子 [2]" w:date="2024-10-25T00:04:49Z">
        <w:r>
          <w:rPr>
            <w:bCs/>
            <w:szCs w:val="30"/>
          </w:rPr>
          <w:fldChar w:fldCharType="end"/>
        </w:r>
      </w:ins>
    </w:p>
    <w:p>
      <w:pPr>
        <w:pStyle w:val="12"/>
        <w:tabs>
          <w:tab w:val="right" w:leader="dot" w:pos="8306"/>
        </w:tabs>
        <w:rPr>
          <w:ins w:id="675" w:author="快乐的小丸子 [2]" w:date="2024-10-25T00:04:49Z"/>
        </w:rPr>
      </w:pPr>
      <w:ins w:id="676" w:author="快乐的小丸子 [2]" w:date="2024-10-25T00:04:49Z">
        <w:r>
          <w:rPr>
            <w:bCs/>
            <w:szCs w:val="30"/>
          </w:rPr>
          <w:fldChar w:fldCharType="begin"/>
        </w:r>
      </w:ins>
      <w:ins w:id="677" w:author="快乐的小丸子 [2]" w:date="2024-10-25T00:04:49Z">
        <w:r>
          <w:rPr>
            <w:bCs/>
            <w:szCs w:val="30"/>
          </w:rPr>
          <w:instrText xml:space="preserve"> HYPERLINK \l _Toc18832 </w:instrText>
        </w:r>
      </w:ins>
      <w:ins w:id="678" w:author="快乐的小丸子 [2]" w:date="2024-10-25T00:04:49Z">
        <w:r>
          <w:rPr>
            <w:bCs/>
            <w:szCs w:val="30"/>
          </w:rPr>
          <w:fldChar w:fldCharType="separate"/>
        </w:r>
      </w:ins>
      <w:ins w:id="679" w:author="快乐的小丸子 [2]" w:date="2024-10-25T00:04:49Z">
        <w:r>
          <w:rPr>
            <w:rFonts w:hint="eastAsia"/>
          </w:rPr>
          <w:t>5、故障处理要求</w:t>
        </w:r>
      </w:ins>
      <w:ins w:id="680" w:author="快乐的小丸子 [2]" w:date="2024-10-25T00:04:49Z">
        <w:r>
          <w:rPr/>
          <w:tab/>
        </w:r>
      </w:ins>
      <w:ins w:id="681" w:author="快乐的小丸子 [2]" w:date="2024-10-25T00:04:49Z">
        <w:r>
          <w:rPr/>
          <w:fldChar w:fldCharType="begin"/>
        </w:r>
      </w:ins>
      <w:ins w:id="682" w:author="快乐的小丸子 [2]" w:date="2024-10-25T00:04:49Z">
        <w:r>
          <w:rPr/>
          <w:instrText xml:space="preserve"> PAGEREF _Toc18832 \h </w:instrText>
        </w:r>
      </w:ins>
      <w:ins w:id="683" w:author="快乐的小丸子 [2]" w:date="2024-10-25T00:04:49Z">
        <w:r>
          <w:rPr/>
          <w:fldChar w:fldCharType="separate"/>
        </w:r>
      </w:ins>
      <w:ins w:id="684" w:author="快乐的小丸子 [2]" w:date="2024-10-25T00:04:49Z">
        <w:r>
          <w:rPr/>
          <w:t>35</w:t>
        </w:r>
      </w:ins>
      <w:ins w:id="685" w:author="快乐的小丸子 [2]" w:date="2024-10-25T00:04:49Z">
        <w:r>
          <w:rPr/>
          <w:fldChar w:fldCharType="end"/>
        </w:r>
      </w:ins>
      <w:ins w:id="686" w:author="快乐的小丸子 [2]" w:date="2024-10-25T00:04:49Z">
        <w:r>
          <w:rPr>
            <w:bCs/>
            <w:szCs w:val="30"/>
          </w:rPr>
          <w:fldChar w:fldCharType="end"/>
        </w:r>
      </w:ins>
    </w:p>
    <w:p>
      <w:pPr>
        <w:pStyle w:val="12"/>
        <w:tabs>
          <w:tab w:val="right" w:leader="dot" w:pos="8306"/>
        </w:tabs>
        <w:rPr>
          <w:ins w:id="687" w:author="快乐的小丸子 [2]" w:date="2024-10-25T00:04:49Z"/>
        </w:rPr>
      </w:pPr>
      <w:ins w:id="688" w:author="快乐的小丸子 [2]" w:date="2024-10-25T00:04:49Z">
        <w:r>
          <w:rPr>
            <w:bCs/>
            <w:szCs w:val="30"/>
          </w:rPr>
          <w:fldChar w:fldCharType="begin"/>
        </w:r>
      </w:ins>
      <w:ins w:id="689" w:author="快乐的小丸子 [2]" w:date="2024-10-25T00:04:49Z">
        <w:r>
          <w:rPr>
            <w:bCs/>
            <w:szCs w:val="30"/>
          </w:rPr>
          <w:instrText xml:space="preserve"> HYPERLINK \l _Toc1351 </w:instrText>
        </w:r>
      </w:ins>
      <w:ins w:id="690" w:author="快乐的小丸子 [2]" w:date="2024-10-25T00:04:49Z">
        <w:r>
          <w:rPr>
            <w:bCs/>
            <w:szCs w:val="30"/>
          </w:rPr>
          <w:fldChar w:fldCharType="separate"/>
        </w:r>
      </w:ins>
      <w:ins w:id="691" w:author="快乐的小丸子 [2]" w:date="2024-10-25T00:04:49Z">
        <w:r>
          <w:rPr>
            <w:rFonts w:hint="eastAsia"/>
          </w:rPr>
          <w:t>6、其他专门要求</w:t>
        </w:r>
      </w:ins>
      <w:ins w:id="692" w:author="快乐的小丸子 [2]" w:date="2024-10-25T00:04:49Z">
        <w:r>
          <w:rPr/>
          <w:tab/>
        </w:r>
      </w:ins>
      <w:ins w:id="693" w:author="快乐的小丸子 [2]" w:date="2024-10-25T00:04:49Z">
        <w:r>
          <w:rPr/>
          <w:fldChar w:fldCharType="begin"/>
        </w:r>
      </w:ins>
      <w:ins w:id="694" w:author="快乐的小丸子 [2]" w:date="2024-10-25T00:04:49Z">
        <w:r>
          <w:rPr/>
          <w:instrText xml:space="preserve"> PAGEREF _Toc1351 \h </w:instrText>
        </w:r>
      </w:ins>
      <w:ins w:id="695" w:author="快乐的小丸子 [2]" w:date="2024-10-25T00:04:49Z">
        <w:r>
          <w:rPr/>
          <w:fldChar w:fldCharType="separate"/>
        </w:r>
      </w:ins>
      <w:ins w:id="696" w:author="快乐的小丸子 [2]" w:date="2024-10-25T00:04:49Z">
        <w:r>
          <w:rPr/>
          <w:t>35</w:t>
        </w:r>
      </w:ins>
      <w:ins w:id="697" w:author="快乐的小丸子 [2]" w:date="2024-10-25T00:04:49Z">
        <w:r>
          <w:rPr/>
          <w:fldChar w:fldCharType="end"/>
        </w:r>
      </w:ins>
      <w:ins w:id="698" w:author="快乐的小丸子 [2]" w:date="2024-10-25T00:04:49Z">
        <w:r>
          <w:rPr>
            <w:bCs/>
            <w:szCs w:val="30"/>
          </w:rPr>
          <w:fldChar w:fldCharType="end"/>
        </w:r>
      </w:ins>
    </w:p>
    <w:p>
      <w:pPr>
        <w:jc w:val="center"/>
        <w:rPr>
          <w:b/>
          <w:bCs/>
          <w:sz w:val="30"/>
          <w:szCs w:val="30"/>
        </w:rPr>
      </w:pPr>
      <w:r>
        <w:rPr>
          <w:bCs/>
          <w:szCs w:val="30"/>
        </w:rPr>
        <w:fldChar w:fldCharType="end"/>
      </w:r>
    </w:p>
    <w:p>
      <w:pPr>
        <w:jc w:val="center"/>
        <w:rPr>
          <w:b/>
          <w:bCs/>
          <w:sz w:val="30"/>
          <w:szCs w:val="30"/>
        </w:rPr>
      </w:pPr>
      <w:bookmarkStart w:id="80" w:name="_GoBack"/>
      <w:bookmarkEnd w:id="80"/>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jc w:val="center"/>
        <w:rPr>
          <w:b/>
          <w:bCs/>
          <w:sz w:val="30"/>
          <w:szCs w:val="30"/>
        </w:rPr>
      </w:pPr>
    </w:p>
    <w:p>
      <w:pPr>
        <w:rPr>
          <w:b/>
          <w:bCs/>
          <w:sz w:val="30"/>
          <w:szCs w:val="30"/>
        </w:rPr>
      </w:pPr>
    </w:p>
    <w:p>
      <w:pPr>
        <w:rPr>
          <w:b/>
          <w:bCs/>
          <w:sz w:val="30"/>
          <w:szCs w:val="30"/>
        </w:rPr>
      </w:pPr>
    </w:p>
    <w:p>
      <w:pPr>
        <w:pStyle w:val="2"/>
        <w:rPr>
          <w:rFonts w:hint="eastAsia" w:ascii="华文中宋" w:hAnsi="华文中宋" w:eastAsia="华文中宋"/>
          <w:sz w:val="32"/>
          <w:szCs w:val="32"/>
        </w:rPr>
      </w:pPr>
      <w:bookmarkStart w:id="0" w:name="_Toc148635485"/>
      <w:bookmarkStart w:id="1" w:name="_Toc1189"/>
      <w:bookmarkStart w:id="2" w:name="_Toc9891"/>
      <w:r>
        <w:rPr>
          <w:rFonts w:hint="eastAsia" w:ascii="华文中宋" w:hAnsi="华文中宋" w:eastAsia="华文中宋"/>
          <w:sz w:val="32"/>
          <w:szCs w:val="32"/>
        </w:rPr>
        <w:t>一、引言</w:t>
      </w:r>
      <w:bookmarkEnd w:id="0"/>
      <w:bookmarkEnd w:id="1"/>
      <w:bookmarkEnd w:id="2"/>
    </w:p>
    <w:p>
      <w:pPr>
        <w:pStyle w:val="3"/>
      </w:pPr>
      <w:bookmarkStart w:id="3" w:name="_Toc10482"/>
      <w:bookmarkStart w:id="4" w:name="_Toc148635486"/>
      <w:bookmarkStart w:id="5" w:name="_Toc14539"/>
      <w:r>
        <w:rPr>
          <w:rFonts w:hint="eastAsia"/>
        </w:rPr>
        <w:t>1</w:t>
      </w:r>
      <w:r>
        <w:t>、</w:t>
      </w:r>
      <w:r>
        <w:rPr>
          <w:rFonts w:hint="eastAsia"/>
        </w:rPr>
        <w:t>编写目的</w:t>
      </w:r>
      <w:bookmarkEnd w:id="3"/>
      <w:bookmarkEnd w:id="4"/>
      <w:bookmarkEnd w:id="5"/>
    </w:p>
    <w:p>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pPr>
        <w:spacing w:line="360" w:lineRule="auto"/>
        <w:ind w:firstLine="420"/>
        <w:rPr>
          <w:rFonts w:hint="eastAsia" w:ascii="宋体" w:hAnsi="宋体" w:eastAsia="宋体"/>
        </w:rPr>
      </w:pPr>
      <w:r>
        <w:rPr>
          <w:rFonts w:hint="eastAsia" w:ascii="宋体" w:hAnsi="宋体" w:eastAsia="宋体"/>
        </w:rPr>
        <w:t>预期读者：软件设计者和测试者。</w:t>
      </w:r>
    </w:p>
    <w:p/>
    <w:p>
      <w:pPr>
        <w:pStyle w:val="3"/>
      </w:pPr>
      <w:bookmarkStart w:id="6" w:name="_Toc25203"/>
      <w:bookmarkStart w:id="7" w:name="_Toc148635487"/>
      <w:bookmarkStart w:id="8" w:name="_Toc2538"/>
      <w:r>
        <w:rPr>
          <w:rFonts w:hint="eastAsia"/>
        </w:rPr>
        <w:t>2</w:t>
      </w:r>
      <w:r>
        <w:t>、</w:t>
      </w:r>
      <w:r>
        <w:rPr>
          <w:rFonts w:hint="eastAsia"/>
        </w:rPr>
        <w:t>背景</w:t>
      </w:r>
      <w:bookmarkEnd w:id="6"/>
      <w:bookmarkEnd w:id="7"/>
      <w:bookmarkEnd w:id="8"/>
    </w:p>
    <w:p>
      <w:pPr>
        <w:ind w:firstLine="420"/>
        <w:rPr>
          <w:rFonts w:hint="eastAsia" w:ascii="宋体" w:hAnsi="宋体" w:eastAsia="宋体"/>
        </w:rPr>
      </w:pPr>
      <w:r>
        <w:rPr>
          <w:rFonts w:hint="eastAsia" w:ascii="宋体" w:hAnsi="宋体" w:eastAsia="宋体"/>
        </w:rPr>
        <w:t>说明：</w:t>
      </w:r>
    </w:p>
    <w:p>
      <w:pPr>
        <w:numPr>
          <w:ilvl w:val="0"/>
          <w:numId w:val="1"/>
        </w:numPr>
        <w:spacing w:line="360" w:lineRule="auto"/>
        <w:outlineLvl w:val="1"/>
        <w:rPr>
          <w:rFonts w:hint="eastAsia" w:ascii="宋体" w:hAnsi="宋体" w:eastAsia="宋体"/>
        </w:rPr>
      </w:pPr>
      <w:bookmarkStart w:id="9" w:name="_Toc8550"/>
      <w:bookmarkStart w:id="10" w:name="_Toc31864"/>
      <w:r>
        <w:rPr>
          <w:rFonts w:hint="eastAsia" w:ascii="宋体" w:hAnsi="宋体" w:eastAsia="宋体"/>
        </w:rPr>
        <w:t>待开发的软件系统的名称：游戏推荐系统</w:t>
      </w:r>
      <w:bookmarkEnd w:id="9"/>
      <w:bookmarkEnd w:id="10"/>
    </w:p>
    <w:p>
      <w:pPr>
        <w:numPr>
          <w:ilvl w:val="0"/>
          <w:numId w:val="1"/>
        </w:numPr>
        <w:spacing w:line="360" w:lineRule="auto"/>
        <w:rPr>
          <w:rFonts w:hint="eastAsia" w:ascii="宋体" w:hAnsi="宋体" w:eastAsia="宋体"/>
        </w:rPr>
      </w:pPr>
      <w:r>
        <w:rPr>
          <w:rFonts w:hint="eastAsia" w:ascii="宋体" w:hAnsi="宋体" w:eastAsia="宋体"/>
        </w:rPr>
        <w:t>本项目的任务提出者：刘梦琳、阿依斯木巴特·哈依拉提、朱天雅、石煜堃；</w:t>
      </w:r>
    </w:p>
    <w:p>
      <w:pPr>
        <w:numPr>
          <w:ilvl w:val="0"/>
          <w:numId w:val="1"/>
        </w:numPr>
        <w:spacing w:line="360" w:lineRule="auto"/>
        <w:rPr>
          <w:rFonts w:hint="eastAsia" w:ascii="宋体" w:hAnsi="宋体" w:eastAsia="宋体"/>
        </w:rPr>
      </w:pPr>
      <w:r>
        <w:rPr>
          <w:rFonts w:hint="eastAsia" w:ascii="宋体" w:hAnsi="宋体" w:eastAsia="宋体"/>
        </w:rPr>
        <w:t>本项目的任务开发者：刘梦琳、阿依斯木巴特·哈依拉提、朱天雅、石煜堃；</w:t>
      </w:r>
    </w:p>
    <w:p>
      <w:pPr>
        <w:numPr>
          <w:ilvl w:val="0"/>
          <w:numId w:val="1"/>
        </w:numPr>
        <w:spacing w:line="360" w:lineRule="auto"/>
        <w:outlineLvl w:val="1"/>
        <w:rPr>
          <w:rFonts w:hint="eastAsia" w:ascii="宋体" w:hAnsi="宋体" w:eastAsia="宋体"/>
        </w:rPr>
      </w:pPr>
      <w:bookmarkStart w:id="11" w:name="_Toc17940"/>
      <w:bookmarkStart w:id="12" w:name="_Toc15617"/>
      <w:r>
        <w:rPr>
          <w:rFonts w:hint="eastAsia" w:ascii="宋体" w:hAnsi="宋体" w:eastAsia="宋体"/>
        </w:rPr>
        <w:t>用户：需要推广游戏的游戏发布者，有意向下载游戏的人。</w:t>
      </w:r>
      <w:bookmarkEnd w:id="11"/>
      <w:bookmarkEnd w:id="12"/>
    </w:p>
    <w:p>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p>
      <w:pPr>
        <w:pStyle w:val="3"/>
      </w:pPr>
      <w:bookmarkStart w:id="13" w:name="_Toc1957"/>
      <w:bookmarkStart w:id="14" w:name="_Toc148635488"/>
      <w:bookmarkStart w:id="15" w:name="_Toc5374"/>
      <w:r>
        <w:rPr>
          <w:rFonts w:hint="eastAsia"/>
        </w:rPr>
        <w:t>3、定义</w:t>
      </w:r>
      <w:bookmarkEnd w:id="13"/>
      <w:bookmarkEnd w:id="14"/>
      <w:bookmarkEnd w:id="15"/>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tcPr>
          <w:p>
            <w:pPr>
              <w:spacing w:line="360" w:lineRule="auto"/>
              <w:jc w:val="center"/>
              <w:rPr>
                <w:rFonts w:hint="eastAsia" w:ascii="宋体" w:hAnsi="宋体" w:eastAsia="宋体"/>
              </w:rPr>
            </w:pPr>
            <w:r>
              <w:rPr>
                <w:rFonts w:hint="eastAsia" w:ascii="宋体" w:hAnsi="宋体" w:eastAsia="宋体"/>
              </w:rPr>
              <w:t>名称</w:t>
            </w:r>
          </w:p>
        </w:tc>
        <w:tc>
          <w:tcPr>
            <w:tcW w:w="6287" w:type="dxa"/>
            <w:shd w:val="clear" w:color="auto" w:fill="auto"/>
          </w:tcPr>
          <w:p>
            <w:pPr>
              <w:spacing w:line="360" w:lineRule="auto"/>
              <w:jc w:val="center"/>
              <w:rPr>
                <w:rFonts w:hint="eastAsia" w:ascii="宋体" w:hAnsi="宋体" w:eastAsia="宋体"/>
              </w:rPr>
            </w:pPr>
            <w:r>
              <w:rPr>
                <w:rFonts w:hint="eastAsia" w:ascii="宋体" w:hAnsi="宋体" w:eastAsia="宋体"/>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rPr>
            </w:pPr>
            <w:r>
              <w:rPr>
                <w:rFonts w:hint="eastAsia" w:ascii="宋体" w:hAnsi="宋体" w:eastAsia="宋体"/>
              </w:rPr>
              <w:t>账号</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用户注册时登记的用户名（手机或邮箱）及密码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rPr>
            </w:pPr>
            <w:r>
              <w:rPr>
                <w:rFonts w:hint="eastAsia" w:ascii="宋体" w:hAnsi="宋体" w:eastAsia="宋体"/>
              </w:rPr>
              <w:t>用户分类</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用户、游戏发布者、管理员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5" w:hRule="atLeast"/>
          <w:jc w:val="center"/>
        </w:trPr>
        <w:tc>
          <w:tcPr>
            <w:tcW w:w="2235" w:type="dxa"/>
            <w:shd w:val="clear" w:color="auto" w:fill="auto"/>
            <w:vAlign w:val="center"/>
          </w:tcPr>
          <w:p>
            <w:pPr>
              <w:spacing w:line="360" w:lineRule="auto"/>
              <w:jc w:val="center"/>
              <w:rPr>
                <w:rFonts w:hint="eastAsia" w:ascii="宋体" w:hAnsi="宋体" w:eastAsia="宋体"/>
              </w:rPr>
            </w:pPr>
            <w:r>
              <w:rPr>
                <w:rFonts w:hint="eastAsia" w:ascii="宋体" w:hAnsi="宋体" w:eastAsia="宋体"/>
              </w:rPr>
              <w:t>账号管理</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rPr>
              <w:t>分别对应注册、登录、修改用户信息及找回密码、注销，</w:t>
            </w:r>
            <w:r>
              <w:rPr>
                <w:rFonts w:hint="eastAsia" w:ascii="宋体" w:hAnsi="宋体" w:eastAsia="宋体"/>
              </w:rPr>
              <w:t>管理员拥有对所有用户的信息进行各项操作的权限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5" w:type="dxa"/>
            <w:shd w:val="clear" w:color="auto" w:fill="auto"/>
            <w:vAlign w:val="center"/>
          </w:tcPr>
          <w:p>
            <w:pPr>
              <w:spacing w:line="360" w:lineRule="auto"/>
              <w:jc w:val="center"/>
              <w:rPr>
                <w:rFonts w:hint="eastAsia" w:ascii="宋体" w:hAnsi="宋体" w:eastAsia="宋体"/>
              </w:rPr>
            </w:pPr>
            <w:bookmarkStart w:id="16" w:name="_Hlk148548453"/>
            <w:r>
              <w:rPr>
                <w:rFonts w:hint="eastAsia" w:ascii="宋体" w:hAnsi="宋体" w:eastAsia="宋体"/>
              </w:rPr>
              <w:t>用户偏好收集</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用户登录后，回答问题，管理员收集用户偏好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2235" w:type="dxa"/>
            <w:shd w:val="clear" w:color="auto" w:fill="auto"/>
            <w:vAlign w:val="center"/>
          </w:tcPr>
          <w:p>
            <w:pPr>
              <w:spacing w:line="360" w:lineRule="auto"/>
              <w:jc w:val="center"/>
              <w:rPr>
                <w:rFonts w:hint="eastAsia" w:ascii="宋体" w:hAnsi="宋体" w:eastAsia="宋体"/>
                <w:b/>
                <w:bCs/>
                <w:color w:val="0000FF"/>
              </w:rPr>
            </w:pPr>
            <w:r>
              <w:rPr>
                <w:rFonts w:hint="eastAsia" w:ascii="宋体" w:hAnsi="宋体" w:eastAsia="宋体"/>
                <w:color w:val="000000"/>
              </w:rPr>
              <w:t>推荐游戏</w:t>
            </w:r>
          </w:p>
        </w:tc>
        <w:tc>
          <w:tcPr>
            <w:tcW w:w="6287" w:type="dxa"/>
            <w:shd w:val="clear" w:color="auto" w:fill="auto"/>
          </w:tcPr>
          <w:p>
            <w:pPr>
              <w:spacing w:line="360" w:lineRule="auto"/>
              <w:jc w:val="left"/>
              <w:rPr>
                <w:rFonts w:hint="eastAsia" w:ascii="宋体" w:hAnsi="宋体" w:eastAsia="宋体"/>
                <w:b/>
                <w:bCs/>
                <w:color w:val="0000FF"/>
              </w:rPr>
            </w:pPr>
            <w:r>
              <w:rPr>
                <w:rFonts w:hint="eastAsia" w:ascii="宋体" w:hAnsi="宋体" w:eastAsia="宋体"/>
                <w:color w:val="000000"/>
              </w:rPr>
              <w:t>管理员根据收集好的用户偏好给用户推荐游戏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rPr>
            </w:pPr>
            <w:r>
              <w:rPr>
                <w:rFonts w:hint="eastAsia" w:ascii="宋体" w:hAnsi="宋体" w:eastAsia="宋体"/>
              </w:rPr>
              <w:t>游戏发布管理</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szCs w:val="21"/>
              </w:rPr>
              <w:t>游戏发布者填写需要发布的游戏信息后送审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修改游戏信息</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发布该信息的游戏发布者修改游戏</w:t>
            </w:r>
            <w:r>
              <w:rPr>
                <w:rFonts w:hint="eastAsia" w:ascii="宋体" w:hAnsi="宋体" w:eastAsia="宋体"/>
                <w:szCs w:val="21"/>
              </w:rPr>
              <w:t>信息后送审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查看游戏信息</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所有用户均可查看已发布的游戏信息，并通过游戏名称查询特定游戏信息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审核游戏信息</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管理员审核游戏发布者发布的游戏信息，可以选择通过或退回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撤回游戏推荐</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发布游戏的游戏发布者可以撤回游戏推荐，并填写结束游戏推荐信息，审核通过后，删除与该游戏相关的信息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审核撤回信息</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管理员审核游戏发布者提交的结束游戏推荐信息，可以选择通过或退回</w:t>
            </w:r>
          </w:p>
        </w:tc>
      </w:tr>
      <w:bookmarkEnd w:id="1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收藏游戏</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用户可以收藏感兴趣的游戏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取消收藏游戏</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用户可以取消已收藏的游戏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ins w:id="699" w:author="DMG-W00" w:date="2024-10-24T23:31:00Z"/>
        </w:trPr>
        <w:tc>
          <w:tcPr>
            <w:tcW w:w="2235" w:type="dxa"/>
            <w:shd w:val="clear" w:color="auto" w:fill="auto"/>
            <w:vAlign w:val="center"/>
          </w:tcPr>
          <w:p>
            <w:pPr>
              <w:spacing w:line="360" w:lineRule="auto"/>
              <w:jc w:val="center"/>
              <w:rPr>
                <w:ins w:id="700" w:author="DMG-W00" w:date="2024-10-24T23:31:00Z"/>
                <w:rFonts w:hint="eastAsia" w:ascii="宋体" w:hAnsi="宋体" w:eastAsia="宋体"/>
                <w:szCs w:val="21"/>
              </w:rPr>
            </w:pPr>
            <w:ins w:id="701" w:author="DMG-W00" w:date="2024-10-24T23:31:00Z">
              <w:r>
                <w:rPr>
                  <w:rFonts w:hint="default" w:ascii="宋体" w:hAnsi="宋体" w:eastAsia="宋体"/>
                  <w:szCs w:val="21"/>
                  <w:lang w:val="en-US"/>
                </w:rPr>
                <w:t>查看收藏</w:t>
              </w:r>
            </w:ins>
            <w:ins w:id="702" w:author="DMG-W00" w:date="2024-10-24T23:32:00Z">
              <w:r>
                <w:rPr>
                  <w:rFonts w:hint="default" w:ascii="宋体" w:hAnsi="宋体" w:eastAsia="宋体"/>
                  <w:szCs w:val="21"/>
                  <w:lang w:val="en-US"/>
                </w:rPr>
                <w:t>游戏</w:t>
              </w:r>
            </w:ins>
          </w:p>
        </w:tc>
        <w:tc>
          <w:tcPr>
            <w:tcW w:w="6287" w:type="dxa"/>
            <w:shd w:val="clear" w:color="auto" w:fill="auto"/>
          </w:tcPr>
          <w:p>
            <w:pPr>
              <w:spacing w:line="360" w:lineRule="auto"/>
              <w:jc w:val="left"/>
              <w:rPr>
                <w:ins w:id="703" w:author="DMG-W00" w:date="2024-10-24T23:31:00Z"/>
                <w:rFonts w:hint="eastAsia" w:ascii="宋体" w:hAnsi="宋体" w:eastAsia="宋体"/>
              </w:rPr>
            </w:pPr>
            <w:ins w:id="704" w:author="DMG-W00" w:date="2024-10-24T23:33:00Z">
              <w:r>
                <w:rPr>
                  <w:rFonts w:hint="default" w:ascii="宋体" w:hAnsi="宋体" w:eastAsia="宋体"/>
                  <w:lang w:val="en-US"/>
                </w:rPr>
                <w:t>用户可以查看已收藏的游戏</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点赞</w:t>
            </w:r>
            <w:ins w:id="705" w:author="DMG-W00" w:date="2024-10-24T23:35:00Z">
              <w:r>
                <w:rPr>
                  <w:rFonts w:hint="default" w:ascii="宋体" w:hAnsi="宋体" w:eastAsia="宋体"/>
                  <w:szCs w:val="21"/>
                  <w:lang w:val="en-US"/>
                </w:rPr>
                <w:t>论坛内容或评论</w:t>
              </w:r>
            </w:ins>
            <w:del w:id="706" w:author="DMG-W00" w:date="2024-10-24T23:35:00Z">
              <w:r>
                <w:rPr>
                  <w:rFonts w:hint="eastAsia" w:ascii="宋体" w:hAnsi="宋体" w:eastAsia="宋体"/>
                  <w:szCs w:val="21"/>
                </w:rPr>
                <w:delText>游戏</w:delText>
              </w:r>
            </w:del>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用户可以给</w:t>
            </w:r>
            <w:ins w:id="707" w:author="DMG-W00" w:date="2024-10-24T23:36:00Z">
              <w:r>
                <w:rPr>
                  <w:rFonts w:hint="default" w:ascii="宋体" w:hAnsi="宋体" w:eastAsia="宋体"/>
                  <w:lang w:val="en-US"/>
                </w:rPr>
                <w:t>认同的论坛内容或评论</w:t>
              </w:r>
            </w:ins>
            <w:del w:id="708" w:author="DMG-W00" w:date="2024-10-24T23:36:00Z">
              <w:r>
                <w:rPr>
                  <w:rFonts w:hint="eastAsia" w:ascii="宋体" w:hAnsi="宋体" w:eastAsia="宋体"/>
                </w:rPr>
                <w:delText>感兴趣的游戏</w:delText>
              </w:r>
            </w:del>
            <w:r>
              <w:rPr>
                <w:rFonts w:hint="eastAsia" w:ascii="宋体" w:hAnsi="宋体" w:eastAsia="宋体"/>
              </w:rP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取消点赞</w:t>
            </w:r>
            <w:ins w:id="709" w:author="DMG-W00" w:date="2024-10-24T23:35:00Z">
              <w:r>
                <w:rPr>
                  <w:rFonts w:hint="default" w:ascii="宋体" w:hAnsi="宋体" w:eastAsia="宋体"/>
                  <w:szCs w:val="21"/>
                  <w:lang w:val="en-US"/>
                </w:rPr>
                <w:t>论坛内容和评论</w:t>
              </w:r>
            </w:ins>
            <w:del w:id="710" w:author="DMG-W00" w:date="2024-10-24T23:35:00Z">
              <w:r>
                <w:rPr>
                  <w:rFonts w:hint="eastAsia" w:ascii="宋体" w:hAnsi="宋体" w:eastAsia="宋体"/>
                  <w:szCs w:val="21"/>
                </w:rPr>
                <w:delText>游戏</w:delText>
              </w:r>
            </w:del>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用户可以取消给</w:t>
            </w:r>
            <w:ins w:id="711" w:author="DMG-W00" w:date="2024-10-24T23:36:00Z">
              <w:r>
                <w:rPr>
                  <w:rFonts w:hint="default" w:ascii="宋体" w:hAnsi="宋体" w:eastAsia="宋体"/>
                  <w:lang w:val="en-US"/>
                </w:rPr>
                <w:t>论坛内容或评论</w:t>
              </w:r>
            </w:ins>
            <w:del w:id="712" w:author="DMG-W00" w:date="2024-10-24T23:36:00Z">
              <w:r>
                <w:rPr>
                  <w:rFonts w:hint="eastAsia" w:ascii="宋体" w:hAnsi="宋体" w:eastAsia="宋体"/>
                </w:rPr>
                <w:delText>游戏</w:delText>
              </w:r>
            </w:del>
            <w:r>
              <w:rPr>
                <w:rFonts w:hint="eastAsia" w:ascii="宋体" w:hAnsi="宋体" w:eastAsia="宋体"/>
              </w:rPr>
              <w:t>点的赞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713" w:author="DMG-W00" w:date="2024-10-24T23:33:00Z"/>
        </w:trPr>
        <w:tc>
          <w:tcPr>
            <w:tcW w:w="2235" w:type="dxa"/>
            <w:shd w:val="clear" w:color="auto" w:fill="auto"/>
            <w:vAlign w:val="center"/>
          </w:tcPr>
          <w:p>
            <w:pPr>
              <w:spacing w:line="360" w:lineRule="auto"/>
              <w:jc w:val="center"/>
              <w:rPr>
                <w:ins w:id="714" w:author="DMG-W00" w:date="2024-10-24T23:33:00Z"/>
                <w:rFonts w:hint="eastAsia" w:ascii="宋体" w:hAnsi="宋体" w:eastAsia="宋体"/>
                <w:szCs w:val="21"/>
              </w:rPr>
            </w:pPr>
            <w:ins w:id="715" w:author="DMG-W00" w:date="2024-10-24T23:33:00Z">
              <w:r>
                <w:rPr>
                  <w:rFonts w:hint="default" w:ascii="宋体" w:hAnsi="宋体" w:eastAsia="宋体"/>
                  <w:szCs w:val="21"/>
                  <w:lang w:val="en-US"/>
                </w:rPr>
                <w:t>查看点赞论坛内容和</w:t>
              </w:r>
            </w:ins>
            <w:ins w:id="716" w:author="DMG-W00" w:date="2024-10-24T23:34:00Z">
              <w:r>
                <w:rPr>
                  <w:rFonts w:hint="default" w:ascii="宋体" w:hAnsi="宋体" w:eastAsia="宋体"/>
                  <w:szCs w:val="21"/>
                  <w:lang w:val="en-US"/>
                </w:rPr>
                <w:t>评论</w:t>
              </w:r>
            </w:ins>
          </w:p>
        </w:tc>
        <w:tc>
          <w:tcPr>
            <w:tcW w:w="6287" w:type="dxa"/>
            <w:shd w:val="clear" w:color="auto" w:fill="auto"/>
          </w:tcPr>
          <w:p>
            <w:pPr>
              <w:spacing w:line="360" w:lineRule="auto"/>
              <w:jc w:val="left"/>
              <w:rPr>
                <w:ins w:id="717" w:author="DMG-W00" w:date="2024-10-24T23:33:00Z"/>
                <w:rFonts w:hint="eastAsia" w:ascii="宋体" w:hAnsi="宋体" w:eastAsia="宋体"/>
              </w:rPr>
            </w:pPr>
            <w:ins w:id="718" w:author="DMG-W00" w:date="2024-10-24T23:34:00Z">
              <w:r>
                <w:rPr>
                  <w:rFonts w:hint="default" w:ascii="宋体" w:hAnsi="宋体" w:eastAsia="宋体"/>
                  <w:lang w:val="en-US"/>
                </w:rPr>
                <w:t>用户可以</w:t>
              </w:r>
            </w:ins>
            <w:ins w:id="719" w:author="DMG-W00" w:date="2024-10-24T23:35:00Z">
              <w:r>
                <w:rPr>
                  <w:rFonts w:hint="default" w:ascii="宋体" w:hAnsi="宋体" w:eastAsia="宋体"/>
                  <w:lang w:val="en-US"/>
                </w:rPr>
                <w:t>查看点赞的论坛内容和评论</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发布论坛内容</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用户可在相应的已下载的游戏论坛下发布相关主题内容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审核论坛内容</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管理员审核用户发布的论坛内容，可以选择通过或退回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删除论坛内容</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发布该论坛内容的用户或管理员可以删除论坛内容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720" w:author="DMG-W00" w:date="2024-10-24T23:38:00Z"/>
        </w:trPr>
        <w:tc>
          <w:tcPr>
            <w:tcW w:w="2235" w:type="dxa"/>
            <w:shd w:val="clear" w:color="auto" w:fill="auto"/>
            <w:vAlign w:val="center"/>
          </w:tcPr>
          <w:p>
            <w:pPr>
              <w:spacing w:line="360" w:lineRule="auto"/>
              <w:jc w:val="center"/>
              <w:rPr>
                <w:ins w:id="721" w:author="DMG-W00" w:date="2024-10-24T23:38:00Z"/>
                <w:rFonts w:hint="eastAsia" w:ascii="宋体" w:hAnsi="宋体" w:eastAsia="宋体"/>
                <w:szCs w:val="21"/>
              </w:rPr>
            </w:pPr>
            <w:ins w:id="722" w:author="DMG-W00" w:date="2024-10-24T23:38:00Z">
              <w:r>
                <w:rPr>
                  <w:rFonts w:hint="default" w:ascii="宋体" w:hAnsi="宋体" w:eastAsia="宋体"/>
                  <w:szCs w:val="21"/>
                  <w:lang w:val="en-US"/>
                </w:rPr>
                <w:t>查看论坛内容</w:t>
              </w:r>
            </w:ins>
          </w:p>
        </w:tc>
        <w:tc>
          <w:tcPr>
            <w:tcW w:w="6287" w:type="dxa"/>
            <w:shd w:val="clear" w:color="auto" w:fill="auto"/>
          </w:tcPr>
          <w:p>
            <w:pPr>
              <w:spacing w:line="360" w:lineRule="auto"/>
              <w:jc w:val="left"/>
              <w:rPr>
                <w:ins w:id="723" w:author="DMG-W00" w:date="2024-10-24T23:38:00Z"/>
                <w:rFonts w:hint="eastAsia" w:ascii="宋体" w:hAnsi="宋体" w:eastAsia="宋体"/>
              </w:rPr>
            </w:pPr>
            <w:ins w:id="724" w:author="DMG-W00" w:date="2024-10-24T23:38:00Z">
              <w:r>
                <w:rPr>
                  <w:rFonts w:hint="default" w:ascii="宋体" w:hAnsi="宋体" w:eastAsia="宋体"/>
                  <w:lang w:val="en-US"/>
                </w:rPr>
                <w:t>用户和管理员可以查看论坛内容</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用户可以在论坛内容下发表评论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用户查看其他人或自己发布过的评论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管理员审核用户发表的评论，可以选择通过或退回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shd w:val="clear" w:color="auto" w:fill="auto"/>
          </w:tcPr>
          <w:p>
            <w:pPr>
              <w:spacing w:line="360" w:lineRule="auto"/>
              <w:jc w:val="left"/>
              <w:rPr>
                <w:rFonts w:hint="eastAsia" w:ascii="宋体" w:hAnsi="宋体" w:eastAsia="宋体"/>
              </w:rPr>
            </w:pPr>
            <w:r>
              <w:rPr>
                <w:rFonts w:hint="eastAsia" w:ascii="宋体" w:hAnsi="宋体" w:eastAsia="宋体"/>
              </w:rPr>
              <w:t>发布该评论的用户或管理员可以删除评论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25" w:author="DMG-W00" w:date="2024-10-24T23:39:00Z"/>
        </w:trPr>
        <w:tc>
          <w:tcPr>
            <w:tcW w:w="2235" w:type="dxa"/>
            <w:shd w:val="clear" w:color="auto" w:fill="auto"/>
            <w:vAlign w:val="center"/>
          </w:tcPr>
          <w:p>
            <w:pPr>
              <w:spacing w:line="360" w:lineRule="auto"/>
              <w:jc w:val="center"/>
              <w:rPr>
                <w:del w:id="726" w:author="DMG-W00" w:date="2024-10-24T23:39:00Z"/>
                <w:rFonts w:hint="eastAsia" w:ascii="宋体" w:hAnsi="宋体" w:eastAsia="宋体"/>
                <w:szCs w:val="21"/>
              </w:rPr>
            </w:pPr>
            <w:del w:id="727" w:author="DMG-W00" w:date="2024-10-24T23:39:00Z">
              <w:r>
                <w:rPr>
                  <w:rFonts w:hint="eastAsia" w:ascii="宋体" w:hAnsi="宋体" w:eastAsia="宋体"/>
                  <w:szCs w:val="21"/>
                </w:rPr>
                <w:delText>点赞评论</w:delText>
              </w:r>
            </w:del>
          </w:p>
        </w:tc>
        <w:tc>
          <w:tcPr>
            <w:tcW w:w="6287" w:type="dxa"/>
            <w:shd w:val="clear" w:color="auto" w:fill="auto"/>
          </w:tcPr>
          <w:p>
            <w:pPr>
              <w:spacing w:line="360" w:lineRule="auto"/>
              <w:jc w:val="left"/>
              <w:rPr>
                <w:del w:id="728" w:author="DMG-W00" w:date="2024-10-24T23:39:00Z"/>
                <w:rFonts w:hint="eastAsia" w:ascii="宋体" w:hAnsi="宋体" w:eastAsia="宋体"/>
              </w:rPr>
            </w:pPr>
            <w:del w:id="729" w:author="DMG-W00" w:date="2024-10-24T23:39:00Z">
              <w:r>
                <w:rPr>
                  <w:rFonts w:hint="eastAsia" w:ascii="宋体" w:hAnsi="宋体" w:eastAsia="宋体"/>
                </w:rPr>
                <w:delText>用户可以给自己和他人发表的评论点赞</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30" w:author="DMG-W00" w:date="2024-10-24T23:39:00Z"/>
        </w:trPr>
        <w:tc>
          <w:tcPr>
            <w:tcW w:w="2235" w:type="dxa"/>
            <w:shd w:val="clear" w:color="auto" w:fill="auto"/>
            <w:vAlign w:val="center"/>
          </w:tcPr>
          <w:p>
            <w:pPr>
              <w:spacing w:line="360" w:lineRule="auto"/>
              <w:jc w:val="center"/>
              <w:rPr>
                <w:del w:id="731" w:author="DMG-W00" w:date="2024-10-24T23:39:00Z"/>
                <w:rFonts w:hint="eastAsia" w:ascii="宋体" w:hAnsi="宋体" w:eastAsia="宋体"/>
                <w:szCs w:val="21"/>
              </w:rPr>
            </w:pPr>
            <w:del w:id="732" w:author="DMG-W00" w:date="2024-10-24T23:39:00Z">
              <w:r>
                <w:rPr>
                  <w:rFonts w:hint="eastAsia" w:ascii="宋体" w:hAnsi="宋体" w:eastAsia="宋体"/>
                  <w:szCs w:val="21"/>
                </w:rPr>
                <w:delText>取消点赞评论</w:delText>
              </w:r>
            </w:del>
          </w:p>
        </w:tc>
        <w:tc>
          <w:tcPr>
            <w:tcW w:w="6287" w:type="dxa"/>
            <w:shd w:val="clear" w:color="auto" w:fill="auto"/>
          </w:tcPr>
          <w:p>
            <w:pPr>
              <w:spacing w:line="360" w:lineRule="auto"/>
              <w:jc w:val="left"/>
              <w:rPr>
                <w:del w:id="733" w:author="DMG-W00" w:date="2024-10-24T23:39:00Z"/>
                <w:rFonts w:hint="eastAsia" w:ascii="宋体" w:hAnsi="宋体" w:eastAsia="宋体"/>
              </w:rPr>
            </w:pPr>
            <w:del w:id="734" w:author="DMG-W00" w:date="2024-10-24T23:39:00Z">
              <w:r>
                <w:rPr>
                  <w:rFonts w:hint="eastAsia" w:ascii="宋体" w:hAnsi="宋体" w:eastAsia="宋体"/>
                </w:rPr>
                <w:delText>用户可以取消点赞的评论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35" w:author="DMG-W00" w:date="2024-10-24T23:39:00Z"/>
        </w:trPr>
        <w:tc>
          <w:tcPr>
            <w:tcW w:w="2235" w:type="dxa"/>
            <w:shd w:val="clear" w:color="auto" w:fill="auto"/>
            <w:vAlign w:val="center"/>
          </w:tcPr>
          <w:p>
            <w:pPr>
              <w:spacing w:line="360" w:lineRule="auto"/>
              <w:jc w:val="center"/>
              <w:rPr>
                <w:del w:id="736" w:author="DMG-W00" w:date="2024-10-24T23:39:00Z"/>
                <w:rFonts w:hint="eastAsia" w:ascii="宋体" w:hAnsi="宋体" w:eastAsia="宋体"/>
                <w:szCs w:val="21"/>
              </w:rPr>
            </w:pPr>
            <w:del w:id="737" w:author="DMG-W00" w:date="2024-10-24T23:39:00Z">
              <w:r>
                <w:rPr>
                  <w:rFonts w:hint="eastAsia" w:ascii="宋体" w:hAnsi="宋体" w:eastAsia="宋体"/>
                  <w:szCs w:val="21"/>
                </w:rPr>
                <w:delText>列出排行榜</w:delText>
              </w:r>
            </w:del>
          </w:p>
        </w:tc>
        <w:tc>
          <w:tcPr>
            <w:tcW w:w="6287" w:type="dxa"/>
            <w:shd w:val="clear" w:color="auto" w:fill="auto"/>
          </w:tcPr>
          <w:p>
            <w:pPr>
              <w:spacing w:line="360" w:lineRule="auto"/>
              <w:jc w:val="left"/>
              <w:rPr>
                <w:del w:id="738" w:author="DMG-W00" w:date="2024-10-24T23:39:00Z"/>
                <w:rFonts w:hint="eastAsia" w:ascii="宋体" w:hAnsi="宋体" w:eastAsia="宋体"/>
              </w:rPr>
            </w:pPr>
            <w:del w:id="739" w:author="DMG-W00" w:date="2024-10-24T23:39:00Z">
              <w:r>
                <w:rPr>
                  <w:rFonts w:hint="eastAsia" w:ascii="宋体" w:hAnsi="宋体" w:eastAsia="宋体"/>
                </w:rPr>
                <w:delText>管理员可以根据游戏的点赞数量列出排行榜</w:delText>
              </w:r>
            </w:del>
          </w:p>
        </w:tc>
      </w:tr>
    </w:tbl>
    <w:p/>
    <w:p>
      <w:pPr>
        <w:pStyle w:val="3"/>
      </w:pPr>
      <w:bookmarkStart w:id="17" w:name="_Toc30611"/>
      <w:bookmarkStart w:id="18" w:name="_Toc148635489"/>
      <w:bookmarkStart w:id="19" w:name="_Toc22960"/>
      <w:r>
        <w:rPr>
          <w:rFonts w:hint="eastAsia"/>
        </w:rPr>
        <w:t>4、参考文献</w:t>
      </w:r>
      <w:bookmarkEnd w:id="17"/>
      <w:bookmarkEnd w:id="18"/>
      <w:bookmarkEnd w:id="19"/>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360" w:lineRule="auto"/>
              <w:jc w:val="left"/>
              <w:rPr>
                <w:rFonts w:hint="eastAsia" w:ascii="宋体" w:hAnsi="宋体" w:eastAsia="宋体"/>
                <w:color w:val="000000"/>
              </w:rPr>
            </w:pPr>
            <w:r>
              <w:rPr>
                <w:rFonts w:hint="eastAsia" w:ascii="宋体" w:hAnsi="宋体" w:eastAsia="宋体"/>
                <w:color w:val="000000"/>
              </w:rPr>
              <w:t>编号</w:t>
            </w:r>
          </w:p>
        </w:tc>
        <w:tc>
          <w:tcPr>
            <w:tcW w:w="6521" w:type="dxa"/>
            <w:shd w:val="clear" w:color="auto" w:fill="auto"/>
          </w:tcPr>
          <w:p>
            <w:pPr>
              <w:spacing w:line="360" w:lineRule="auto"/>
              <w:jc w:val="left"/>
              <w:rPr>
                <w:rFonts w:hint="eastAsia" w:ascii="宋体" w:hAnsi="宋体" w:eastAsia="宋体"/>
                <w:color w:val="000000"/>
              </w:rPr>
            </w:pPr>
            <w:r>
              <w:rPr>
                <w:rFonts w:hint="eastAsia" w:ascii="宋体" w:hAnsi="宋体" w:eastAsia="宋体"/>
                <w:color w:val="000000"/>
              </w:rPr>
              <w:t>参考资料</w:t>
            </w:r>
          </w:p>
        </w:tc>
        <w:tc>
          <w:tcPr>
            <w:tcW w:w="1326" w:type="dxa"/>
            <w:shd w:val="clear" w:color="auto" w:fill="auto"/>
          </w:tcPr>
          <w:p>
            <w:pPr>
              <w:spacing w:line="360" w:lineRule="auto"/>
              <w:jc w:val="left"/>
              <w:rPr>
                <w:rFonts w:hint="eastAsia" w:ascii="宋体" w:hAnsi="宋体" w:eastAsia="宋体"/>
                <w:color w:val="000000"/>
              </w:rPr>
            </w:pPr>
            <w:r>
              <w:rPr>
                <w:rFonts w:hint="eastAsia" w:ascii="宋体" w:hAnsi="宋体" w:eastAsia="宋体"/>
                <w:color w:val="000000"/>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360" w:lineRule="auto"/>
              <w:jc w:val="center"/>
              <w:rPr>
                <w:rFonts w:hint="eastAsia" w:ascii="宋体" w:hAnsi="宋体" w:eastAsia="宋体"/>
                <w:color w:val="000000"/>
                <w:szCs w:val="21"/>
              </w:rPr>
            </w:pPr>
            <w:r>
              <w:rPr>
                <w:rFonts w:hint="eastAsia" w:ascii="宋体" w:hAnsi="宋体" w:eastAsia="宋体"/>
                <w:color w:val="000000"/>
                <w:szCs w:val="21"/>
              </w:rPr>
              <w:t>1</w:t>
            </w:r>
          </w:p>
        </w:tc>
        <w:tc>
          <w:tcPr>
            <w:tcW w:w="6521" w:type="dxa"/>
            <w:shd w:val="clear" w:color="auto" w:fill="auto"/>
          </w:tcPr>
          <w:p>
            <w:pPr>
              <w:spacing w:line="360" w:lineRule="auto"/>
              <w:jc w:val="left"/>
              <w:rPr>
                <w:rFonts w:hint="eastAsia" w:ascii="宋体" w:hAnsi="宋体" w:eastAsia="宋体"/>
                <w:color w:val="000000"/>
                <w:szCs w:val="21"/>
              </w:rPr>
            </w:pPr>
            <w:r>
              <w:rPr>
                <w:rFonts w:hint="eastAsia" w:ascii="宋体" w:hAnsi="宋体" w:eastAsia="宋体"/>
                <w:color w:val="000000"/>
                <w:szCs w:val="21"/>
              </w:rPr>
              <w:t>《软件工程（第四版）》，高等教育出版社，</w:t>
            </w:r>
            <w:r>
              <w:rPr>
                <w:rFonts w:ascii="宋体" w:hAnsi="宋体" w:eastAsia="宋体"/>
                <w:color w:val="000000"/>
                <w:szCs w:val="21"/>
              </w:rPr>
              <w:t>2019</w:t>
            </w:r>
          </w:p>
        </w:tc>
        <w:tc>
          <w:tcPr>
            <w:tcW w:w="1326" w:type="dxa"/>
            <w:shd w:val="clear" w:color="auto" w:fill="auto"/>
          </w:tcPr>
          <w:p>
            <w:pPr>
              <w:spacing w:line="360" w:lineRule="auto"/>
              <w:jc w:val="left"/>
              <w:rPr>
                <w:rFonts w:hint="eastAsia" w:ascii="宋体" w:hAnsi="宋体" w:eastAsia="宋体"/>
                <w:color w:val="000000"/>
                <w:szCs w:val="21"/>
              </w:rPr>
            </w:pPr>
            <w:r>
              <w:rPr>
                <w:rFonts w:hint="eastAsia" w:ascii="宋体" w:hAnsi="宋体" w:eastAsia="宋体"/>
                <w:color w:val="000000"/>
                <w:szCs w:val="21"/>
              </w:rPr>
              <w:t>齐治昌等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360" w:lineRule="auto"/>
              <w:jc w:val="center"/>
              <w:rPr>
                <w:rFonts w:hint="eastAsia" w:ascii="宋体" w:hAnsi="宋体" w:eastAsia="宋体"/>
                <w:color w:val="000000"/>
                <w:szCs w:val="21"/>
              </w:rPr>
            </w:pPr>
            <w:r>
              <w:rPr>
                <w:rFonts w:hint="eastAsia" w:ascii="宋体" w:hAnsi="宋体" w:eastAsia="宋体"/>
                <w:color w:val="000000"/>
                <w:szCs w:val="21"/>
              </w:rPr>
              <w:t>2</w:t>
            </w:r>
          </w:p>
        </w:tc>
        <w:tc>
          <w:tcPr>
            <w:tcW w:w="6521" w:type="dxa"/>
            <w:shd w:val="clear" w:color="auto" w:fill="auto"/>
          </w:tcPr>
          <w:p>
            <w:pPr>
              <w:spacing w:line="360" w:lineRule="auto"/>
              <w:rPr>
                <w:rFonts w:hint="eastAsia" w:ascii="宋体" w:hAnsi="宋体" w:eastAsia="宋体"/>
                <w:color w:val="000000"/>
                <w:szCs w:val="21"/>
              </w:rPr>
            </w:pPr>
            <w:r>
              <w:rPr>
                <w:rFonts w:hint="eastAsia" w:ascii="宋体" w:hAnsi="宋体" w:eastAsia="宋体"/>
                <w:color w:val="000000"/>
                <w:szCs w:val="21"/>
              </w:rPr>
              <w:t>《</w:t>
            </w:r>
            <w:r>
              <w:rPr>
                <w:rFonts w:hint="eastAsia" w:ascii="宋体" w:hAnsi="宋体" w:eastAsia="宋体"/>
                <w:color w:val="000000"/>
              </w:rPr>
              <w:t>构建之法现代软件工程（第二版）</w:t>
            </w:r>
            <w:r>
              <w:rPr>
                <w:rFonts w:hint="eastAsia" w:ascii="宋体" w:hAnsi="宋体" w:eastAsia="宋体"/>
                <w:color w:val="000000"/>
                <w:szCs w:val="21"/>
              </w:rPr>
              <w:t>》，人民邮电出版社，2017</w:t>
            </w:r>
          </w:p>
        </w:tc>
        <w:tc>
          <w:tcPr>
            <w:tcW w:w="1326" w:type="dxa"/>
            <w:shd w:val="clear" w:color="auto" w:fill="auto"/>
          </w:tcPr>
          <w:p>
            <w:pPr>
              <w:spacing w:line="360" w:lineRule="auto"/>
              <w:rPr>
                <w:rFonts w:hint="eastAsia" w:ascii="宋体" w:hAnsi="宋体" w:eastAsia="宋体"/>
                <w:color w:val="000000"/>
                <w:szCs w:val="21"/>
              </w:rPr>
            </w:pPr>
            <w:r>
              <w:rPr>
                <w:rFonts w:hint="eastAsia" w:ascii="宋体" w:hAnsi="宋体" w:eastAsia="宋体"/>
                <w:color w:val="000000"/>
                <w:szCs w:val="21"/>
              </w:rPr>
              <w:t>邹欣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360" w:lineRule="auto"/>
              <w:jc w:val="center"/>
              <w:rPr>
                <w:rFonts w:hint="eastAsia" w:ascii="宋体" w:hAnsi="宋体" w:eastAsia="宋体"/>
                <w:color w:val="000000"/>
                <w:szCs w:val="21"/>
              </w:rPr>
            </w:pPr>
            <w:r>
              <w:rPr>
                <w:rFonts w:hint="eastAsia" w:ascii="宋体" w:hAnsi="宋体" w:eastAsia="宋体"/>
                <w:color w:val="000000"/>
                <w:szCs w:val="21"/>
              </w:rPr>
              <w:t>3</w:t>
            </w:r>
          </w:p>
        </w:tc>
        <w:tc>
          <w:tcPr>
            <w:tcW w:w="6521" w:type="dxa"/>
            <w:shd w:val="clear" w:color="auto" w:fill="auto"/>
          </w:tcPr>
          <w:p>
            <w:pPr>
              <w:spacing w:line="360" w:lineRule="auto"/>
              <w:rPr>
                <w:rFonts w:hint="eastAsia" w:ascii="宋体" w:hAnsi="宋体" w:eastAsia="宋体"/>
                <w:color w:val="000000"/>
                <w:szCs w:val="21"/>
              </w:rPr>
            </w:pPr>
            <w:r>
              <w:rPr>
                <w:rFonts w:hint="eastAsia" w:ascii="宋体" w:hAnsi="宋体" w:eastAsia="宋体"/>
                <w:color w:val="000000"/>
                <w:szCs w:val="21"/>
              </w:rPr>
              <w:t>《</w:t>
            </w:r>
            <w:r>
              <w:rPr>
                <w:rFonts w:ascii="宋体" w:hAnsi="宋体" w:eastAsia="宋体"/>
                <w:color w:val="000000"/>
                <w:szCs w:val="21"/>
              </w:rPr>
              <w:t xml:space="preserve">Test-Driven </w:t>
            </w:r>
            <w:r>
              <w:rPr>
                <w:rFonts w:hint="eastAsia" w:ascii="宋体" w:hAnsi="宋体" w:eastAsia="宋体"/>
                <w:color w:val="000000"/>
                <w:szCs w:val="21"/>
              </w:rPr>
              <w:t xml:space="preserve">Java </w:t>
            </w:r>
            <w:r>
              <w:rPr>
                <w:rFonts w:ascii="宋体" w:hAnsi="宋体" w:eastAsia="宋体"/>
                <w:color w:val="000000"/>
                <w:szCs w:val="21"/>
              </w:rPr>
              <w:t>Development</w:t>
            </w:r>
            <w:r>
              <w:rPr>
                <w:rFonts w:hint="eastAsia" w:ascii="宋体" w:hAnsi="宋体" w:eastAsia="宋体"/>
                <w:color w:val="000000"/>
                <w:szCs w:val="21"/>
              </w:rPr>
              <w:t>》，Packt Publishing，2015</w:t>
            </w:r>
          </w:p>
        </w:tc>
        <w:tc>
          <w:tcPr>
            <w:tcW w:w="1326" w:type="dxa"/>
            <w:shd w:val="clear" w:color="auto" w:fill="auto"/>
          </w:tcPr>
          <w:p>
            <w:pPr>
              <w:spacing w:line="360" w:lineRule="auto"/>
              <w:rPr>
                <w:rFonts w:hint="eastAsia" w:ascii="宋体" w:hAnsi="宋体" w:eastAsia="宋体"/>
                <w:color w:val="000000"/>
                <w:szCs w:val="21"/>
              </w:rPr>
            </w:pPr>
            <w:r>
              <w:rPr>
                <w:rFonts w:hint="eastAsia" w:ascii="宋体" w:hAnsi="宋体" w:eastAsia="宋体"/>
                <w:color w:val="000000"/>
                <w:szCs w:val="21"/>
              </w:rPr>
              <w:t>Viktor Farcic、Alex Garcia</w:t>
            </w:r>
            <w:r>
              <w:rPr>
                <w:rFonts w:ascii="宋体" w:hAnsi="宋体" w:eastAsia="宋体"/>
                <w:color w:val="000000"/>
                <w:szCs w:val="21"/>
              </w:rPr>
              <w:t xml:space="preserve"> </w:t>
            </w:r>
          </w:p>
        </w:tc>
      </w:tr>
    </w:tbl>
    <w:p>
      <w:pPr>
        <w:pStyle w:val="19"/>
        <w:ind w:left="360" w:firstLine="0" w:firstLineChars="0"/>
      </w:pPr>
    </w:p>
    <w:p>
      <w:pPr>
        <w:pStyle w:val="2"/>
        <w:rPr>
          <w:rFonts w:hint="eastAsia" w:ascii="华文中宋" w:hAnsi="华文中宋" w:eastAsia="华文中宋"/>
          <w:sz w:val="32"/>
          <w:szCs w:val="32"/>
        </w:rPr>
      </w:pPr>
      <w:bookmarkStart w:id="20" w:name="_Toc148635490"/>
      <w:bookmarkStart w:id="21" w:name="_Toc32662"/>
      <w:bookmarkStart w:id="22" w:name="_Toc6477"/>
      <w:r>
        <w:rPr>
          <w:rFonts w:hint="eastAsia" w:ascii="华文中宋" w:hAnsi="华文中宋" w:eastAsia="华文中宋"/>
          <w:sz w:val="32"/>
          <w:szCs w:val="32"/>
        </w:rPr>
        <w:t>二、任务概述</w:t>
      </w:r>
      <w:bookmarkEnd w:id="20"/>
      <w:bookmarkEnd w:id="21"/>
      <w:bookmarkEnd w:id="22"/>
    </w:p>
    <w:p>
      <w:pPr>
        <w:pStyle w:val="3"/>
      </w:pPr>
      <w:bookmarkStart w:id="23" w:name="_Toc148635491"/>
      <w:bookmarkStart w:id="24" w:name="_Toc16154"/>
      <w:bookmarkStart w:id="25" w:name="_Toc5705"/>
      <w:r>
        <w:rPr>
          <w:rFonts w:hint="eastAsia"/>
        </w:rPr>
        <w:t>1、目标</w:t>
      </w:r>
      <w:bookmarkEnd w:id="23"/>
      <w:bookmarkEnd w:id="24"/>
      <w:bookmarkEnd w:id="25"/>
    </w:p>
    <w:p>
      <w:pPr>
        <w:pStyle w:val="19"/>
        <w:spacing w:line="360" w:lineRule="auto"/>
        <w:ind w:left="360"/>
        <w:rPr>
          <w:rFonts w:hint="eastAsia" w:ascii="宋体" w:hAnsi="宋体" w:eastAsia="宋体"/>
        </w:rPr>
      </w:pPr>
      <w:r>
        <w:rPr>
          <w:rFonts w:hint="eastAsia" w:ascii="宋体" w:hAnsi="宋体" w:eastAsia="宋体"/>
        </w:rPr>
        <w:t>随着互联网向生活各领域迅速渗透，深度学习、神经网络、强化学习、多模态学习等前沿技术的发展，游戏推荐系统可以更加精准地捕捉用户的偏好和游戏特征，提供更加个性化的推荐。</w:t>
      </w:r>
    </w:p>
    <w:p>
      <w:pPr>
        <w:pStyle w:val="19"/>
        <w:spacing w:line="360" w:lineRule="auto"/>
        <w:ind w:left="360" w:firstLine="0" w:firstLineChars="0"/>
        <w:outlineLvl w:val="2"/>
        <w:rPr>
          <w:rFonts w:hint="eastAsia" w:ascii="宋体" w:hAnsi="宋体" w:eastAsia="宋体"/>
          <w:b/>
          <w:bCs/>
        </w:rPr>
      </w:pPr>
      <w:bookmarkStart w:id="26" w:name="_Toc7441"/>
      <w:bookmarkStart w:id="27" w:name="_Toc32013"/>
      <w:r>
        <w:rPr>
          <w:rFonts w:hint="eastAsia" w:ascii="宋体" w:hAnsi="宋体" w:eastAsia="宋体"/>
          <w:b/>
          <w:bCs/>
        </w:rPr>
        <w:t>（1）提供便捷的信息交流</w:t>
      </w:r>
      <w:bookmarkEnd w:id="26"/>
      <w:bookmarkEnd w:id="27"/>
    </w:p>
    <w:p>
      <w:pPr>
        <w:pStyle w:val="19"/>
        <w:spacing w:line="360" w:lineRule="auto"/>
        <w:ind w:left="360"/>
        <w:rPr>
          <w:rFonts w:hint="eastAsia" w:ascii="宋体" w:hAnsi="宋体" w:eastAsia="宋体"/>
        </w:rPr>
      </w:pPr>
      <w:r>
        <w:rPr>
          <w:rFonts w:hint="eastAsia" w:ascii="宋体" w:hAnsi="宋体" w:eastAsia="宋体"/>
        </w:rPr>
        <w:t>游戏推荐系统可以集中展示各类游戏的信息，包括开发者、类型、简介、版本等，方便需要推荐游戏的用户了解和选择感兴趣的活动。同时，游戏发布者可以通过系统扩大游戏的传播范围，扩大受众群体。</w:t>
      </w:r>
    </w:p>
    <w:p>
      <w:pPr>
        <w:pStyle w:val="19"/>
        <w:spacing w:line="360" w:lineRule="auto"/>
        <w:ind w:left="360" w:firstLine="0" w:firstLineChars="0"/>
        <w:outlineLvl w:val="2"/>
        <w:rPr>
          <w:rFonts w:hint="eastAsia" w:ascii="宋体" w:hAnsi="宋体" w:eastAsia="宋体"/>
          <w:color w:val="000000"/>
        </w:rPr>
      </w:pPr>
      <w:bookmarkStart w:id="28" w:name="_Toc1045"/>
      <w:bookmarkStart w:id="29" w:name="_Toc15367"/>
      <w:r>
        <w:rPr>
          <w:rFonts w:hint="eastAsia" w:ascii="宋体" w:hAnsi="宋体" w:eastAsia="宋体"/>
          <w:color w:val="000000"/>
        </w:rPr>
        <w:t>（2）对各类游戏信息进行管理</w:t>
      </w:r>
      <w:bookmarkEnd w:id="28"/>
      <w:bookmarkEnd w:id="29"/>
    </w:p>
    <w:p>
      <w:pPr>
        <w:pStyle w:val="19"/>
        <w:spacing w:line="360" w:lineRule="auto"/>
        <w:ind w:left="360"/>
        <w:rPr>
          <w:rFonts w:hint="eastAsia" w:ascii="宋体" w:hAnsi="宋体" w:eastAsia="宋体"/>
          <w:color w:val="000000"/>
        </w:rPr>
      </w:pPr>
      <w:r>
        <w:rPr>
          <w:rFonts w:hint="eastAsia" w:ascii="宋体" w:hAnsi="宋体" w:eastAsia="宋体"/>
          <w:color w:val="000000"/>
        </w:rPr>
        <w:t>当前社会，游戏产业已经成为全球数字经济的重要组成部分，对经济增长有显著贡献。游戏的开发者希望游戏可以被更多人了解到，用户希望可以了解到更多的自己感兴趣的游戏，系统需要对各类游戏信息进行归纳整理，游戏推荐系统能够根据运营需求来进行相关游戏的信息管理，包括采取信息化的方式对各类游戏信息进行管理以及更新。</w:t>
      </w:r>
    </w:p>
    <w:p>
      <w:pPr>
        <w:pStyle w:val="19"/>
        <w:numPr>
          <w:ilvl w:val="0"/>
          <w:numId w:val="2"/>
        </w:numPr>
        <w:spacing w:line="360" w:lineRule="auto"/>
        <w:ind w:left="360" w:firstLine="0" w:firstLineChars="0"/>
        <w:outlineLvl w:val="2"/>
        <w:rPr>
          <w:rFonts w:hint="eastAsia" w:ascii="宋体" w:hAnsi="宋体" w:eastAsia="宋体"/>
          <w:b/>
          <w:bCs/>
        </w:rPr>
      </w:pPr>
      <w:bookmarkStart w:id="30" w:name="_Toc2306"/>
      <w:bookmarkStart w:id="31" w:name="_Toc16373"/>
      <w:r>
        <w:rPr>
          <w:rFonts w:hint="eastAsia" w:ascii="宋体" w:hAnsi="宋体" w:eastAsia="宋体"/>
          <w:b/>
          <w:bCs/>
        </w:rPr>
        <w:t>结合线上宣传扩大游戏传播范围</w:t>
      </w:r>
      <w:bookmarkEnd w:id="30"/>
      <w:bookmarkEnd w:id="31"/>
    </w:p>
    <w:p>
      <w:pPr>
        <w:pStyle w:val="19"/>
        <w:spacing w:line="360" w:lineRule="auto"/>
        <w:ind w:left="420" w:hanging="420" w:hangingChars="200"/>
        <w:rPr>
          <w:rFonts w:hint="eastAsia" w:ascii="宋体" w:hAnsi="宋体" w:eastAsia="宋体"/>
        </w:rPr>
      </w:pPr>
      <w:r>
        <w:rPr>
          <w:rFonts w:hint="eastAsia" w:ascii="宋体" w:hAnsi="宋体" w:eastAsia="宋体"/>
        </w:rPr>
        <w:t xml:space="preserve">        游戏作为文化传播的载体，通过全球文化传播和电子竞技，深刻影响了现代文化的多样性。游戏推荐系统能够通过线上的方式，扩大游戏的推广度，达到文化传播的目的。用户也可以找到更多感兴趣的游戏，同时，游戏发布者也可以更加有效地推广游戏，从而提高整体的商业收益。</w:t>
      </w:r>
    </w:p>
    <w:p>
      <w:pPr>
        <w:pStyle w:val="19"/>
        <w:spacing w:line="360" w:lineRule="auto"/>
        <w:ind w:left="360" w:firstLine="0" w:firstLineChars="0"/>
        <w:outlineLvl w:val="2"/>
        <w:rPr>
          <w:rFonts w:hint="eastAsia" w:ascii="宋体" w:hAnsi="宋体" w:eastAsia="宋体"/>
          <w:b/>
          <w:bCs/>
        </w:rPr>
      </w:pPr>
      <w:bookmarkStart w:id="32" w:name="_Toc22079"/>
      <w:bookmarkStart w:id="33" w:name="_Toc24969"/>
      <w:r>
        <w:rPr>
          <w:rFonts w:hint="eastAsia" w:ascii="宋体" w:hAnsi="宋体" w:eastAsia="宋体"/>
          <w:b/>
          <w:bCs/>
        </w:rPr>
        <w:t>（4）便于用户体验</w:t>
      </w:r>
      <w:bookmarkEnd w:id="32"/>
      <w:bookmarkEnd w:id="33"/>
    </w:p>
    <w:p>
      <w:pPr>
        <w:pStyle w:val="19"/>
        <w:spacing w:line="360" w:lineRule="auto"/>
        <w:ind w:left="360"/>
        <w:rPr>
          <w:rFonts w:hint="eastAsia" w:ascii="宋体" w:hAnsi="宋体" w:eastAsia="宋体"/>
        </w:rPr>
      </w:pPr>
      <w:r>
        <w:rPr>
          <w:rFonts w:hint="eastAsia" w:ascii="宋体" w:hAnsi="宋体" w:eastAsia="宋体"/>
        </w:rPr>
        <w:t>通过系统的宣传，能够使得相关的游戏可以被更多人了解到，吸引更多的人体验游戏，增强用户体验，使得游戏发布者能够更好地应对市场变化，开发出被更多人喜欢的游戏。用户想要寻找感兴趣的游戏，往往需要经过多方搜索，这会耗费一定的时间和精力，使用游戏推荐系统能够帮助用户解决相关问题，游戏推荐系统会根据用户的偏好来推荐相关的游戏，十分便捷。</w:t>
      </w:r>
    </w:p>
    <w:p>
      <w:pPr>
        <w:pStyle w:val="19"/>
        <w:spacing w:line="360" w:lineRule="auto"/>
        <w:ind w:left="420" w:leftChars="200"/>
        <w:rPr>
          <w:rFonts w:hint="eastAsia" w:ascii="宋体" w:hAnsi="宋体" w:eastAsia="宋体"/>
        </w:rPr>
      </w:pPr>
      <w:r>
        <w:rPr>
          <w:rFonts w:hint="eastAsia" w:ascii="宋体" w:hAnsi="宋体" w:eastAsia="宋体"/>
        </w:rPr>
        <w:t>综上所述，游戏推荐系统的目的在于搭建一个能够更加方便快捷连接游戏发布者和游戏玩家的桥梁，通过系统的运作，增强用户体验，增加游戏发布者的商业收益，推动社会的发展。</w:t>
      </w:r>
    </w:p>
    <w:p/>
    <w:p>
      <w:pPr>
        <w:pStyle w:val="3"/>
      </w:pPr>
      <w:bookmarkStart w:id="34" w:name="_Toc148635492"/>
      <w:bookmarkStart w:id="35" w:name="_Toc31920"/>
      <w:bookmarkStart w:id="36" w:name="_Toc25828"/>
      <w:r>
        <w:rPr>
          <w:rFonts w:hint="eastAsia"/>
        </w:rPr>
        <w:t>2、用户特点</w:t>
      </w:r>
      <w:bookmarkEnd w:id="34"/>
      <w:bookmarkEnd w:id="35"/>
      <w:bookmarkEnd w:id="36"/>
    </w:p>
    <w:p>
      <w:pPr>
        <w:pStyle w:val="19"/>
        <w:spacing w:line="360" w:lineRule="auto"/>
        <w:ind w:left="360"/>
        <w:rPr>
          <w:rFonts w:hint="eastAsia" w:ascii="宋体" w:hAnsi="宋体" w:eastAsia="宋体"/>
        </w:rPr>
      </w:pPr>
      <w:r>
        <w:rPr>
          <w:rFonts w:hint="eastAsia" w:ascii="宋体" w:hAnsi="宋体" w:eastAsia="宋体"/>
        </w:rPr>
        <w:t>本系统的最终用户分为</w:t>
      </w:r>
      <w:r>
        <w:rPr>
          <w:rFonts w:hint="eastAsia" w:ascii="宋体" w:hAnsi="宋体" w:eastAsia="宋体"/>
          <w:b/>
          <w:bCs/>
        </w:rPr>
        <w:t>普通用户</w:t>
      </w:r>
      <w:r>
        <w:rPr>
          <w:rFonts w:hint="eastAsia" w:ascii="宋体" w:hAnsi="宋体" w:eastAsia="宋体"/>
        </w:rPr>
        <w:t>和</w:t>
      </w:r>
      <w:r>
        <w:rPr>
          <w:rFonts w:hint="eastAsia" w:ascii="宋体" w:hAnsi="宋体" w:eastAsia="宋体"/>
          <w:b/>
          <w:bCs/>
        </w:rPr>
        <w:t>管理员用户</w:t>
      </w:r>
      <w:r>
        <w:rPr>
          <w:rFonts w:hint="eastAsia" w:ascii="宋体" w:hAnsi="宋体" w:eastAsia="宋体"/>
        </w:rPr>
        <w:t>。</w:t>
      </w:r>
    </w:p>
    <w:p>
      <w:pPr>
        <w:pStyle w:val="19"/>
        <w:spacing w:line="360" w:lineRule="auto"/>
        <w:ind w:left="360"/>
        <w:rPr>
          <w:rFonts w:hint="eastAsia" w:ascii="宋体" w:hAnsi="宋体" w:eastAsia="宋体"/>
        </w:rPr>
      </w:pPr>
      <w:r>
        <w:rPr>
          <w:rFonts w:hint="eastAsia" w:ascii="宋体" w:hAnsi="宋体" w:eastAsia="宋体"/>
        </w:rPr>
        <w:t>管理员是整个游戏推荐系统的</w:t>
      </w:r>
      <w:r>
        <w:rPr>
          <w:rFonts w:hint="eastAsia" w:ascii="宋体" w:hAnsi="宋体" w:eastAsia="宋体"/>
          <w:b/>
          <w:bCs/>
        </w:rPr>
        <w:t>管理者和维护者</w:t>
      </w:r>
      <w:r>
        <w:rPr>
          <w:rFonts w:hint="eastAsia" w:ascii="宋体" w:hAnsi="宋体" w:eastAsia="宋体"/>
        </w:rPr>
        <w:t>，可以对用户的相关信息与操作进行审核、修改，并对用户账户进行管理，以及游戏信息和论坛内容的审核、删除，评论的删除；</w:t>
      </w:r>
    </w:p>
    <w:p>
      <w:pPr>
        <w:pStyle w:val="19"/>
        <w:spacing w:line="360" w:lineRule="auto"/>
        <w:ind w:left="360"/>
        <w:rPr>
          <w:rFonts w:hint="eastAsia" w:ascii="宋体" w:hAnsi="宋体" w:eastAsia="宋体"/>
        </w:rPr>
      </w:pPr>
      <w:r>
        <w:rPr>
          <w:rFonts w:hint="eastAsia" w:ascii="宋体" w:hAnsi="宋体" w:eastAsia="宋体"/>
        </w:rPr>
        <w:t>普通用户是使用游戏活动发布平台的主体，有</w:t>
      </w:r>
      <w:r>
        <w:rPr>
          <w:rFonts w:hint="eastAsia" w:ascii="宋体" w:hAnsi="宋体" w:eastAsia="宋体"/>
          <w:b/>
          <w:bCs/>
        </w:rPr>
        <w:t>游戏发布者及玩家</w:t>
      </w:r>
      <w:r>
        <w:rPr>
          <w:rFonts w:hint="eastAsia" w:ascii="宋体" w:hAnsi="宋体" w:eastAsia="宋体"/>
        </w:rPr>
        <w:t>两大身份。</w:t>
      </w:r>
    </w:p>
    <w:p>
      <w:pPr>
        <w:pStyle w:val="19"/>
        <w:spacing w:line="360" w:lineRule="auto"/>
        <w:ind w:left="420" w:leftChars="200"/>
        <w:rPr>
          <w:rFonts w:hint="eastAsia" w:ascii="宋体" w:hAnsi="宋体" w:eastAsia="宋体"/>
        </w:rPr>
      </w:pPr>
      <w:r>
        <w:rPr>
          <w:rFonts w:hint="eastAsia" w:ascii="宋体" w:hAnsi="宋体" w:eastAsia="宋体"/>
        </w:rPr>
        <w:t>①作为游戏发布者，在审核通过后可发布、修改游戏信息，除此之外还可以对用户下载、收藏、点赞、评论等信息进行查看和管理；</w:t>
      </w:r>
    </w:p>
    <w:p>
      <w:pPr>
        <w:pStyle w:val="19"/>
        <w:spacing w:line="360" w:lineRule="auto"/>
        <w:ind w:left="420" w:leftChars="200"/>
        <w:rPr>
          <w:rFonts w:hint="eastAsia" w:ascii="宋体" w:hAnsi="宋体" w:eastAsia="宋体"/>
        </w:rPr>
      </w:pPr>
      <w:r>
        <w:rPr>
          <w:rFonts w:hint="eastAsia" w:ascii="宋体" w:hAnsi="宋体" w:eastAsia="宋体"/>
        </w:rPr>
        <w:t>②作为游戏玩家，可查看已发布的游戏信息，收藏或取消游戏、点赞或取消游戏；且所有用户可在讨论区进行讨论，发布论坛内容、发表评论、点赞评论等操作。</w:t>
      </w:r>
    </w:p>
    <w:p>
      <w:pPr>
        <w:pStyle w:val="3"/>
      </w:pPr>
      <w:bookmarkStart w:id="37" w:name="_Toc148635493"/>
      <w:bookmarkStart w:id="38" w:name="_Toc14421"/>
      <w:bookmarkStart w:id="39" w:name="_Toc4612"/>
      <w:r>
        <w:rPr>
          <w:rFonts w:hint="eastAsia"/>
        </w:rPr>
        <w:t>3、假定约束</w:t>
      </w:r>
      <w:bookmarkEnd w:id="37"/>
      <w:bookmarkEnd w:id="38"/>
      <w:bookmarkEnd w:id="39"/>
    </w:p>
    <w:p>
      <w:pPr>
        <w:pStyle w:val="19"/>
        <w:rPr>
          <w:rFonts w:hint="eastAsia" w:ascii="宋体" w:hAnsi="宋体" w:eastAsia="宋体"/>
        </w:rPr>
      </w:pPr>
      <w:r>
        <w:rPr>
          <w:rFonts w:hint="eastAsia" w:ascii="宋体" w:hAnsi="宋体" w:eastAsia="宋体"/>
        </w:rPr>
        <w:t>经费限制：3</w:t>
      </w:r>
      <w:r>
        <w:rPr>
          <w:rFonts w:ascii="宋体" w:hAnsi="宋体" w:eastAsia="宋体"/>
        </w:rPr>
        <w:t>000</w:t>
      </w:r>
      <w:r>
        <w:rPr>
          <w:rFonts w:hint="eastAsia" w:ascii="宋体" w:hAnsi="宋体" w:eastAsia="宋体"/>
        </w:rPr>
        <w:t>元</w:t>
      </w:r>
    </w:p>
    <w:p>
      <w:pPr>
        <w:spacing w:line="360" w:lineRule="auto"/>
        <w:ind w:firstLine="420"/>
        <w:rPr>
          <w:rFonts w:hint="eastAsia" w:ascii="宋体" w:hAnsi="宋体" w:eastAsia="宋体"/>
        </w:rPr>
      </w:pPr>
      <w:r>
        <w:rPr>
          <w:rFonts w:hint="eastAsia" w:ascii="宋体" w:hAnsi="宋体" w:eastAsia="宋体"/>
        </w:rPr>
        <w:t>开发期限：一年</w:t>
      </w:r>
    </w:p>
    <w:p>
      <w:pPr>
        <w:rPr>
          <w:rFonts w:hint="eastAsia" w:ascii="宋体" w:hAnsi="宋体" w:eastAsia="宋体"/>
        </w:rPr>
      </w:pPr>
    </w:p>
    <w:p>
      <w:pPr>
        <w:pStyle w:val="2"/>
        <w:rPr>
          <w:rFonts w:hint="eastAsia" w:ascii="华文中宋" w:hAnsi="华文中宋" w:eastAsia="华文中宋"/>
          <w:sz w:val="32"/>
          <w:szCs w:val="32"/>
        </w:rPr>
      </w:pPr>
      <w:bookmarkStart w:id="40" w:name="_Toc11305"/>
      <w:bookmarkStart w:id="41" w:name="_Toc148635494"/>
      <w:bookmarkStart w:id="42" w:name="_Toc22209"/>
      <w:r>
        <w:rPr>
          <w:rFonts w:hint="eastAsia" w:ascii="华文中宋" w:hAnsi="华文中宋" w:eastAsia="华文中宋"/>
          <w:sz w:val="32"/>
          <w:szCs w:val="32"/>
        </w:rPr>
        <w:t>三、需求规定</w:t>
      </w:r>
      <w:bookmarkEnd w:id="40"/>
      <w:bookmarkEnd w:id="41"/>
      <w:bookmarkEnd w:id="42"/>
    </w:p>
    <w:p>
      <w:pPr>
        <w:pStyle w:val="3"/>
      </w:pPr>
      <w:bookmarkStart w:id="43" w:name="_Toc148635495"/>
      <w:bookmarkStart w:id="44" w:name="_Toc336"/>
      <w:bookmarkStart w:id="45" w:name="_Toc3870"/>
      <w:r>
        <w:rPr>
          <w:rFonts w:hint="eastAsia"/>
        </w:rPr>
        <w:t>1、功能规定</w:t>
      </w:r>
      <w:bookmarkEnd w:id="43"/>
      <w:bookmarkEnd w:id="44"/>
      <w:bookmarkEnd w:id="45"/>
    </w:p>
    <w:p>
      <w:pPr>
        <w:pStyle w:val="4"/>
        <w:rPr>
          <w:rFonts w:hint="eastAsia"/>
        </w:rPr>
      </w:pPr>
      <w:bookmarkStart w:id="46" w:name="_Toc16675"/>
      <w:bookmarkStart w:id="47" w:name="_Toc148635496"/>
      <w:bookmarkStart w:id="48" w:name="_Toc20853"/>
      <w:r>
        <w:rPr>
          <w:rFonts w:hint="eastAsia"/>
        </w:rPr>
        <w:t>1</w:t>
      </w:r>
      <w:r>
        <w:t>.1</w:t>
      </w:r>
      <w:r>
        <w:rPr>
          <w:rFonts w:hint="eastAsia"/>
        </w:rPr>
        <w:t>模块</w:t>
      </w:r>
      <w:bookmarkEnd w:id="46"/>
      <w:bookmarkEnd w:id="47"/>
      <w:bookmarkEnd w:id="48"/>
    </w:p>
    <w:p>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账户信息管理模块</w:t>
      </w:r>
    </w:p>
    <w:p>
      <w:pPr>
        <w:pStyle w:val="19"/>
        <w:ind w:left="360"/>
        <w:rPr>
          <w:rFonts w:hint="eastAsia" w:ascii="宋体" w:hAnsi="宋体" w:eastAsia="宋体"/>
        </w:rPr>
      </w:pPr>
      <w:r>
        <w:rPr>
          <w:rFonts w:hint="eastAsia" w:ascii="宋体" w:hAnsi="宋体" w:eastAsia="宋体"/>
        </w:rPr>
        <w:t xml:space="preserve">该模块实现对进行用户信息增添、删除、查找、修改等操作，分别对应于用户的注册、删除、注销、登录、查找用户、修改用户信息功能。 </w:t>
      </w:r>
    </w:p>
    <w:p>
      <w:pPr>
        <w:pStyle w:val="19"/>
        <w:ind w:left="360" w:firstLine="0" w:firstLineChars="0"/>
        <w:rPr>
          <w:rFonts w:hint="eastAsia" w:ascii="宋体" w:hAnsi="宋体" w:eastAsia="宋体"/>
          <w:b/>
          <w:bCs/>
        </w:rPr>
      </w:pPr>
      <w:r>
        <w:rPr>
          <w:rFonts w:hint="eastAsia" w:ascii="宋体" w:hAnsi="宋体" w:eastAsia="宋体"/>
          <w:b/>
          <w:bCs/>
        </w:rPr>
        <w:t>①用户注册</w:t>
      </w:r>
    </w:p>
    <w:p>
      <w:pPr>
        <w:pStyle w:val="19"/>
        <w:ind w:left="360" w:firstLine="0" w:firstLineChars="0"/>
        <w:rPr>
          <w:rFonts w:hint="eastAsia" w:ascii="宋体" w:hAnsi="宋体" w:eastAsia="宋体"/>
        </w:rPr>
      </w:pPr>
      <w:r>
        <w:rPr>
          <w:rFonts w:hint="eastAsia" w:ascii="宋体" w:hAnsi="宋体" w:eastAsia="宋体"/>
        </w:rPr>
        <w:t>用户应该使用手机号或邮箱作为账号并设置密码进行注册。</w:t>
      </w:r>
    </w:p>
    <w:p>
      <w:pPr>
        <w:pStyle w:val="19"/>
        <w:ind w:left="360" w:firstLine="0" w:firstLineChars="0"/>
        <w:rPr>
          <w:rFonts w:hint="eastAsia" w:ascii="宋体" w:hAnsi="宋体" w:eastAsia="宋体"/>
        </w:rPr>
      </w:pPr>
      <w:r>
        <w:rPr>
          <w:rFonts w:hint="eastAsia" w:ascii="宋体" w:hAnsi="宋体" w:eastAsia="宋体"/>
        </w:rPr>
        <w:t>在注册过程中，需要检验用户的账号（所用来注册的手机号与邮箱）是否已经被注册使用过，要求同一个账号名下的账户不能被重复注册。</w:t>
      </w:r>
    </w:p>
    <w:p>
      <w:pPr>
        <w:pStyle w:val="19"/>
        <w:ind w:left="360" w:firstLine="0" w:firstLineChars="0"/>
        <w:rPr>
          <w:rFonts w:hint="eastAsia" w:ascii="宋体" w:hAnsi="宋体" w:eastAsia="宋体"/>
        </w:rPr>
      </w:pPr>
      <w:r>
        <w:rPr>
          <w:rFonts w:hint="eastAsia" w:ascii="宋体" w:hAnsi="宋体" w:eastAsia="宋体"/>
        </w:rPr>
        <w:t>用户在注册时需输入两次密码，并检验两次密码是否相同，若不相同需要重新输入。</w:t>
      </w:r>
    </w:p>
    <w:p>
      <w:pPr>
        <w:pStyle w:val="19"/>
        <w:ind w:left="360" w:firstLine="0" w:firstLineChars="0"/>
        <w:rPr>
          <w:rFonts w:hint="eastAsia" w:ascii="宋体" w:hAnsi="宋体" w:eastAsia="宋体"/>
        </w:rPr>
      </w:pPr>
      <w:r>
        <w:rPr>
          <w:rFonts w:hint="eastAsia" w:ascii="宋体" w:hAnsi="宋体" w:eastAsia="宋体"/>
        </w:rPr>
        <w:t>完成账号密码输入后需要填写对应账号接收到的验证码，正确输入验证码后注册成功并可登录系统，否则注册失败。</w:t>
      </w:r>
    </w:p>
    <w:p>
      <w:pPr>
        <w:pStyle w:val="19"/>
        <w:ind w:left="360" w:firstLine="0" w:firstLineChars="0"/>
        <w:rPr>
          <w:rFonts w:hint="eastAsia" w:ascii="宋体" w:hAnsi="宋体" w:eastAsia="宋体"/>
        </w:rPr>
      </w:pPr>
      <w:r>
        <w:rPr>
          <w:rFonts w:hint="eastAsia" w:ascii="宋体" w:hAnsi="宋体" w:eastAsia="宋体"/>
        </w:rPr>
        <w:t>管理员无需注册，由账号由后台分配。</w:t>
      </w:r>
    </w:p>
    <w:p>
      <w:pPr>
        <w:pStyle w:val="19"/>
        <w:ind w:left="360" w:firstLine="0" w:firstLineChars="0"/>
        <w:rPr>
          <w:rFonts w:hint="eastAsia" w:ascii="宋体" w:hAnsi="宋体" w:eastAsia="宋体"/>
          <w:b/>
          <w:bCs/>
        </w:rPr>
      </w:pPr>
      <w:r>
        <w:rPr>
          <w:rFonts w:hint="eastAsia" w:ascii="宋体" w:hAnsi="宋体" w:eastAsia="宋体"/>
          <w:b/>
          <w:bCs/>
        </w:rPr>
        <w:t>②用户登录</w:t>
      </w:r>
    </w:p>
    <w:p>
      <w:pPr>
        <w:pStyle w:val="19"/>
        <w:ind w:left="360" w:firstLine="0" w:firstLineChars="0"/>
        <w:rPr>
          <w:rFonts w:hint="eastAsia" w:ascii="宋体" w:hAnsi="宋体" w:eastAsia="宋体"/>
        </w:rPr>
      </w:pPr>
      <w:r>
        <w:rPr>
          <w:rFonts w:hint="eastAsia" w:ascii="宋体" w:hAnsi="宋体" w:eastAsia="宋体"/>
        </w:rPr>
        <w:t>用户使用注册成功的账号并依次输入密码和验证码（系统自动生成）进行登录；或者可以通过使用账户手机号/邮箱+验证码（需要系统发送）验证的方式进行登录；</w:t>
      </w:r>
    </w:p>
    <w:p>
      <w:pPr>
        <w:pStyle w:val="19"/>
        <w:ind w:left="360" w:firstLine="0" w:firstLineChars="0"/>
        <w:rPr>
          <w:rFonts w:hint="eastAsia" w:ascii="宋体" w:hAnsi="宋体" w:eastAsia="宋体"/>
        </w:rPr>
      </w:pPr>
      <w:r>
        <w:rPr>
          <w:rFonts w:hint="eastAsia" w:ascii="宋体" w:hAnsi="宋体" w:eastAsia="宋体"/>
        </w:rPr>
        <w:t>其中需要检验登录使用的账户是否存在，密码，验证码是否正确，提交登陆后提示是否登录成功，登录成功则跳转系统页面。</w:t>
      </w:r>
    </w:p>
    <w:p>
      <w:pPr>
        <w:pStyle w:val="19"/>
        <w:ind w:left="360" w:firstLine="0" w:firstLineChars="0"/>
        <w:rPr>
          <w:rFonts w:hint="eastAsia" w:ascii="宋体" w:hAnsi="宋体" w:eastAsia="宋体"/>
          <w:b/>
          <w:bCs/>
        </w:rPr>
      </w:pPr>
      <w:r>
        <w:rPr>
          <w:rFonts w:hint="eastAsia" w:ascii="宋体" w:hAnsi="宋体" w:eastAsia="宋体"/>
          <w:b/>
          <w:bCs/>
        </w:rPr>
        <w:t>③修改用户信息</w:t>
      </w:r>
    </w:p>
    <w:p>
      <w:pPr>
        <w:pStyle w:val="19"/>
        <w:ind w:left="360" w:firstLine="0" w:firstLineChars="0"/>
        <w:rPr>
          <w:rFonts w:hint="eastAsia" w:ascii="宋体" w:hAnsi="宋体" w:eastAsia="宋体"/>
        </w:rPr>
      </w:pPr>
      <w:r>
        <w:rPr>
          <w:rFonts w:hint="eastAsia" w:ascii="宋体" w:hAnsi="宋体" w:eastAsia="宋体"/>
        </w:rPr>
        <w:t>登陆后用户可以通过该功能修改自己的用户信息，例如：用户名（注册后初始为系统设置的默认名），个人信息，联系方式、密码等项目。</w:t>
      </w:r>
    </w:p>
    <w:p>
      <w:pPr>
        <w:pStyle w:val="19"/>
        <w:ind w:left="360" w:firstLine="0" w:firstLineChars="0"/>
        <w:rPr>
          <w:rFonts w:hint="eastAsia" w:ascii="宋体" w:hAnsi="宋体" w:eastAsia="宋体"/>
        </w:rPr>
      </w:pPr>
      <w:r>
        <w:rPr>
          <w:rFonts w:hint="eastAsia" w:ascii="宋体" w:hAnsi="宋体" w:eastAsia="宋体"/>
        </w:rPr>
        <w:t>管理员可以修改任意用户的用户信息和密码。</w:t>
      </w:r>
    </w:p>
    <w:p>
      <w:pPr>
        <w:pStyle w:val="19"/>
        <w:ind w:left="360" w:firstLine="0" w:firstLineChars="0"/>
        <w:rPr>
          <w:rFonts w:hint="eastAsia" w:ascii="宋体" w:hAnsi="宋体" w:eastAsia="宋体"/>
          <w:b/>
          <w:bCs/>
        </w:rPr>
      </w:pPr>
      <w:r>
        <w:rPr>
          <w:rFonts w:hint="eastAsia" w:ascii="宋体" w:hAnsi="宋体" w:eastAsia="宋体"/>
          <w:b/>
          <w:bCs/>
        </w:rPr>
        <w:t>④注销账号</w:t>
      </w:r>
    </w:p>
    <w:p>
      <w:pPr>
        <w:pStyle w:val="19"/>
        <w:ind w:left="360" w:firstLine="0" w:firstLineChars="0"/>
        <w:rPr>
          <w:rFonts w:hint="eastAsia" w:ascii="宋体" w:hAnsi="宋体" w:eastAsia="宋体"/>
        </w:rPr>
      </w:pPr>
      <w:r>
        <w:rPr>
          <w:rFonts w:hint="eastAsia" w:ascii="宋体" w:hAnsi="宋体" w:eastAsia="宋体"/>
        </w:rPr>
        <w:t>登录后用户可以通过该功能注销账户，注销后将不可登录，需重新注册。</w:t>
      </w:r>
    </w:p>
    <w:p>
      <w:pPr>
        <w:pStyle w:val="19"/>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\o\ac(○,5)</w:instrText>
      </w:r>
      <w:r>
        <w:rPr>
          <w:rFonts w:hint="eastAsia" w:ascii="宋体" w:hAnsi="宋体" w:eastAsia="宋体"/>
          <w:b/>
          <w:bCs/>
        </w:rPr>
        <w:fldChar w:fldCharType="end"/>
      </w:r>
      <w:r>
        <w:rPr>
          <w:rFonts w:hint="eastAsia" w:ascii="宋体" w:hAnsi="宋体" w:eastAsia="宋体"/>
          <w:b/>
          <w:bCs/>
        </w:rPr>
        <w:t>查询账户</w:t>
      </w:r>
    </w:p>
    <w:p>
      <w:pPr>
        <w:pStyle w:val="19"/>
        <w:ind w:left="360" w:firstLine="0" w:firstLineChars="0"/>
        <w:rPr>
          <w:rFonts w:hint="eastAsia" w:ascii="宋体" w:hAnsi="宋体" w:eastAsia="宋体"/>
        </w:rPr>
      </w:pPr>
      <w:r>
        <w:rPr>
          <w:rFonts w:hint="eastAsia" w:ascii="宋体" w:hAnsi="宋体" w:eastAsia="宋体"/>
        </w:rPr>
        <w:t>管理员登陆后可以通过用户名，账号名等信息查找相关用户。</w:t>
      </w:r>
    </w:p>
    <w:p>
      <w:pPr>
        <w:pStyle w:val="19"/>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\o\ac(○,6)</w:instrText>
      </w:r>
      <w:r>
        <w:rPr>
          <w:rFonts w:hint="eastAsia" w:ascii="宋体" w:hAnsi="宋体" w:eastAsia="宋体"/>
          <w:b/>
          <w:bCs/>
        </w:rPr>
        <w:fldChar w:fldCharType="end"/>
      </w:r>
      <w:r>
        <w:rPr>
          <w:rFonts w:hint="eastAsia" w:ascii="宋体" w:hAnsi="宋体" w:eastAsia="宋体"/>
          <w:b/>
          <w:bCs/>
        </w:rPr>
        <w:t>找回密码</w:t>
      </w:r>
    </w:p>
    <w:p>
      <w:pPr>
        <w:pStyle w:val="19"/>
        <w:ind w:left="360" w:firstLine="0" w:firstLineChars="0"/>
        <w:rPr>
          <w:rFonts w:hint="eastAsia" w:ascii="宋体" w:hAnsi="宋体" w:eastAsia="宋体"/>
        </w:rPr>
      </w:pPr>
      <w:r>
        <w:rPr>
          <w:rFonts w:hint="eastAsia" w:ascii="宋体" w:hAnsi="宋体" w:eastAsia="宋体"/>
        </w:rPr>
        <w:t>用户可以通过该功能找回自己遗忘的密码。</w:t>
      </w:r>
    </w:p>
    <w:p/>
    <w:p>
      <w:pPr>
        <w:pStyle w:val="5"/>
        <w:rPr>
          <w:rFonts w:hint="eastAsia" w:ascii="宋体" w:hAnsi="宋体"/>
          <w:szCs w:val="21"/>
        </w:rPr>
      </w:pPr>
      <w:r>
        <w:rPr>
          <w:rFonts w:hint="eastAsia" w:ascii="宋体" w:hAnsi="宋体"/>
          <w:szCs w:val="21"/>
        </w:rPr>
        <w:t>1</w:t>
      </w:r>
      <w:r>
        <w:rPr>
          <w:rFonts w:ascii="宋体" w:hAnsi="宋体"/>
          <w:szCs w:val="21"/>
        </w:rPr>
        <w:t>.1.2</w:t>
      </w:r>
      <w:r>
        <w:rPr>
          <w:rFonts w:hint="eastAsia" w:ascii="宋体" w:hAnsi="宋体"/>
          <w:szCs w:val="21"/>
        </w:rPr>
        <w:t>游戏信息管理模块</w:t>
      </w:r>
    </w:p>
    <w:p>
      <w:pPr>
        <w:pStyle w:val="19"/>
        <w:ind w:left="360"/>
        <w:rPr>
          <w:rFonts w:hint="eastAsia" w:ascii="宋体" w:hAnsi="宋体" w:eastAsia="宋体"/>
        </w:rPr>
      </w:pPr>
      <w:r>
        <w:rPr>
          <w:rFonts w:hint="eastAsia" w:ascii="宋体" w:hAnsi="宋体" w:eastAsia="宋体"/>
        </w:rPr>
        <w:t>该模块用于提供游戏信息吸引用户下载，实现游戏的发布、修改、</w:t>
      </w:r>
      <w:ins w:id="740" w:author="快乐的小丸子" w:date="2024-10-24T22:49:00Z">
        <w:r>
          <w:rPr>
            <w:rFonts w:hint="eastAsia" w:ascii="宋体" w:hAnsi="宋体" w:eastAsia="宋体"/>
            <w:lang w:val="en-US" w:eastAsia="zh-CN"/>
          </w:rPr>
          <w:t>删除</w:t>
        </w:r>
      </w:ins>
      <w:r>
        <w:rPr>
          <w:rFonts w:hint="eastAsia" w:ascii="宋体" w:hAnsi="宋体" w:eastAsia="宋体"/>
          <w:lang w:val="en-US" w:eastAsia="zh-CN"/>
        </w:rPr>
        <w:t>、</w:t>
      </w:r>
      <w:commentRangeStart w:id="0"/>
      <w:r>
        <w:rPr>
          <w:rFonts w:hint="eastAsia" w:ascii="宋体" w:hAnsi="宋体" w:eastAsia="宋体"/>
        </w:rPr>
        <w:t>撤回</w:t>
      </w:r>
      <w:commentRangeEnd w:id="0"/>
      <w:r>
        <w:rPr>
          <w:rStyle w:val="17"/>
        </w:rPr>
        <w:commentReference w:id="0"/>
      </w:r>
      <w:r>
        <w:rPr>
          <w:rFonts w:hint="eastAsia" w:ascii="宋体" w:hAnsi="宋体" w:eastAsia="宋体"/>
        </w:rPr>
        <w:t>、查看、审核的操作。</w:t>
      </w:r>
    </w:p>
    <w:p>
      <w:pPr>
        <w:pStyle w:val="19"/>
        <w:ind w:left="360" w:firstLine="0" w:firstLineChars="0"/>
        <w:rPr>
          <w:rFonts w:hint="eastAsia" w:ascii="宋体" w:hAnsi="宋体" w:eastAsia="宋体"/>
          <w:b/>
          <w:bCs/>
        </w:rPr>
      </w:pPr>
      <w:r>
        <w:rPr>
          <w:rFonts w:hint="eastAsia" w:ascii="宋体" w:hAnsi="宋体" w:eastAsia="宋体"/>
          <w:b/>
          <w:bCs/>
        </w:rPr>
        <w:t>①发布游戏信息</w:t>
      </w:r>
    </w:p>
    <w:p>
      <w:pPr>
        <w:pStyle w:val="19"/>
        <w:ind w:left="360" w:firstLine="0" w:firstLineChars="0"/>
        <w:rPr>
          <w:rFonts w:hint="eastAsia" w:ascii="宋体" w:hAnsi="宋体" w:eastAsia="宋体"/>
        </w:rPr>
      </w:pPr>
      <w:r>
        <w:rPr>
          <w:rFonts w:hint="eastAsia" w:ascii="宋体" w:hAnsi="宋体" w:eastAsia="宋体"/>
        </w:rPr>
        <w:t>游戏发布者可以发布游戏信息，该信息包括开发者、类型、简介、版本等，需要按照模板填写信息提交，系统交由管理员审核</w:t>
      </w:r>
    </w:p>
    <w:p>
      <w:pPr>
        <w:pStyle w:val="19"/>
        <w:ind w:left="360" w:firstLine="0" w:firstLineChars="0"/>
        <w:rPr>
          <w:rFonts w:hint="eastAsia" w:ascii="宋体" w:hAnsi="宋体" w:eastAsia="宋体"/>
          <w:b/>
          <w:bCs/>
        </w:rPr>
      </w:pPr>
      <w:r>
        <w:rPr>
          <w:rFonts w:hint="eastAsia" w:ascii="宋体" w:hAnsi="宋体" w:eastAsia="宋体"/>
          <w:b/>
          <w:bCs/>
        </w:rPr>
        <w:t>②修改游戏信息</w:t>
      </w:r>
    </w:p>
    <w:p>
      <w:pPr>
        <w:pStyle w:val="19"/>
        <w:ind w:left="360" w:firstLine="0" w:firstLineChars="0"/>
        <w:rPr>
          <w:ins w:id="741" w:author="快乐的小丸子" w:date="2024-10-24T22:50:00Z"/>
          <w:rFonts w:hint="eastAsia" w:ascii="宋体" w:hAnsi="宋体" w:eastAsia="宋体"/>
        </w:rPr>
      </w:pPr>
      <w:r>
        <w:rPr>
          <w:rFonts w:hint="eastAsia" w:ascii="宋体" w:hAnsi="宋体" w:eastAsia="宋体"/>
        </w:rPr>
        <w:t>已发布游戏信息的游戏发布者可以对游戏信息进行更新修改。在游戏发布者想要结束游戏推荐时，可以申请撤回游戏信息，撤回时需要按模板提交撤回信息，包括撤回原因，提交后需要再次通过管理员审核</w:t>
      </w:r>
    </w:p>
    <w:p>
      <w:pPr>
        <w:pStyle w:val="19"/>
        <w:ind w:left="360" w:firstLine="0" w:firstLineChars="0"/>
        <w:rPr>
          <w:ins w:id="742" w:author="快乐的小丸子" w:date="2024-10-24T22:51:00Z"/>
          <w:rFonts w:hint="eastAsia" w:ascii="宋体" w:hAnsi="宋体" w:eastAsia="宋体"/>
          <w:lang w:val="en-US" w:eastAsia="zh-CN"/>
        </w:rPr>
      </w:pPr>
      <w:ins w:id="743" w:author="快乐的小丸子" w:date="2024-10-24T22:54:00Z">
        <w:r>
          <w:rPr>
            <w:rFonts w:hint="eastAsia" w:ascii="宋体" w:hAnsi="宋体" w:eastAsia="宋体"/>
            <w:lang w:val="en-US" w:eastAsia="zh-CN"/>
          </w:rPr>
          <w:t>③</w:t>
        </w:r>
      </w:ins>
      <w:ins w:id="744" w:author="快乐的小丸子" w:date="2024-10-24T22:50:00Z">
        <w:r>
          <w:rPr>
            <w:rFonts w:hint="eastAsia" w:ascii="宋体" w:hAnsi="宋体" w:eastAsia="宋体"/>
            <w:lang w:val="en-US" w:eastAsia="zh-CN"/>
          </w:rPr>
          <w:t>删除游戏信息</w:t>
        </w:r>
      </w:ins>
    </w:p>
    <w:p>
      <w:pPr>
        <w:pStyle w:val="19"/>
        <w:ind w:left="360" w:firstLine="0" w:firstLineChars="0"/>
        <w:rPr>
          <w:rFonts w:hint="default" w:ascii="宋体" w:hAnsi="宋体" w:eastAsia="宋体"/>
          <w:lang w:val="en-US" w:eastAsia="zh-CN"/>
        </w:rPr>
      </w:pPr>
      <w:ins w:id="745" w:author="快乐的小丸子" w:date="2024-10-24T22:51:00Z">
        <w:r>
          <w:rPr>
            <w:rFonts w:hint="eastAsia" w:ascii="宋体" w:hAnsi="宋体" w:eastAsia="宋体"/>
          </w:rPr>
          <w:t>已发布游戏信息的游戏发布者</w:t>
        </w:r>
      </w:ins>
      <w:ins w:id="746" w:author="快乐的小丸子" w:date="2024-10-24T22:51:00Z">
        <w:r>
          <w:rPr>
            <w:rFonts w:hint="eastAsia" w:ascii="宋体" w:hAnsi="宋体" w:eastAsia="宋体"/>
            <w:lang w:val="en-US" w:eastAsia="zh-CN"/>
          </w:rPr>
          <w:t>和管理员</w:t>
        </w:r>
      </w:ins>
      <w:ins w:id="747" w:author="快乐的小丸子" w:date="2024-10-24T22:51:00Z">
        <w:r>
          <w:rPr>
            <w:rFonts w:hint="eastAsia" w:ascii="宋体" w:hAnsi="宋体" w:eastAsia="宋体"/>
          </w:rPr>
          <w:t>可以对游戏信息进行</w:t>
        </w:r>
      </w:ins>
      <w:ins w:id="748" w:author="快乐的小丸子" w:date="2024-10-24T22:51:00Z">
        <w:r>
          <w:rPr>
            <w:rFonts w:hint="eastAsia" w:ascii="宋体" w:hAnsi="宋体" w:eastAsia="宋体"/>
            <w:lang w:val="en-US" w:eastAsia="zh-CN"/>
          </w:rPr>
          <w:t>删除</w:t>
        </w:r>
      </w:ins>
      <w:ins w:id="749" w:author="快乐的小丸子" w:date="2024-10-24T22:51:00Z">
        <w:r>
          <w:rPr>
            <w:rFonts w:hint="eastAsia" w:ascii="宋体" w:hAnsi="宋体" w:eastAsia="宋体"/>
          </w:rPr>
          <w:t>。在游戏发布者想要结束游戏推荐时，可以申请</w:t>
        </w:r>
      </w:ins>
      <w:ins w:id="750" w:author="快乐的小丸子" w:date="2024-10-24T22:53:00Z">
        <w:r>
          <w:rPr>
            <w:rFonts w:hint="eastAsia" w:ascii="宋体" w:hAnsi="宋体" w:eastAsia="宋体"/>
            <w:lang w:val="en-US" w:eastAsia="zh-CN"/>
          </w:rPr>
          <w:t>删除</w:t>
        </w:r>
      </w:ins>
      <w:ins w:id="751" w:author="快乐的小丸子" w:date="2024-10-24T22:51:00Z">
        <w:r>
          <w:rPr>
            <w:rFonts w:hint="eastAsia" w:ascii="宋体" w:hAnsi="宋体" w:eastAsia="宋体"/>
          </w:rPr>
          <w:t>游戏信息，</w:t>
        </w:r>
      </w:ins>
      <w:ins w:id="752" w:author="快乐的小丸子" w:date="2024-10-24T22:55:00Z">
        <w:r>
          <w:rPr>
            <w:rFonts w:hint="eastAsia" w:ascii="宋体" w:hAnsi="宋体" w:eastAsia="宋体"/>
            <w:lang w:val="en-US" w:eastAsia="zh-CN"/>
          </w:rPr>
          <w:t>删除</w:t>
        </w:r>
      </w:ins>
      <w:ins w:id="753" w:author="快乐的小丸子" w:date="2024-10-24T22:51:00Z">
        <w:r>
          <w:rPr>
            <w:rFonts w:hint="eastAsia" w:ascii="宋体" w:hAnsi="宋体" w:eastAsia="宋体"/>
          </w:rPr>
          <w:t>时需要按模板提交</w:t>
        </w:r>
      </w:ins>
      <w:ins w:id="754" w:author="快乐的小丸子" w:date="2024-10-24T22:55:00Z">
        <w:r>
          <w:rPr>
            <w:rFonts w:hint="eastAsia" w:ascii="宋体" w:hAnsi="宋体" w:eastAsia="宋体"/>
            <w:lang w:val="en-US" w:eastAsia="zh-CN"/>
          </w:rPr>
          <w:t>申请删除</w:t>
        </w:r>
      </w:ins>
      <w:ins w:id="755" w:author="快乐的小丸子" w:date="2024-10-24T22:51:00Z">
        <w:r>
          <w:rPr>
            <w:rFonts w:hint="eastAsia" w:ascii="宋体" w:hAnsi="宋体" w:eastAsia="宋体"/>
          </w:rPr>
          <w:t>信息，包括</w:t>
        </w:r>
      </w:ins>
      <w:ins w:id="756" w:author="快乐的小丸子" w:date="2024-10-24T22:55:00Z">
        <w:r>
          <w:rPr>
            <w:rFonts w:hint="eastAsia" w:ascii="宋体" w:hAnsi="宋体" w:eastAsia="宋体"/>
            <w:lang w:val="en-US" w:eastAsia="zh-CN"/>
          </w:rPr>
          <w:t>删除</w:t>
        </w:r>
      </w:ins>
      <w:ins w:id="757" w:author="快乐的小丸子" w:date="2024-10-24T22:51:00Z">
        <w:r>
          <w:rPr>
            <w:rFonts w:hint="eastAsia" w:ascii="宋体" w:hAnsi="宋体" w:eastAsia="宋体"/>
          </w:rPr>
          <w:t>原因，提交后需要再次通过管理员审核</w:t>
        </w:r>
      </w:ins>
    </w:p>
    <w:p>
      <w:pPr>
        <w:pStyle w:val="19"/>
        <w:ind w:left="360" w:firstLine="0" w:firstLineChars="0"/>
        <w:rPr>
          <w:rFonts w:hint="eastAsia" w:ascii="宋体" w:hAnsi="宋体" w:eastAsia="宋体"/>
          <w:b/>
          <w:bCs/>
        </w:rPr>
      </w:pPr>
      <w:ins w:id="758" w:author="快乐的小丸子" w:date="2024-10-24T22:54:00Z">
        <w:r>
          <w:rPr>
            <w:rFonts w:hint="eastAsia" w:ascii="宋体" w:hAnsi="宋体" w:eastAsia="宋体"/>
            <w:b/>
            <w:bCs/>
            <w:lang w:val="en-US" w:eastAsia="zh-CN"/>
          </w:rPr>
          <w:t>④</w:t>
        </w:r>
      </w:ins>
      <w:del w:id="759" w:author="快乐的小丸子" w:date="2024-10-24T22:54:00Z">
        <w:r>
          <w:rPr>
            <w:rFonts w:hint="eastAsia" w:ascii="宋体" w:hAnsi="宋体" w:eastAsia="宋体"/>
            <w:b/>
            <w:bCs/>
          </w:rPr>
          <w:delText>③</w:delText>
        </w:r>
      </w:del>
      <w:r>
        <w:rPr>
          <w:rFonts w:hint="eastAsia" w:ascii="宋体" w:hAnsi="宋体" w:eastAsia="宋体"/>
          <w:b/>
          <w:bCs/>
        </w:rPr>
        <w:t>查看游戏信息</w:t>
      </w:r>
    </w:p>
    <w:p>
      <w:pPr>
        <w:pStyle w:val="19"/>
        <w:ind w:left="360" w:firstLine="0" w:firstLineChars="0"/>
        <w:rPr>
          <w:rFonts w:hint="eastAsia" w:ascii="宋体" w:hAnsi="宋体" w:eastAsia="宋体"/>
        </w:rPr>
      </w:pPr>
      <w:r>
        <w:rPr>
          <w:rFonts w:hint="eastAsia" w:ascii="宋体" w:hAnsi="宋体" w:eastAsia="宋体"/>
        </w:rPr>
        <w:t>所有用户都可以查看游戏信息，并使用游戏名称进行搜索</w:t>
      </w:r>
    </w:p>
    <w:p>
      <w:pPr>
        <w:pStyle w:val="19"/>
        <w:ind w:left="360" w:firstLine="0" w:firstLineChars="0"/>
        <w:rPr>
          <w:rFonts w:hint="eastAsia" w:ascii="宋体" w:hAnsi="宋体" w:eastAsia="宋体"/>
          <w:b/>
          <w:bCs/>
        </w:rPr>
      </w:pPr>
      <w:ins w:id="760" w:author="快乐的小丸子" w:date="2024-10-24T22:54:00Z">
        <w:r>
          <w:rPr>
            <w:rFonts w:hint="eastAsia" w:ascii="宋体" w:hAnsi="宋体" w:eastAsia="宋体"/>
            <w:b/>
            <w:bCs/>
            <w:lang w:val="en-US" w:eastAsia="zh-CN"/>
          </w:rPr>
          <w:t>⑤</w:t>
        </w:r>
      </w:ins>
      <w:del w:id="761" w:author="快乐的小丸子" w:date="2024-10-24T22:54:00Z">
        <w:r>
          <w:rPr>
            <w:rFonts w:hint="eastAsia" w:ascii="宋体" w:hAnsi="宋体" w:eastAsia="宋体"/>
            <w:b/>
            <w:bCs/>
          </w:rPr>
          <w:delText>④</w:delText>
        </w:r>
      </w:del>
      <w:r>
        <w:rPr>
          <w:rFonts w:hint="eastAsia" w:ascii="宋体" w:hAnsi="宋体" w:eastAsia="宋体"/>
          <w:b/>
          <w:bCs/>
        </w:rPr>
        <w:t>审核游戏信息</w:t>
      </w:r>
    </w:p>
    <w:p>
      <w:pPr>
        <w:pStyle w:val="19"/>
        <w:ind w:left="360" w:firstLine="0" w:firstLineChars="0"/>
        <w:rPr>
          <w:rFonts w:hint="eastAsia" w:ascii="宋体" w:hAnsi="宋体" w:eastAsia="宋体"/>
          <w:lang w:val="en-US" w:eastAsia="zh-CN"/>
        </w:rPr>
      </w:pPr>
      <w:r>
        <w:rPr>
          <w:rFonts w:hint="eastAsia" w:ascii="宋体" w:hAnsi="宋体" w:eastAsia="宋体"/>
        </w:rPr>
        <w:t>管理员需要审核新发布的游戏信息、修改后重新提交的信息和撤回游戏的信息，若管理员未审核，文章会显示在未审核状态，若未通过，系统退回游戏信息并显示操作失败，审核通过后，会根据需求将新提交的信息直接发布在平台或删除游戏及其相关信息。</w:t>
      </w:r>
    </w:p>
    <w:p>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3游戏论坛管理模块</w:t>
      </w:r>
    </w:p>
    <w:p>
      <w:pPr>
        <w:pStyle w:val="19"/>
        <w:ind w:left="360"/>
        <w:rPr>
          <w:rFonts w:hint="eastAsia" w:ascii="宋体" w:hAnsi="宋体" w:eastAsia="宋体"/>
        </w:rPr>
      </w:pPr>
      <w:r>
        <w:rPr>
          <w:rFonts w:hint="eastAsia" w:ascii="宋体" w:hAnsi="宋体" w:eastAsia="宋体"/>
        </w:rPr>
        <w:t>该模块实现用户对论坛内容的操作以及管理员对论坛内容的管理功能</w:t>
      </w:r>
    </w:p>
    <w:p>
      <w:pPr>
        <w:pStyle w:val="19"/>
        <w:ind w:left="360" w:firstLine="0" w:firstLineChars="0"/>
        <w:rPr>
          <w:rFonts w:hint="eastAsia" w:ascii="宋体" w:hAnsi="宋体" w:eastAsia="宋体"/>
        </w:rPr>
      </w:pPr>
      <w:r>
        <w:rPr>
          <w:rFonts w:hint="eastAsia" w:ascii="宋体" w:hAnsi="宋体" w:eastAsia="宋体"/>
        </w:rPr>
        <w:t>论坛内容：游戏推荐系统的论坛内容是提供给下载过当前游戏的用户分享体验的方式，因此在某一游戏下发布论坛内容需要满足下载过当前游戏这个条件</w:t>
      </w:r>
    </w:p>
    <w:p>
      <w:pPr>
        <w:pStyle w:val="19"/>
        <w:ind w:left="360" w:firstLine="0" w:firstLineChars="0"/>
        <w:rPr>
          <w:rFonts w:hint="eastAsia" w:ascii="宋体" w:hAnsi="宋体" w:eastAsia="宋体"/>
          <w:b/>
          <w:bCs/>
        </w:rPr>
      </w:pPr>
      <w:r>
        <w:rPr>
          <w:rFonts w:hint="eastAsia" w:ascii="宋体" w:hAnsi="宋体" w:eastAsia="宋体"/>
          <w:b/>
          <w:bCs/>
        </w:rPr>
        <w:t>①发布论坛内容</w:t>
      </w:r>
    </w:p>
    <w:p>
      <w:pPr>
        <w:pStyle w:val="19"/>
        <w:ind w:left="360" w:firstLine="0" w:firstLineChars="0"/>
        <w:rPr>
          <w:rFonts w:hint="eastAsia" w:ascii="宋体" w:hAnsi="宋体" w:eastAsia="宋体"/>
        </w:rPr>
      </w:pPr>
      <w:r>
        <w:rPr>
          <w:rFonts w:hint="eastAsia" w:ascii="宋体" w:hAnsi="宋体" w:eastAsia="宋体"/>
        </w:rPr>
        <w:t>用户可以根据需要，在相应游戏信息下讨论区内发布相关论坛内容，论坛内容包括游戏名称、标题、内容、图片四个部分，用户需按格式填写并提交，随后按时间顺序将论坛内容发布到系统。若论坛内容通过管理员审核，则发布成功，否则发布失败。</w:t>
      </w:r>
    </w:p>
    <w:p>
      <w:pPr>
        <w:pStyle w:val="19"/>
        <w:ind w:left="360" w:firstLine="0" w:firstLineChars="0"/>
        <w:rPr>
          <w:rFonts w:hint="eastAsia" w:ascii="宋体" w:hAnsi="宋体" w:eastAsia="宋体"/>
          <w:b/>
          <w:bCs/>
        </w:rPr>
      </w:pPr>
      <w:r>
        <w:rPr>
          <w:rFonts w:hint="eastAsia" w:ascii="宋体" w:hAnsi="宋体" w:eastAsia="宋体"/>
          <w:b/>
          <w:bCs/>
        </w:rPr>
        <w:t>②审核论坛内容</w:t>
      </w:r>
    </w:p>
    <w:p>
      <w:pPr>
        <w:pStyle w:val="19"/>
        <w:ind w:left="360" w:firstLine="0" w:firstLineChars="0"/>
        <w:rPr>
          <w:rFonts w:hint="eastAsia" w:ascii="宋体" w:hAnsi="宋体" w:eastAsia="宋体"/>
        </w:rPr>
      </w:pPr>
      <w:r>
        <w:rPr>
          <w:rFonts w:hint="eastAsia" w:ascii="宋体" w:hAnsi="宋体" w:eastAsia="宋体"/>
        </w:rPr>
        <w:t>管理员需要对非管理员用户发布的论坛内容进行审核，若审核未通过，则用户发布论坛内容失败，论坛内容会被退回；若审核通过，则论坛内容发布成功。</w:t>
      </w:r>
    </w:p>
    <w:p>
      <w:pPr>
        <w:pStyle w:val="19"/>
        <w:ind w:left="360" w:firstLine="0" w:firstLineChars="0"/>
        <w:rPr>
          <w:rFonts w:hint="eastAsia" w:ascii="宋体" w:hAnsi="宋体" w:eastAsia="宋体"/>
          <w:b/>
          <w:bCs/>
        </w:rPr>
      </w:pPr>
      <w:r>
        <w:rPr>
          <w:rFonts w:hint="eastAsia" w:ascii="宋体" w:hAnsi="宋体" w:eastAsia="宋体"/>
          <w:b/>
          <w:bCs/>
        </w:rPr>
        <w:t>③删除论坛内容</w:t>
      </w:r>
    </w:p>
    <w:p>
      <w:pPr>
        <w:pStyle w:val="19"/>
        <w:ind w:left="360" w:firstLine="0" w:firstLineChars="0"/>
        <w:rPr>
          <w:rFonts w:hint="eastAsia" w:ascii="宋体" w:hAnsi="宋体" w:eastAsia="宋体"/>
        </w:rPr>
      </w:pPr>
      <w:r>
        <w:rPr>
          <w:rFonts w:hint="eastAsia" w:ascii="宋体" w:hAnsi="宋体" w:eastAsia="宋体"/>
        </w:rPr>
        <w:t>用户可以删除自己曾发布的论坛内容，管理员可以删除任意用户的论坛内容</w:t>
      </w:r>
    </w:p>
    <w:p>
      <w:pPr>
        <w:pStyle w:val="19"/>
        <w:ind w:left="360" w:firstLine="0" w:firstLineChars="0"/>
        <w:rPr>
          <w:rFonts w:hint="eastAsia" w:ascii="宋体" w:hAnsi="宋体" w:eastAsia="宋体"/>
          <w:b/>
          <w:bCs/>
        </w:rPr>
      </w:pPr>
      <w:r>
        <w:rPr>
          <w:rFonts w:hint="eastAsia" w:ascii="宋体" w:hAnsi="宋体" w:eastAsia="宋体"/>
          <w:b/>
          <w:bCs/>
        </w:rPr>
        <w:t>④查看论坛内容</w:t>
      </w:r>
    </w:p>
    <w:p>
      <w:pPr>
        <w:pStyle w:val="19"/>
        <w:ind w:left="360" w:firstLine="0" w:firstLineChars="0"/>
        <w:rPr>
          <w:rFonts w:hint="eastAsia" w:ascii="宋体" w:hAnsi="宋体" w:eastAsia="宋体"/>
        </w:rPr>
      </w:pPr>
      <w:r>
        <w:rPr>
          <w:rFonts w:hint="eastAsia" w:ascii="宋体" w:hAnsi="宋体" w:eastAsia="宋体"/>
        </w:rPr>
        <w:t>用户和管理员可以查看所有论坛内容</w:t>
      </w:r>
    </w:p>
    <w:p>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4评论管理模块</w:t>
      </w:r>
    </w:p>
    <w:p>
      <w:pPr>
        <w:pStyle w:val="19"/>
        <w:ind w:left="360"/>
        <w:rPr>
          <w:rFonts w:hint="eastAsia" w:ascii="宋体" w:hAnsi="宋体" w:eastAsia="宋体"/>
        </w:rPr>
      </w:pPr>
      <w:r>
        <w:rPr>
          <w:rFonts w:hint="eastAsia" w:ascii="宋体" w:hAnsi="宋体" w:eastAsia="宋体"/>
        </w:rPr>
        <w:t>该模块实现对评论信息的发布、删除、查看操作，评论是针对论坛内容进行的</w:t>
      </w:r>
      <w:r>
        <w:rPr>
          <w:rFonts w:ascii="宋体" w:hAnsi="宋体" w:eastAsia="宋体"/>
        </w:rPr>
        <w:tab/>
      </w:r>
    </w:p>
    <w:p>
      <w:pPr>
        <w:pStyle w:val="19"/>
        <w:ind w:left="360" w:firstLine="0" w:firstLineChars="0"/>
        <w:rPr>
          <w:rFonts w:hint="eastAsia" w:ascii="宋体" w:hAnsi="宋体" w:eastAsia="宋体"/>
          <w:b/>
          <w:bCs/>
        </w:rPr>
      </w:pPr>
      <w:r>
        <w:rPr>
          <w:rFonts w:hint="eastAsia" w:ascii="宋体" w:hAnsi="宋体" w:eastAsia="宋体"/>
          <w:b/>
          <w:bCs/>
        </w:rPr>
        <w:t>①发表评论</w:t>
      </w:r>
    </w:p>
    <w:p>
      <w:pPr>
        <w:pStyle w:val="19"/>
        <w:ind w:left="360" w:firstLine="0" w:firstLineChars="0"/>
        <w:rPr>
          <w:rFonts w:hint="eastAsia" w:ascii="宋体" w:hAnsi="宋体" w:eastAsia="宋体"/>
        </w:rPr>
      </w:pPr>
      <w:r>
        <w:rPr>
          <w:rFonts w:hint="eastAsia" w:ascii="宋体" w:hAnsi="宋体" w:eastAsia="宋体"/>
        </w:rPr>
        <w:t>用户可以对发布的论坛内容进行评论</w:t>
      </w:r>
    </w:p>
    <w:p>
      <w:pPr>
        <w:pStyle w:val="19"/>
        <w:ind w:left="360" w:firstLine="0" w:firstLineChars="0"/>
        <w:rPr>
          <w:rFonts w:hint="eastAsia" w:ascii="宋体" w:hAnsi="宋体" w:eastAsia="宋体"/>
          <w:b/>
          <w:bCs/>
        </w:rPr>
      </w:pPr>
      <w:r>
        <w:rPr>
          <w:rFonts w:hint="eastAsia" w:ascii="宋体" w:hAnsi="宋体" w:eastAsia="宋体"/>
          <w:b/>
          <w:bCs/>
        </w:rPr>
        <w:t>②删除评论</w:t>
      </w:r>
    </w:p>
    <w:p>
      <w:pPr>
        <w:pStyle w:val="19"/>
        <w:ind w:left="360" w:firstLine="0" w:firstLineChars="0"/>
        <w:rPr>
          <w:rFonts w:hint="eastAsia" w:ascii="宋体" w:hAnsi="宋体" w:eastAsia="宋体"/>
        </w:rPr>
      </w:pPr>
      <w:r>
        <w:rPr>
          <w:rFonts w:hint="eastAsia" w:ascii="宋体" w:hAnsi="宋体" w:eastAsia="宋体"/>
        </w:rPr>
        <w:t>普通用户可以删除自己发布过的评论，管理员可以删除任意用户的任何评论，注意：论坛内容删除后，其评论将全部自动删除</w:t>
      </w:r>
    </w:p>
    <w:p>
      <w:pPr>
        <w:pStyle w:val="19"/>
        <w:ind w:left="360" w:firstLine="0" w:firstLineChars="0"/>
        <w:rPr>
          <w:rFonts w:hint="eastAsia" w:ascii="宋体" w:hAnsi="宋体" w:eastAsia="宋体"/>
          <w:b/>
          <w:bCs/>
        </w:rPr>
      </w:pPr>
      <w:r>
        <w:rPr>
          <w:rFonts w:hint="eastAsia" w:ascii="宋体" w:hAnsi="宋体" w:eastAsia="宋体"/>
          <w:b/>
          <w:bCs/>
        </w:rPr>
        <w:t>③查看评论</w:t>
      </w:r>
    </w:p>
    <w:p>
      <w:pPr>
        <w:pStyle w:val="19"/>
        <w:ind w:left="360" w:firstLine="0" w:firstLineChars="0"/>
        <w:rPr>
          <w:rFonts w:hint="eastAsia" w:ascii="宋体" w:hAnsi="宋体" w:eastAsia="宋体"/>
        </w:rPr>
      </w:pPr>
      <w:r>
        <w:rPr>
          <w:rFonts w:hint="eastAsia" w:ascii="宋体" w:hAnsi="宋体" w:eastAsia="宋体"/>
        </w:rPr>
        <w:t>用户和管理员可以查看所有评论</w:t>
      </w:r>
    </w:p>
    <w:p>
      <w:pPr>
        <w:pStyle w:val="19"/>
        <w:ind w:left="360" w:firstLine="0" w:firstLineChars="0"/>
        <w:rPr>
          <w:rFonts w:hint="eastAsia" w:ascii="宋体" w:hAnsi="宋体" w:eastAsia="宋体"/>
          <w:b/>
          <w:bCs/>
        </w:rPr>
      </w:pPr>
      <w:r>
        <w:rPr>
          <w:rFonts w:hint="eastAsia" w:ascii="宋体" w:hAnsi="宋体" w:eastAsia="宋体"/>
          <w:b/>
          <w:bCs/>
        </w:rPr>
        <w:t>④审核评论</w:t>
      </w:r>
    </w:p>
    <w:p>
      <w:pPr>
        <w:pStyle w:val="19"/>
        <w:ind w:left="360" w:firstLine="0" w:firstLineChars="0"/>
        <w:rPr>
          <w:rFonts w:hint="eastAsia" w:ascii="宋体" w:hAnsi="宋体" w:eastAsia="宋体"/>
        </w:rPr>
      </w:pPr>
      <w:r>
        <w:rPr>
          <w:rFonts w:hint="eastAsia" w:ascii="宋体" w:hAnsi="宋体" w:eastAsia="宋体"/>
        </w:rPr>
        <w:t>管理员需要对用户发表的评论进行审核，可以通过或退回</w:t>
      </w:r>
    </w:p>
    <w:p>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.5收藏管理模块</w:t>
      </w:r>
    </w:p>
    <w:p>
      <w:pPr>
        <w:pStyle w:val="19"/>
        <w:ind w:left="360"/>
        <w:rPr>
          <w:rFonts w:hint="eastAsia" w:ascii="宋体" w:hAnsi="宋体" w:eastAsia="宋体"/>
        </w:rPr>
      </w:pPr>
      <w:r>
        <w:rPr>
          <w:rFonts w:hint="eastAsia" w:ascii="宋体" w:hAnsi="宋体" w:eastAsia="宋体"/>
        </w:rPr>
        <w:t>该模块实现对游戏</w:t>
      </w:r>
      <w:del w:id="762" w:author="快乐的小丸子" w:date="2024-10-24T23:10:00Z">
        <w:r>
          <w:rPr>
            <w:rFonts w:hint="eastAsia" w:ascii="宋体" w:hAnsi="宋体" w:eastAsia="宋体"/>
          </w:rPr>
          <w:delText>活动信息</w:delText>
        </w:r>
      </w:del>
      <w:r>
        <w:rPr>
          <w:rFonts w:hint="eastAsia" w:ascii="宋体" w:hAnsi="宋体" w:eastAsia="宋体"/>
        </w:rPr>
        <w:t>的收藏和取消收藏的操作</w:t>
      </w:r>
    </w:p>
    <w:p>
      <w:pPr>
        <w:pStyle w:val="19"/>
        <w:ind w:left="360" w:firstLine="0" w:firstLineChars="0"/>
        <w:rPr>
          <w:rFonts w:hint="default" w:ascii="宋体" w:hAnsi="宋体" w:eastAsia="宋体"/>
          <w:b/>
          <w:bCs/>
          <w:lang w:val="en-US"/>
        </w:rPr>
      </w:pPr>
      <w:r>
        <w:rPr>
          <w:rFonts w:hint="eastAsia" w:ascii="宋体" w:hAnsi="宋体" w:eastAsia="宋体"/>
          <w:b/>
          <w:bCs/>
        </w:rPr>
        <w:t>①收藏游戏</w:t>
      </w:r>
    </w:p>
    <w:p>
      <w:pPr>
        <w:pStyle w:val="19"/>
        <w:ind w:left="360" w:firstLine="0" w:firstLineChars="0"/>
        <w:rPr>
          <w:rFonts w:hint="eastAsia" w:ascii="宋体" w:hAnsi="宋体" w:eastAsia="宋体"/>
        </w:rPr>
      </w:pPr>
      <w:r>
        <w:rPr>
          <w:rFonts w:hint="eastAsia" w:ascii="宋体" w:hAnsi="宋体" w:eastAsia="宋体"/>
        </w:rPr>
        <w:t>用户可以收藏感兴趣的游戏</w:t>
      </w:r>
    </w:p>
    <w:p>
      <w:pPr>
        <w:pStyle w:val="19"/>
        <w:ind w:left="360" w:firstLine="0" w:firstLineChars="0"/>
        <w:rPr>
          <w:rFonts w:hint="eastAsia" w:ascii="宋体" w:hAnsi="宋体" w:eastAsia="宋体"/>
          <w:b/>
          <w:bCs/>
        </w:rPr>
      </w:pPr>
      <w:r>
        <w:rPr>
          <w:rFonts w:hint="eastAsia" w:ascii="宋体" w:hAnsi="宋体" w:eastAsia="宋体"/>
          <w:b/>
          <w:bCs/>
        </w:rPr>
        <w:t>②取消收藏</w:t>
      </w:r>
      <w:r>
        <w:rPr>
          <w:rFonts w:hint="eastAsia" w:ascii="宋体" w:hAnsi="宋体" w:eastAsia="宋体"/>
          <w:b/>
          <w:bCs/>
          <w:lang w:val="en-US" w:eastAsia="zh-CN"/>
        </w:rPr>
        <w:t>的</w:t>
      </w:r>
      <w:r>
        <w:rPr>
          <w:rFonts w:hint="eastAsia" w:ascii="宋体" w:hAnsi="宋体" w:eastAsia="宋体"/>
          <w:b/>
          <w:bCs/>
        </w:rPr>
        <w:t>游戏</w:t>
      </w:r>
    </w:p>
    <w:p>
      <w:pPr>
        <w:pStyle w:val="19"/>
        <w:ind w:left="360" w:firstLine="0" w:firstLineChars="0"/>
        <w:rPr>
          <w:rFonts w:hint="eastAsia" w:ascii="宋体" w:hAnsi="宋体" w:eastAsia="宋体"/>
        </w:rPr>
      </w:pPr>
      <w:r>
        <w:rPr>
          <w:rFonts w:hint="eastAsia" w:ascii="宋体" w:hAnsi="宋体" w:eastAsia="宋体"/>
        </w:rPr>
        <w:t>用户可以取消已收藏游戏，注意：游戏</w:t>
      </w:r>
      <w:r>
        <w:rPr>
          <w:rFonts w:hint="eastAsia" w:ascii="宋体" w:hAnsi="宋体" w:eastAsia="宋体"/>
          <w:lang w:val="en-US" w:eastAsia="zh-CN"/>
        </w:rPr>
        <w:t>信息</w:t>
      </w:r>
      <w:r>
        <w:rPr>
          <w:rFonts w:hint="eastAsia" w:ascii="宋体" w:hAnsi="宋体" w:eastAsia="宋体"/>
        </w:rPr>
        <w:t>删除后，收藏的游戏</w:t>
      </w:r>
      <w:r>
        <w:rPr>
          <w:rFonts w:hint="eastAsia" w:ascii="宋体" w:hAnsi="宋体" w:eastAsia="宋体"/>
          <w:lang w:val="en-US" w:eastAsia="zh-CN"/>
        </w:rPr>
        <w:t>自</w:t>
      </w:r>
      <w:r>
        <w:rPr>
          <w:rFonts w:hint="eastAsia" w:ascii="宋体" w:hAnsi="宋体" w:eastAsia="宋体"/>
        </w:rPr>
        <w:t>动取消</w:t>
      </w:r>
    </w:p>
    <w:p>
      <w:pPr>
        <w:pStyle w:val="19"/>
        <w:ind w:left="360" w:firstLine="0" w:firstLineChars="0"/>
        <w:rPr>
          <w:rFonts w:hint="eastAsia" w:ascii="宋体" w:hAnsi="宋体" w:eastAsia="宋体"/>
          <w:b/>
          <w:bCs/>
        </w:rPr>
      </w:pPr>
      <w:r>
        <w:rPr>
          <w:rFonts w:hint="eastAsia" w:ascii="宋体" w:hAnsi="宋体" w:eastAsia="宋体"/>
          <w:b/>
          <w:bCs/>
        </w:rPr>
        <w:t>③查看收藏</w:t>
      </w:r>
      <w:r>
        <w:rPr>
          <w:rFonts w:hint="eastAsia" w:ascii="宋体" w:hAnsi="宋体" w:eastAsia="宋体"/>
          <w:b/>
          <w:bCs/>
          <w:lang w:val="en-US" w:eastAsia="zh-CN"/>
        </w:rPr>
        <w:t>的</w:t>
      </w:r>
      <w:r>
        <w:rPr>
          <w:rFonts w:hint="eastAsia" w:ascii="宋体" w:hAnsi="宋体" w:eastAsia="宋体"/>
          <w:b/>
          <w:bCs/>
        </w:rPr>
        <w:t>游戏</w:t>
      </w:r>
    </w:p>
    <w:p>
      <w:pPr>
        <w:pStyle w:val="19"/>
        <w:ind w:left="360" w:firstLine="0" w:firstLineChars="0"/>
        <w:rPr>
          <w:rStyle w:val="17"/>
        </w:rPr>
      </w:pPr>
      <w:r>
        <w:rPr>
          <w:rFonts w:hint="eastAsia" w:ascii="宋体" w:hAnsi="宋体" w:eastAsia="宋体"/>
        </w:rPr>
        <w:t>用户和管理员可以查看所有已收藏的游戏</w:t>
      </w:r>
    </w:p>
    <w:p>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w:t>
      </w:r>
      <w:r>
        <w:rPr>
          <w:rFonts w:hint="eastAsia" w:ascii="宋体" w:hAnsi="宋体"/>
          <w:szCs w:val="21"/>
          <w:lang w:val="en-US" w:eastAsia="zh-CN"/>
        </w:rPr>
        <w:t>6</w:t>
      </w:r>
      <w:r>
        <w:rPr>
          <w:rFonts w:hint="eastAsia" w:ascii="宋体" w:hAnsi="宋体"/>
          <w:color w:val="000000"/>
          <w:szCs w:val="21"/>
        </w:rPr>
        <w:t>点赞</w:t>
      </w:r>
      <w:r>
        <w:rPr>
          <w:rFonts w:hint="eastAsia" w:ascii="宋体" w:hAnsi="宋体"/>
          <w:szCs w:val="21"/>
        </w:rPr>
        <w:t>管理模块</w:t>
      </w:r>
    </w:p>
    <w:p>
      <w:pPr>
        <w:pStyle w:val="19"/>
        <w:ind w:left="360"/>
        <w:rPr>
          <w:rFonts w:hint="eastAsia" w:ascii="宋体" w:hAnsi="宋体" w:eastAsia="宋体"/>
        </w:rPr>
      </w:pPr>
      <w:r>
        <w:rPr>
          <w:rFonts w:hint="eastAsia" w:ascii="宋体" w:hAnsi="宋体" w:eastAsia="宋体"/>
        </w:rPr>
        <w:t>该模块实现对</w:t>
      </w:r>
      <w:ins w:id="763" w:author="快乐的小丸子" w:date="2024-10-24T23:09:00Z">
        <w:r>
          <w:rPr>
            <w:rFonts w:hint="eastAsia" w:ascii="宋体" w:hAnsi="宋体" w:eastAsia="宋体"/>
            <w:lang w:val="en-US" w:eastAsia="zh-CN"/>
          </w:rPr>
          <w:t>论坛内容和评论</w:t>
        </w:r>
      </w:ins>
      <w:del w:id="764" w:author="快乐的小丸子" w:date="2024-10-24T23:09:00Z">
        <w:r>
          <w:rPr>
            <w:rFonts w:hint="eastAsia" w:ascii="宋体" w:hAnsi="宋体" w:eastAsia="宋体"/>
          </w:rPr>
          <w:delText>游戏信息</w:delText>
        </w:r>
      </w:del>
      <w:r>
        <w:rPr>
          <w:rFonts w:hint="eastAsia" w:ascii="宋体" w:hAnsi="宋体" w:eastAsia="宋体"/>
        </w:rPr>
        <w:t>的</w:t>
      </w:r>
      <w:r>
        <w:rPr>
          <w:rFonts w:hint="eastAsia" w:ascii="宋体" w:hAnsi="宋体" w:eastAsia="宋体"/>
          <w:lang w:val="en-US" w:eastAsia="zh-CN"/>
        </w:rPr>
        <w:t>点赞</w:t>
      </w:r>
      <w:r>
        <w:rPr>
          <w:rFonts w:hint="eastAsia" w:ascii="宋体" w:hAnsi="宋体" w:eastAsia="宋体"/>
        </w:rPr>
        <w:t>操作</w:t>
      </w:r>
    </w:p>
    <w:p>
      <w:pPr>
        <w:pStyle w:val="19"/>
        <w:ind w:left="360" w:firstLine="0" w:firstLineChars="0"/>
        <w:rPr>
          <w:rFonts w:hint="eastAsia" w:ascii="宋体" w:hAnsi="宋体" w:eastAsia="宋体"/>
          <w:b/>
          <w:bCs/>
        </w:rPr>
      </w:pPr>
      <w:r>
        <w:rPr>
          <w:rFonts w:hint="eastAsia" w:ascii="宋体" w:hAnsi="宋体" w:eastAsia="宋体"/>
          <w:b/>
          <w:bCs/>
        </w:rPr>
        <w:t>①</w:t>
      </w:r>
      <w:r>
        <w:rPr>
          <w:rFonts w:hint="eastAsia" w:ascii="宋体" w:hAnsi="宋体" w:eastAsia="宋体"/>
          <w:b/>
          <w:bCs/>
          <w:lang w:val="en-US" w:eastAsia="zh-CN"/>
        </w:rPr>
        <w:t>点赞论坛内容</w:t>
      </w:r>
      <w:r>
        <w:rPr>
          <w:rFonts w:hint="eastAsia" w:ascii="宋体" w:hAnsi="宋体" w:eastAsia="宋体"/>
          <w:b/>
          <w:bCs/>
        </w:rPr>
        <w:t>和评论</w:t>
      </w:r>
    </w:p>
    <w:p>
      <w:pPr>
        <w:pStyle w:val="19"/>
        <w:ind w:left="360" w:firstLine="0" w:firstLineChars="0"/>
        <w:rPr>
          <w:rFonts w:hint="eastAsia" w:ascii="宋体" w:hAnsi="宋体" w:eastAsia="宋体"/>
        </w:rPr>
      </w:pPr>
      <w:r>
        <w:rPr>
          <w:rFonts w:hint="eastAsia" w:ascii="宋体" w:hAnsi="宋体" w:eastAsia="宋体"/>
        </w:rPr>
        <w:t>用户可以点赞</w:t>
      </w:r>
      <w:ins w:id="765" w:author="快乐的小丸子" w:date="2024-10-24T22:48:00Z">
        <w:r>
          <w:rPr>
            <w:rFonts w:hint="eastAsia" w:ascii="宋体" w:hAnsi="宋体" w:eastAsia="宋体"/>
            <w:lang w:val="en-US" w:eastAsia="zh-CN"/>
          </w:rPr>
          <w:t>认同</w:t>
        </w:r>
      </w:ins>
      <w:del w:id="766" w:author="快乐的小丸子" w:date="2024-10-24T22:47:00Z">
        <w:r>
          <w:rPr>
            <w:rFonts w:hint="eastAsia" w:ascii="宋体" w:hAnsi="宋体" w:eastAsia="宋体"/>
          </w:rPr>
          <w:delText>感兴趣</w:delText>
        </w:r>
      </w:del>
      <w:r>
        <w:rPr>
          <w:rFonts w:hint="eastAsia" w:ascii="宋体" w:hAnsi="宋体" w:eastAsia="宋体"/>
        </w:rPr>
        <w:t>的</w:t>
      </w:r>
      <w:r>
        <w:rPr>
          <w:rFonts w:hint="eastAsia" w:ascii="宋体" w:hAnsi="宋体" w:eastAsia="宋体"/>
          <w:lang w:val="en-US" w:eastAsia="zh-CN"/>
        </w:rPr>
        <w:t>论坛信息和</w:t>
      </w:r>
      <w:r>
        <w:rPr>
          <w:rFonts w:hint="eastAsia" w:ascii="宋体" w:hAnsi="宋体" w:eastAsia="宋体"/>
        </w:rPr>
        <w:t>评论</w:t>
      </w:r>
    </w:p>
    <w:p>
      <w:pPr>
        <w:pStyle w:val="19"/>
        <w:ind w:left="360" w:firstLine="0" w:firstLineChars="0"/>
        <w:rPr>
          <w:rFonts w:hint="eastAsia" w:ascii="宋体" w:hAnsi="宋体" w:eastAsia="宋体"/>
          <w:b/>
          <w:bCs/>
        </w:rPr>
      </w:pPr>
      <w:r>
        <w:rPr>
          <w:rFonts w:hint="eastAsia" w:ascii="宋体" w:hAnsi="宋体" w:eastAsia="宋体"/>
          <w:b/>
          <w:bCs/>
        </w:rPr>
        <w:t>②取消</w:t>
      </w:r>
      <w:r>
        <w:rPr>
          <w:rFonts w:hint="eastAsia" w:ascii="宋体" w:hAnsi="宋体" w:eastAsia="宋体"/>
          <w:b/>
          <w:bCs/>
          <w:lang w:val="en-US" w:eastAsia="zh-CN"/>
        </w:rPr>
        <w:t>点</w:t>
      </w:r>
      <w:r>
        <w:rPr>
          <w:rFonts w:hint="eastAsia" w:ascii="宋体" w:hAnsi="宋体" w:eastAsia="宋体"/>
          <w:b/>
          <w:bCs/>
        </w:rPr>
        <w:t>赞</w:t>
      </w:r>
      <w:r>
        <w:rPr>
          <w:rFonts w:hint="eastAsia" w:ascii="宋体" w:hAnsi="宋体" w:eastAsia="宋体"/>
          <w:b/>
          <w:bCs/>
          <w:lang w:val="en-US" w:eastAsia="zh-CN"/>
        </w:rPr>
        <w:t>论坛内容</w:t>
      </w:r>
      <w:r>
        <w:rPr>
          <w:rFonts w:hint="eastAsia" w:ascii="宋体" w:hAnsi="宋体" w:eastAsia="宋体"/>
          <w:b/>
          <w:bCs/>
        </w:rPr>
        <w:t>和评论</w:t>
      </w:r>
    </w:p>
    <w:p>
      <w:pPr>
        <w:pStyle w:val="19"/>
        <w:ind w:left="360" w:firstLine="0" w:firstLineChars="0"/>
        <w:rPr>
          <w:rFonts w:hint="eastAsia" w:ascii="宋体" w:hAnsi="宋体" w:eastAsia="宋体"/>
        </w:rPr>
      </w:pPr>
      <w:r>
        <w:rPr>
          <w:rFonts w:hint="eastAsia" w:ascii="宋体" w:hAnsi="宋体" w:eastAsia="宋体"/>
        </w:rPr>
        <w:t>用户可以取消已点赞的</w:t>
      </w:r>
      <w:r>
        <w:rPr>
          <w:rFonts w:hint="eastAsia" w:ascii="宋体" w:hAnsi="宋体" w:eastAsia="宋体"/>
          <w:lang w:val="en-US" w:eastAsia="zh-CN"/>
        </w:rPr>
        <w:t>论坛信息</w:t>
      </w:r>
      <w:r>
        <w:rPr>
          <w:rFonts w:hint="eastAsia" w:ascii="宋体" w:hAnsi="宋体" w:eastAsia="宋体"/>
        </w:rPr>
        <w:t>和评论，注意：游戏</w:t>
      </w:r>
      <w:r>
        <w:rPr>
          <w:rFonts w:hint="eastAsia" w:ascii="宋体" w:hAnsi="宋体" w:eastAsia="宋体"/>
          <w:lang w:val="en-US" w:eastAsia="zh-CN"/>
        </w:rPr>
        <w:t>或者论坛内容或者</w:t>
      </w:r>
      <w:r>
        <w:rPr>
          <w:rFonts w:hint="eastAsia" w:ascii="宋体" w:hAnsi="宋体" w:eastAsia="宋体"/>
        </w:rPr>
        <w:t>评论删除后，</w:t>
      </w:r>
      <w:r>
        <w:rPr>
          <w:rFonts w:hint="eastAsia" w:ascii="宋体" w:hAnsi="宋体" w:eastAsia="宋体"/>
          <w:lang w:val="en-US" w:eastAsia="zh-CN"/>
        </w:rPr>
        <w:t>点赞</w:t>
      </w:r>
      <w:r>
        <w:rPr>
          <w:rFonts w:hint="eastAsia" w:ascii="宋体" w:hAnsi="宋体" w:eastAsia="宋体"/>
        </w:rPr>
        <w:t>的游戏</w:t>
      </w:r>
      <w:r>
        <w:rPr>
          <w:rFonts w:hint="eastAsia" w:ascii="宋体" w:hAnsi="宋体" w:eastAsia="宋体"/>
          <w:lang w:val="en-US" w:eastAsia="zh-CN"/>
        </w:rPr>
        <w:t>相关论坛内容</w:t>
      </w:r>
      <w:r>
        <w:rPr>
          <w:rFonts w:hint="eastAsia" w:ascii="宋体" w:hAnsi="宋体" w:eastAsia="宋体"/>
        </w:rPr>
        <w:t>和评论自动取消</w:t>
      </w:r>
    </w:p>
    <w:p>
      <w:pPr>
        <w:pStyle w:val="19"/>
        <w:ind w:left="360" w:firstLine="0" w:firstLineChars="0"/>
        <w:rPr>
          <w:rFonts w:hint="eastAsia" w:ascii="宋体" w:hAnsi="宋体" w:eastAsia="宋体"/>
          <w:b/>
          <w:bCs/>
        </w:rPr>
      </w:pPr>
      <w:r>
        <w:rPr>
          <w:rFonts w:hint="eastAsia" w:ascii="宋体" w:hAnsi="宋体" w:eastAsia="宋体"/>
          <w:b/>
          <w:bCs/>
        </w:rPr>
        <w:t>③查看</w:t>
      </w:r>
      <w:del w:id="767" w:author="快乐的小丸子" w:date="2024-10-24T23:12:00Z">
        <w:r>
          <w:rPr>
            <w:rFonts w:hint="eastAsia" w:ascii="宋体" w:hAnsi="宋体" w:eastAsia="宋体"/>
            <w:b/>
            <w:bCs/>
          </w:rPr>
          <w:delText>收藏及</w:delText>
        </w:r>
      </w:del>
      <w:r>
        <w:rPr>
          <w:rFonts w:hint="eastAsia" w:ascii="宋体" w:hAnsi="宋体" w:eastAsia="宋体"/>
          <w:b/>
          <w:bCs/>
        </w:rPr>
        <w:t>点赞的</w:t>
      </w:r>
      <w:ins w:id="768" w:author="快乐的小丸子" w:date="2024-10-24T23:12:00Z">
        <w:r>
          <w:rPr>
            <w:rFonts w:hint="eastAsia" w:ascii="宋体" w:hAnsi="宋体" w:eastAsia="宋体"/>
            <w:b/>
            <w:bCs/>
            <w:lang w:val="en-US" w:eastAsia="zh-CN"/>
          </w:rPr>
          <w:t>论坛内容</w:t>
        </w:r>
      </w:ins>
      <w:del w:id="769" w:author="快乐的小丸子" w:date="2024-10-24T23:12:00Z">
        <w:r>
          <w:rPr>
            <w:rFonts w:hint="eastAsia" w:ascii="宋体" w:hAnsi="宋体" w:eastAsia="宋体"/>
            <w:b/>
            <w:bCs/>
          </w:rPr>
          <w:delText>游戏</w:delText>
        </w:r>
      </w:del>
      <w:r>
        <w:rPr>
          <w:rFonts w:hint="eastAsia" w:ascii="宋体" w:hAnsi="宋体" w:eastAsia="宋体"/>
          <w:b/>
          <w:bCs/>
        </w:rPr>
        <w:t>和评论</w:t>
      </w:r>
    </w:p>
    <w:p>
      <w:pPr>
        <w:pStyle w:val="19"/>
        <w:ind w:left="360" w:firstLine="0" w:firstLineChars="0"/>
        <w:rPr>
          <w:rFonts w:hint="eastAsia" w:ascii="宋体" w:hAnsi="宋体" w:eastAsia="宋体"/>
        </w:rPr>
      </w:pPr>
      <w:r>
        <w:rPr>
          <w:rFonts w:hint="eastAsia" w:ascii="宋体" w:hAnsi="宋体" w:eastAsia="宋体"/>
        </w:rPr>
        <w:t>用户和管理员可以查看所有已</w:t>
      </w:r>
      <w:r>
        <w:rPr>
          <w:rFonts w:hint="eastAsia" w:ascii="宋体" w:hAnsi="宋体" w:eastAsia="宋体"/>
          <w:lang w:val="en-US" w:eastAsia="zh-CN"/>
        </w:rPr>
        <w:t>点赞的论坛内容和</w:t>
      </w:r>
      <w:r>
        <w:rPr>
          <w:rFonts w:hint="eastAsia" w:ascii="宋体" w:hAnsi="宋体" w:eastAsia="宋体"/>
        </w:rPr>
        <w:t>评论</w:t>
      </w:r>
    </w:p>
    <w:p>
      <w:pPr>
        <w:pStyle w:val="19"/>
        <w:ind w:left="360" w:firstLine="0" w:firstLineChars="0"/>
        <w:rPr>
          <w:rStyle w:val="17"/>
          <w:rFonts w:hint="eastAsia"/>
        </w:rPr>
      </w:pPr>
    </w:p>
    <w:p>
      <w:pPr>
        <w:pStyle w:val="4"/>
        <w:rPr>
          <w:rFonts w:hint="eastAsia"/>
        </w:rPr>
      </w:pPr>
      <w:bookmarkStart w:id="49" w:name="_Toc4161"/>
      <w:bookmarkStart w:id="50" w:name="_Toc148635497"/>
      <w:bookmarkStart w:id="51" w:name="_Toc2710"/>
      <w:r>
        <w:rPr>
          <w:rFonts w:hint="eastAsia"/>
        </w:rPr>
        <w:t>1</w:t>
      </w:r>
      <w:r>
        <w:t>.2</w:t>
      </w:r>
      <w:r>
        <w:rPr>
          <w:rFonts w:hint="eastAsia"/>
        </w:rPr>
        <w:t>确定参与者</w:t>
      </w:r>
      <w:bookmarkEnd w:id="49"/>
      <w:bookmarkEnd w:id="50"/>
      <w:bookmarkEnd w:id="51"/>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jc w:val="center"/>
              <w:rPr>
                <w:rFonts w:hint="eastAsia" w:ascii="宋体" w:hAnsi="宋体" w:eastAsia="宋体"/>
              </w:rPr>
            </w:pPr>
            <w:r>
              <w:rPr>
                <w:rFonts w:hint="eastAsia" w:ascii="宋体" w:hAnsi="宋体" w:eastAsia="宋体"/>
              </w:rPr>
              <w:t>参与者</w:t>
            </w:r>
          </w:p>
        </w:tc>
        <w:tc>
          <w:tcPr>
            <w:tcW w:w="6713" w:type="dxa"/>
            <w:shd w:val="clear" w:color="auto" w:fill="auto"/>
            <w:vAlign w:val="center"/>
          </w:tcPr>
          <w:p>
            <w:pPr>
              <w:rPr>
                <w:rFonts w:hint="eastAsia" w:ascii="宋体" w:hAnsi="宋体" w:eastAsia="宋体"/>
              </w:rPr>
            </w:pPr>
            <w:r>
              <w:rPr>
                <w:rFonts w:hint="eastAsia" w:ascii="宋体" w:hAnsi="宋体" w:eastAsia="宋体"/>
              </w:rPr>
              <w:t>参与项目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jc w:val="center"/>
              <w:rPr>
                <w:rFonts w:hint="eastAsia" w:ascii="宋体" w:hAnsi="宋体" w:eastAsia="宋体"/>
              </w:rPr>
            </w:pPr>
            <w:r>
              <w:rPr>
                <w:rFonts w:hint="eastAsia" w:ascii="宋体" w:hAnsi="宋体" w:eastAsia="宋体"/>
              </w:rPr>
              <w:t>游戏玩家</w:t>
            </w:r>
          </w:p>
        </w:tc>
        <w:tc>
          <w:tcPr>
            <w:tcW w:w="6713" w:type="dxa"/>
            <w:shd w:val="clear" w:color="auto" w:fill="auto"/>
            <w:vAlign w:val="center"/>
          </w:tcPr>
          <w:p>
            <w:pPr>
              <w:rPr>
                <w:rFonts w:hint="eastAsia" w:ascii="宋体" w:hAnsi="宋体" w:eastAsia="宋体"/>
              </w:rPr>
            </w:pPr>
            <w:r>
              <w:rPr>
                <w:rFonts w:hint="eastAsia" w:ascii="宋体" w:hAnsi="宋体" w:eastAsia="宋体"/>
              </w:rPr>
              <w:t>账户信息管理、游戏论坛管理、评论管理、收藏</w:t>
            </w:r>
            <w:ins w:id="770" w:author="快乐的小丸子" w:date="2024-10-24T22:59:00Z">
              <w:r>
                <w:rPr>
                  <w:rFonts w:hint="eastAsia" w:ascii="宋体" w:hAnsi="宋体" w:eastAsia="宋体"/>
                  <w:lang w:val="en-US" w:eastAsia="zh-CN"/>
                </w:rPr>
                <w:t>管理、</w:t>
              </w:r>
            </w:ins>
            <w:r>
              <w:rPr>
                <w:rFonts w:hint="eastAsia" w:ascii="宋体" w:hAnsi="宋体" w:eastAsia="宋体"/>
              </w:rPr>
              <w:t>点赞管理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jc w:val="center"/>
              <w:rPr>
                <w:rFonts w:hint="eastAsia" w:ascii="宋体" w:hAnsi="宋体" w:eastAsia="宋体"/>
              </w:rPr>
            </w:pPr>
            <w:r>
              <w:rPr>
                <w:rFonts w:hint="eastAsia" w:ascii="宋体" w:hAnsi="宋体" w:eastAsia="宋体"/>
              </w:rPr>
              <w:t>游戏发布者</w:t>
            </w:r>
          </w:p>
        </w:tc>
        <w:tc>
          <w:tcPr>
            <w:tcW w:w="6713" w:type="dxa"/>
            <w:shd w:val="clear" w:color="auto" w:fill="auto"/>
            <w:vAlign w:val="center"/>
          </w:tcPr>
          <w:p>
            <w:pPr>
              <w:rPr>
                <w:rFonts w:hint="eastAsia" w:ascii="宋体" w:hAnsi="宋体" w:eastAsia="宋体"/>
              </w:rPr>
            </w:pPr>
            <w:r>
              <w:rPr>
                <w:rFonts w:hint="eastAsia" w:ascii="宋体" w:hAnsi="宋体" w:eastAsia="宋体"/>
              </w:rPr>
              <w:t>账户信息管理、游戏信息管理</w:t>
            </w:r>
            <w:del w:id="771" w:author="快乐的小丸子" w:date="2024-10-24T23:00:00Z">
              <w:r>
                <w:rPr>
                  <w:rFonts w:hint="eastAsia" w:ascii="宋体" w:hAnsi="宋体" w:eastAsia="宋体"/>
                </w:rPr>
                <w:delText>、评论管理</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jc w:val="center"/>
              <w:rPr>
                <w:rFonts w:hint="eastAsia" w:ascii="宋体" w:hAnsi="宋体" w:eastAsia="宋体"/>
              </w:rPr>
            </w:pPr>
            <w:r>
              <w:rPr>
                <w:rFonts w:hint="eastAsia" w:ascii="宋体" w:hAnsi="宋体" w:eastAsia="宋体"/>
              </w:rPr>
              <w:t>管理员用户</w:t>
            </w:r>
          </w:p>
        </w:tc>
        <w:tc>
          <w:tcPr>
            <w:tcW w:w="6713" w:type="dxa"/>
            <w:shd w:val="clear" w:color="auto" w:fill="auto"/>
            <w:vAlign w:val="center"/>
          </w:tcPr>
          <w:p>
            <w:pPr>
              <w:rPr>
                <w:rFonts w:hint="eastAsia" w:ascii="宋体" w:hAnsi="宋体" w:eastAsia="宋体"/>
              </w:rPr>
            </w:pPr>
            <w:r>
              <w:rPr>
                <w:rFonts w:hint="eastAsia" w:ascii="宋体" w:hAnsi="宋体" w:eastAsia="宋体"/>
              </w:rPr>
              <w:t>账户信息管理、游戏信息管理、收藏</w:t>
            </w:r>
            <w:ins w:id="772" w:author="快乐的小丸子" w:date="2024-10-24T22:59:00Z">
              <w:r>
                <w:rPr>
                  <w:rFonts w:hint="eastAsia" w:ascii="宋体" w:hAnsi="宋体" w:eastAsia="宋体"/>
                  <w:lang w:val="en-US" w:eastAsia="zh-CN"/>
                </w:rPr>
                <w:t>管理、</w:t>
              </w:r>
            </w:ins>
            <w:r>
              <w:rPr>
                <w:rFonts w:hint="eastAsia" w:ascii="宋体" w:hAnsi="宋体" w:eastAsia="宋体"/>
              </w:rPr>
              <w:t>点赞管理、游戏论坛管理、评论管理</w:t>
            </w:r>
          </w:p>
        </w:tc>
      </w:tr>
    </w:tbl>
    <w:p/>
    <w:p>
      <w:pPr>
        <w:pStyle w:val="4"/>
        <w:rPr>
          <w:rFonts w:hint="eastAsia"/>
        </w:rPr>
      </w:pPr>
      <w:bookmarkStart w:id="52" w:name="_Toc148635498"/>
      <w:bookmarkStart w:id="53" w:name="_Toc22384"/>
      <w:r>
        <w:rPr>
          <w:rFonts w:hint="eastAsia"/>
        </w:rPr>
        <w:t>1</w:t>
      </w:r>
      <w:r>
        <w:t>.3</w:t>
      </w:r>
      <w:r>
        <w:rPr>
          <w:rFonts w:hint="eastAsia"/>
        </w:rPr>
        <w:t>确定用例（</w:t>
      </w:r>
      <w:commentRangeStart w:id="1"/>
      <w:r>
        <w:rPr>
          <w:rFonts w:hint="eastAsia"/>
        </w:rPr>
        <w:t>总用例图）</w:t>
      </w:r>
      <w:commentRangeEnd w:id="1"/>
      <w:r>
        <w:rPr>
          <w:rStyle w:val="17"/>
          <w:rFonts w:ascii="Calibri" w:hAnsi="Calibri" w:eastAsia="宋体"/>
          <w:b w:val="0"/>
          <w:bCs w:val="0"/>
        </w:rPr>
        <w:commentReference w:id="1"/>
      </w:r>
      <w:bookmarkEnd w:id="52"/>
      <w:bookmarkEnd w:id="53"/>
    </w:p>
    <w:p>
      <w:ins w:id="773" w:author="快乐的小丸子" w:date="2024-10-24T23:21:00Z">
        <w:r>
          <w:rPr/>
          <w:drawing>
            <wp:inline distT="0" distB="0" distL="0" distR="0">
              <wp:extent cx="4668520" cy="3902075"/>
              <wp:effectExtent l="0" t="0" r="0" b="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8" cstate="print"/>
                      <a:srcRect/>
                      <a:stretch>
                        <a:fillRect/>
                      </a:stretch>
                    </pic:blipFill>
                    <pic:spPr>
                      <a:xfrm>
                        <a:off x="0" y="0"/>
                        <a:ext cx="4668520" cy="3902075"/>
                      </a:xfrm>
                      <a:prstGeom prst="rect">
                        <a:avLst/>
                      </a:prstGeom>
                      <a:ln>
                        <a:noFill/>
                      </a:ln>
                    </pic:spPr>
                  </pic:pic>
                </a:graphicData>
              </a:graphic>
            </wp:inline>
          </w:drawing>
        </w:r>
      </w:ins>
      <w:del w:id="775" w:author="快乐的小丸子" w:date="2024-10-24T23:21:00Z">
        <w:r>
          <w:rPr/>
          <w:drawing>
            <wp:inline distT="0" distB="0" distL="0" distR="0">
              <wp:extent cx="7195185" cy="5506720"/>
              <wp:effectExtent l="0" t="0" r="0" b="0"/>
              <wp:docPr id="1028" name="图片 3"/>
              <wp:cNvGraphicFramePr/>
              <a:graphic xmlns:a="http://schemas.openxmlformats.org/drawingml/2006/main">
                <a:graphicData uri="http://schemas.openxmlformats.org/drawingml/2006/picture">
                  <pic:pic xmlns:pic="http://schemas.openxmlformats.org/drawingml/2006/picture">
                    <pic:nvPicPr>
                      <pic:cNvPr id="1028" name="图片 3"/>
                      <pic:cNvPicPr/>
                    </pic:nvPicPr>
                    <pic:blipFill>
                      <a:blip r:embed="rId9" cstate="print"/>
                      <a:srcRect/>
                      <a:stretch>
                        <a:fillRect/>
                      </a:stretch>
                    </pic:blipFill>
                    <pic:spPr>
                      <a:xfrm>
                        <a:off x="0" y="0"/>
                        <a:ext cx="7195819" cy="5506720"/>
                      </a:xfrm>
                      <a:prstGeom prst="rect">
                        <a:avLst/>
                      </a:prstGeom>
                      <a:ln>
                        <a:noFill/>
                      </a:ln>
                    </pic:spPr>
                  </pic:pic>
                </a:graphicData>
              </a:graphic>
            </wp:inline>
          </w:drawing>
        </w:r>
      </w:del>
    </w:p>
    <w:p>
      <w:pPr>
        <w:pStyle w:val="4"/>
        <w:rPr>
          <w:rFonts w:hint="eastAsia"/>
        </w:rPr>
      </w:pPr>
      <w:bookmarkStart w:id="54" w:name="_Toc148635499"/>
      <w:bookmarkStart w:id="55" w:name="_Toc24093"/>
      <w:r>
        <w:rPr>
          <w:rFonts w:hint="eastAsia"/>
        </w:rPr>
        <w:t>1</w:t>
      </w:r>
      <w:r>
        <w:t>.4</w:t>
      </w:r>
      <w:r>
        <w:rPr>
          <w:rFonts w:hint="eastAsia"/>
        </w:rPr>
        <w:t>用例说明</w:t>
      </w:r>
      <w:bookmarkEnd w:id="54"/>
      <w:bookmarkEnd w:id="55"/>
    </w:p>
    <w:p>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rPr>
        <w:t>用户</w:t>
      </w:r>
      <w:r>
        <w:rPr>
          <w:rFonts w:hint="eastAsia" w:ascii="宋体" w:hAnsi="宋体"/>
          <w:szCs w:val="21"/>
        </w:rPr>
        <w:t>注册</w:t>
      </w:r>
    </w:p>
    <w:p>
      <w:pPr>
        <w:pStyle w:val="19"/>
        <w:ind w:firstLine="0" w:firstLineChars="0"/>
        <w:rPr>
          <w:rFonts w:hint="eastAsia" w:ascii="宋体" w:hAnsi="宋体" w:eastAsia="宋体"/>
        </w:rPr>
      </w:pPr>
      <w:r>
        <w:rPr>
          <w:rFonts w:hint="eastAsia" w:ascii="宋体" w:hAnsi="宋体" w:eastAsia="宋体"/>
        </w:rPr>
        <w:t>用例名：用户注册</w:t>
      </w:r>
    </w:p>
    <w:p>
      <w:pPr>
        <w:pStyle w:val="19"/>
        <w:ind w:left="360" w:firstLine="0" w:firstLineChars="0"/>
        <w:rPr>
          <w:rFonts w:hint="eastAsia" w:ascii="宋体" w:hAnsi="宋体" w:eastAsia="宋体"/>
        </w:rPr>
      </w:pPr>
      <w:r>
        <w:rPr>
          <w:rFonts w:hint="eastAsia" w:ascii="宋体" w:hAnsi="宋体" w:eastAsia="宋体"/>
        </w:rPr>
        <w:t>描述：用户通过注册在本系统中添加自己的账号</w:t>
      </w:r>
    </w:p>
    <w:p>
      <w:pPr>
        <w:pStyle w:val="19"/>
        <w:ind w:left="360" w:firstLine="0" w:firstLineChars="0"/>
        <w:rPr>
          <w:rFonts w:hint="eastAsia" w:ascii="宋体" w:hAnsi="宋体" w:eastAsia="宋体"/>
        </w:rPr>
      </w:pPr>
      <w:r>
        <w:rPr>
          <w:rFonts w:hint="eastAsia" w:ascii="宋体" w:hAnsi="宋体" w:eastAsia="宋体"/>
        </w:rPr>
        <w:t>参与者：用户</w:t>
      </w:r>
    </w:p>
    <w:p>
      <w:pPr>
        <w:pStyle w:val="19"/>
        <w:ind w:left="360" w:firstLine="0" w:firstLineChars="0"/>
        <w:rPr>
          <w:rFonts w:hint="eastAsia" w:ascii="宋体" w:hAnsi="宋体" w:eastAsia="宋体"/>
        </w:rPr>
      </w:pPr>
      <w:r>
        <w:rPr>
          <w:rFonts w:hint="eastAsia" w:ascii="宋体" w:hAnsi="宋体" w:eastAsia="宋体"/>
        </w:rPr>
        <w:t>前置条件：用户所申请账号未在本系统注册</w:t>
      </w:r>
    </w:p>
    <w:p>
      <w:pPr>
        <w:pStyle w:val="19"/>
        <w:ind w:left="360" w:firstLine="0" w:firstLineChars="0"/>
        <w:rPr>
          <w:rFonts w:hint="eastAsia" w:ascii="宋体" w:hAnsi="宋体" w:eastAsia="宋体"/>
        </w:rPr>
      </w:pPr>
      <w:r>
        <w:rPr>
          <w:rFonts w:hint="eastAsia" w:ascii="宋体" w:hAnsi="宋体" w:eastAsia="宋体"/>
        </w:rPr>
        <w:t>活动图：</w:t>
      </w:r>
    </w:p>
    <w:p>
      <w:pPr>
        <w:pStyle w:val="5"/>
      </w:pPr>
      <w:r>
        <w:drawing>
          <wp:inline distT="0" distB="0" distL="0" distR="0">
            <wp:extent cx="2949575" cy="3580130"/>
            <wp:effectExtent l="0" t="0" r="0" b="0"/>
            <wp:docPr id="1029" name="图片 3"/>
            <wp:cNvGraphicFramePr/>
            <a:graphic xmlns:a="http://schemas.openxmlformats.org/drawingml/2006/main">
              <a:graphicData uri="http://schemas.openxmlformats.org/drawingml/2006/picture">
                <pic:pic xmlns:pic="http://schemas.openxmlformats.org/drawingml/2006/picture">
                  <pic:nvPicPr>
                    <pic:cNvPr id="1029" name="图片 3"/>
                    <pic:cNvPicPr/>
                  </pic:nvPicPr>
                  <pic:blipFill>
                    <a:blip r:embed="rId10" cstate="print"/>
                    <a:srcRect/>
                    <a:stretch>
                      <a:fillRect/>
                    </a:stretch>
                  </pic:blipFill>
                  <pic:spPr>
                    <a:xfrm>
                      <a:off x="0" y="0"/>
                      <a:ext cx="2949575" cy="3580130"/>
                    </a:xfrm>
                    <a:prstGeom prst="rect">
                      <a:avLst/>
                    </a:prstGeom>
                    <a:ln>
                      <a:noFill/>
                    </a:ln>
                  </pic:spPr>
                </pic:pic>
              </a:graphicData>
            </a:graphic>
          </wp:inline>
        </w:drawing>
      </w:r>
    </w:p>
    <w:p>
      <w:pPr>
        <w:pStyle w:val="5"/>
        <w:rPr>
          <w:rFonts w:hint="eastAsia" w:ascii="宋体" w:hAnsi="宋体"/>
          <w:szCs w:val="21"/>
        </w:rPr>
      </w:pPr>
      <w:r>
        <w:rPr>
          <w:rFonts w:ascii="宋体" w:hAnsi="宋体"/>
          <w:szCs w:val="21"/>
        </w:rPr>
        <w:t>1.4.2</w:t>
      </w:r>
      <w:r>
        <w:rPr>
          <w:rFonts w:hint="eastAsia" w:ascii="宋体" w:hAnsi="宋体"/>
          <w:szCs w:val="21"/>
        </w:rPr>
        <w:t>用户登录</w:t>
      </w:r>
    </w:p>
    <w:p>
      <w:pPr>
        <w:pStyle w:val="19"/>
        <w:ind w:firstLine="0" w:firstLineChars="0"/>
        <w:rPr>
          <w:rFonts w:hint="eastAsia" w:ascii="宋体" w:hAnsi="宋体" w:eastAsia="宋体"/>
        </w:rPr>
      </w:pPr>
      <w:r>
        <w:rPr>
          <w:rFonts w:hint="eastAsia" w:ascii="宋体" w:hAnsi="宋体" w:eastAsia="宋体"/>
        </w:rPr>
        <w:t>用例名：用户登录</w:t>
      </w:r>
    </w:p>
    <w:p>
      <w:pPr>
        <w:pStyle w:val="19"/>
        <w:ind w:left="360" w:firstLine="0" w:firstLineChars="0"/>
        <w:rPr>
          <w:rFonts w:hint="eastAsia" w:ascii="宋体" w:hAnsi="宋体" w:eastAsia="宋体"/>
        </w:rPr>
      </w:pPr>
      <w:r>
        <w:rPr>
          <w:rFonts w:hint="eastAsia" w:ascii="宋体" w:hAnsi="宋体" w:eastAsia="宋体"/>
        </w:rPr>
        <w:t>描述：用户选择登陆方式，通过选择的方式登录系统</w:t>
      </w:r>
    </w:p>
    <w:p>
      <w:pPr>
        <w:pStyle w:val="19"/>
        <w:ind w:left="360" w:firstLine="0" w:firstLineChars="0"/>
        <w:rPr>
          <w:rFonts w:hint="eastAsia" w:ascii="宋体" w:hAnsi="宋体" w:eastAsia="宋体"/>
        </w:rPr>
      </w:pPr>
      <w:r>
        <w:rPr>
          <w:rFonts w:hint="eastAsia" w:ascii="宋体" w:hAnsi="宋体" w:eastAsia="宋体"/>
        </w:rPr>
        <w:t>参与者：用户、管理员</w:t>
      </w:r>
    </w:p>
    <w:p>
      <w:pPr>
        <w:pStyle w:val="19"/>
        <w:ind w:left="360" w:firstLine="0" w:firstLineChars="0"/>
        <w:rPr>
          <w:rFonts w:hint="eastAsia" w:ascii="宋体" w:hAnsi="宋体" w:eastAsia="宋体"/>
        </w:rPr>
      </w:pPr>
      <w:r>
        <w:rPr>
          <w:rFonts w:hint="eastAsia" w:ascii="宋体" w:hAnsi="宋体" w:eastAsia="宋体"/>
        </w:rPr>
        <w:t>前置条件：用户登录账号已在本系统注册</w:t>
      </w:r>
    </w:p>
    <w:p>
      <w:pPr>
        <w:pStyle w:val="19"/>
        <w:ind w:left="360" w:firstLine="0" w:firstLineChars="0"/>
        <w:rPr>
          <w:rFonts w:hint="eastAsia" w:ascii="宋体" w:hAnsi="宋体" w:eastAsia="宋体"/>
        </w:rPr>
      </w:pPr>
      <w:r>
        <w:rPr>
          <w:rFonts w:hint="eastAsia" w:ascii="宋体" w:hAnsi="宋体" w:eastAsia="宋体"/>
        </w:rPr>
        <w:t>活动图：</w:t>
      </w:r>
    </w:p>
    <w:p>
      <w:r>
        <w:drawing>
          <wp:inline distT="0" distB="0" distL="0" distR="0">
            <wp:extent cx="4363720" cy="6023610"/>
            <wp:effectExtent l="0" t="0" r="0" b="0"/>
            <wp:docPr id="1030" name="图片 2"/>
            <wp:cNvGraphicFramePr/>
            <a:graphic xmlns:a="http://schemas.openxmlformats.org/drawingml/2006/main">
              <a:graphicData uri="http://schemas.openxmlformats.org/drawingml/2006/picture">
                <pic:pic xmlns:pic="http://schemas.openxmlformats.org/drawingml/2006/picture">
                  <pic:nvPicPr>
                    <pic:cNvPr id="1030" name="图片 2"/>
                    <pic:cNvPicPr/>
                  </pic:nvPicPr>
                  <pic:blipFill>
                    <a:blip r:embed="rId11" cstate="print"/>
                    <a:srcRect r="17205" b="19875"/>
                    <a:stretch>
                      <a:fillRect/>
                    </a:stretch>
                  </pic:blipFill>
                  <pic:spPr>
                    <a:xfrm>
                      <a:off x="0" y="0"/>
                      <a:ext cx="4363720" cy="6023610"/>
                    </a:xfrm>
                    <a:prstGeom prst="rect">
                      <a:avLst/>
                    </a:prstGeom>
                    <a:ln>
                      <a:noFill/>
                    </a:ln>
                  </pic:spPr>
                </pic:pic>
              </a:graphicData>
            </a:graphic>
          </wp:inline>
        </w:drawing>
      </w:r>
    </w:p>
    <w:p>
      <w:pPr>
        <w:pStyle w:val="5"/>
        <w:rPr>
          <w:rFonts w:hint="eastAsia" w:ascii="宋体" w:hAnsi="宋体"/>
          <w:szCs w:val="21"/>
        </w:rPr>
      </w:pPr>
      <w:r>
        <w:rPr>
          <w:rFonts w:ascii="宋体" w:hAnsi="宋体"/>
          <w:szCs w:val="21"/>
        </w:rPr>
        <w:t>1.4.</w:t>
      </w:r>
      <w:r>
        <w:rPr>
          <w:rFonts w:hint="eastAsia" w:ascii="宋体" w:hAnsi="宋体"/>
          <w:szCs w:val="21"/>
        </w:rPr>
        <w:t>3修改用户信息</w:t>
      </w:r>
    </w:p>
    <w:p>
      <w:pPr>
        <w:pStyle w:val="19"/>
        <w:ind w:left="360" w:firstLine="0" w:firstLineChars="0"/>
        <w:rPr>
          <w:rFonts w:hint="eastAsia" w:ascii="宋体" w:hAnsi="宋体" w:eastAsia="宋体"/>
        </w:rPr>
      </w:pPr>
      <w:r>
        <w:rPr>
          <w:rFonts w:hint="eastAsia" w:ascii="宋体" w:hAnsi="宋体" w:eastAsia="宋体"/>
        </w:rPr>
        <w:t>用例名：修改用户信息</w:t>
      </w:r>
    </w:p>
    <w:p>
      <w:pPr>
        <w:pStyle w:val="19"/>
        <w:ind w:left="360" w:firstLine="0" w:firstLineChars="0"/>
        <w:rPr>
          <w:rFonts w:hint="eastAsia" w:ascii="宋体" w:hAnsi="宋体" w:eastAsia="宋体"/>
        </w:rPr>
      </w:pPr>
      <w:r>
        <w:rPr>
          <w:rFonts w:hint="eastAsia" w:ascii="宋体" w:hAnsi="宋体" w:eastAsia="宋体"/>
        </w:rPr>
        <w:t>描述：登录账号后，用户可通过该功能修改个人信息及修改密码</w:t>
      </w:r>
    </w:p>
    <w:p>
      <w:pPr>
        <w:pStyle w:val="19"/>
        <w:ind w:left="360" w:firstLine="0" w:firstLineChars="0"/>
        <w:rPr>
          <w:rFonts w:hint="eastAsia" w:ascii="宋体" w:hAnsi="宋体" w:eastAsia="宋体"/>
        </w:rPr>
      </w:pPr>
      <w:r>
        <w:rPr>
          <w:rFonts w:hint="eastAsia" w:ascii="宋体" w:hAnsi="宋体" w:eastAsia="宋体"/>
        </w:rPr>
        <w:t>参与者：用户</w:t>
      </w:r>
    </w:p>
    <w:p>
      <w:pPr>
        <w:pStyle w:val="19"/>
        <w:ind w:left="360" w:firstLine="0" w:firstLineChars="0"/>
        <w:rPr>
          <w:rFonts w:hint="eastAsia" w:ascii="宋体" w:hAnsi="宋体" w:eastAsia="宋体"/>
        </w:rPr>
      </w:pPr>
      <w:r>
        <w:rPr>
          <w:rFonts w:hint="eastAsia" w:ascii="宋体" w:hAnsi="宋体" w:eastAsia="宋体"/>
        </w:rPr>
        <w:t>前置条件：用户已在本系统登录</w:t>
      </w:r>
    </w:p>
    <w:p>
      <w:pPr>
        <w:pStyle w:val="19"/>
        <w:ind w:left="360" w:firstLine="0" w:firstLineChars="0"/>
        <w:rPr>
          <w:rFonts w:hint="eastAsia" w:ascii="宋体" w:hAnsi="宋体" w:eastAsia="宋体"/>
        </w:rPr>
      </w:pPr>
      <w:r>
        <w:rPr>
          <w:rFonts w:hint="eastAsia" w:ascii="宋体" w:hAnsi="宋体" w:eastAsia="宋体"/>
        </w:rPr>
        <w:t>活动图：</w:t>
      </w:r>
    </w:p>
    <w:p>
      <w:pPr>
        <w:pStyle w:val="19"/>
        <w:ind w:left="360" w:firstLine="0" w:firstLineChars="0"/>
        <w:jc w:val="center"/>
      </w:pPr>
      <w:r>
        <w:drawing>
          <wp:inline distT="0" distB="0" distL="0" distR="0">
            <wp:extent cx="4549140" cy="6250305"/>
            <wp:effectExtent l="0" t="0" r="0" b="0"/>
            <wp:docPr id="1031" name="图片 3"/>
            <wp:cNvGraphicFramePr/>
            <a:graphic xmlns:a="http://schemas.openxmlformats.org/drawingml/2006/main">
              <a:graphicData uri="http://schemas.openxmlformats.org/drawingml/2006/picture">
                <pic:pic xmlns:pic="http://schemas.openxmlformats.org/drawingml/2006/picture">
                  <pic:nvPicPr>
                    <pic:cNvPr id="1031" name="图片 3"/>
                    <pic:cNvPicPr/>
                  </pic:nvPicPr>
                  <pic:blipFill>
                    <a:blip r:embed="rId12" cstate="print"/>
                    <a:srcRect t="2506" r="13666" b="20889"/>
                    <a:stretch>
                      <a:fillRect/>
                    </a:stretch>
                  </pic:blipFill>
                  <pic:spPr>
                    <a:xfrm>
                      <a:off x="0" y="0"/>
                      <a:ext cx="4549140" cy="6250305"/>
                    </a:xfrm>
                    <a:prstGeom prst="rect">
                      <a:avLst/>
                    </a:prstGeom>
                    <a:ln>
                      <a:noFill/>
                    </a:ln>
                  </pic:spPr>
                </pic:pic>
              </a:graphicData>
            </a:graphic>
          </wp:inline>
        </w:drawing>
      </w:r>
    </w:p>
    <w:p>
      <w:pPr>
        <w:pStyle w:val="6"/>
        <w:ind w:left="360"/>
        <w:jc w:val="center"/>
        <w:rPr>
          <w:rFonts w:eastAsia="宋体"/>
        </w:rPr>
      </w:pPr>
      <w:r>
        <w:t xml:space="preserve">图 </w:t>
      </w:r>
      <w:r>
        <w:rPr>
          <w:rFonts w:hint="eastAsia"/>
        </w:rPr>
        <w:t>1.4.3 修改用户信息活动图</w:t>
      </w:r>
    </w:p>
    <w:p>
      <w:pPr>
        <w:pStyle w:val="5"/>
        <w:rPr>
          <w:rFonts w:hint="eastAsia" w:ascii="宋体" w:hAnsi="宋体"/>
          <w:szCs w:val="21"/>
        </w:rPr>
      </w:pPr>
      <w:r>
        <w:rPr>
          <w:rFonts w:ascii="宋体" w:hAnsi="宋体"/>
          <w:szCs w:val="21"/>
        </w:rPr>
        <w:t>1.4.</w:t>
      </w:r>
      <w:r>
        <w:rPr>
          <w:rFonts w:hint="eastAsia" w:ascii="宋体" w:hAnsi="宋体"/>
          <w:szCs w:val="21"/>
        </w:rPr>
        <w:t>4注销账号</w:t>
      </w:r>
    </w:p>
    <w:p>
      <w:pPr>
        <w:pStyle w:val="19"/>
        <w:ind w:left="360" w:firstLine="0" w:firstLineChars="0"/>
        <w:rPr>
          <w:rFonts w:hint="eastAsia" w:ascii="宋体" w:hAnsi="宋体" w:eastAsia="宋体"/>
        </w:rPr>
      </w:pPr>
      <w:r>
        <w:rPr>
          <w:rFonts w:hint="eastAsia" w:ascii="宋体" w:hAnsi="宋体" w:eastAsia="宋体"/>
        </w:rPr>
        <w:t>用例名：注销账号</w:t>
      </w:r>
    </w:p>
    <w:p>
      <w:pPr>
        <w:pStyle w:val="19"/>
        <w:ind w:left="360" w:firstLine="0" w:firstLineChars="0"/>
        <w:rPr>
          <w:rFonts w:hint="eastAsia" w:ascii="宋体" w:hAnsi="宋体" w:eastAsia="宋体"/>
        </w:rPr>
      </w:pPr>
      <w:r>
        <w:rPr>
          <w:rFonts w:hint="eastAsia" w:ascii="宋体" w:hAnsi="宋体" w:eastAsia="宋体"/>
        </w:rPr>
        <w:t>描述：用户注销自己的账号</w:t>
      </w:r>
    </w:p>
    <w:p>
      <w:pPr>
        <w:pStyle w:val="19"/>
        <w:ind w:left="360" w:firstLine="0" w:firstLineChars="0"/>
        <w:rPr>
          <w:rFonts w:hint="eastAsia" w:ascii="宋体" w:hAnsi="宋体" w:eastAsia="宋体"/>
        </w:rPr>
      </w:pPr>
      <w:r>
        <w:rPr>
          <w:rFonts w:hint="eastAsia" w:ascii="宋体" w:hAnsi="宋体" w:eastAsia="宋体"/>
        </w:rPr>
        <w:t>参与者：用户</w:t>
      </w:r>
    </w:p>
    <w:p>
      <w:pPr>
        <w:pStyle w:val="19"/>
        <w:ind w:left="360" w:firstLine="0" w:firstLineChars="0"/>
        <w:rPr>
          <w:rFonts w:hint="eastAsia" w:ascii="宋体" w:hAnsi="宋体" w:eastAsia="宋体"/>
        </w:rPr>
      </w:pPr>
      <w:r>
        <w:rPr>
          <w:rFonts w:hint="eastAsia" w:ascii="宋体" w:hAnsi="宋体" w:eastAsia="宋体"/>
        </w:rPr>
        <w:t>前置条件：用户已在本系统登录</w:t>
      </w:r>
    </w:p>
    <w:p>
      <w:pPr>
        <w:pStyle w:val="19"/>
        <w:ind w:left="360" w:firstLine="0" w:firstLineChars="0"/>
        <w:rPr>
          <w:rFonts w:hint="eastAsia" w:ascii="宋体" w:hAnsi="宋体" w:eastAsia="宋体"/>
        </w:rPr>
      </w:pPr>
      <w:r>
        <w:rPr>
          <w:rFonts w:hint="eastAsia" w:ascii="宋体" w:hAnsi="宋体" w:eastAsia="宋体"/>
        </w:rPr>
        <w:t>活动图：</w:t>
      </w:r>
    </w:p>
    <w:p>
      <w:pPr>
        <w:pStyle w:val="19"/>
        <w:ind w:left="360" w:firstLine="0" w:firstLineChars="0"/>
        <w:jc w:val="center"/>
      </w:pPr>
      <w:r>
        <w:drawing>
          <wp:inline distT="0" distB="0" distL="0" distR="0">
            <wp:extent cx="3744595" cy="5283200"/>
            <wp:effectExtent l="0" t="0" r="0" b="0"/>
            <wp:docPr id="1032" name="图片 4"/>
            <wp:cNvGraphicFramePr/>
            <a:graphic xmlns:a="http://schemas.openxmlformats.org/drawingml/2006/main">
              <a:graphicData uri="http://schemas.openxmlformats.org/drawingml/2006/picture">
                <pic:pic xmlns:pic="http://schemas.openxmlformats.org/drawingml/2006/picture">
                  <pic:nvPicPr>
                    <pic:cNvPr id="1032" name="图片 4"/>
                    <pic:cNvPicPr/>
                  </pic:nvPicPr>
                  <pic:blipFill>
                    <a:blip r:embed="rId13" cstate="print"/>
                    <a:srcRect t="3027" r="18211" b="21563"/>
                    <a:stretch>
                      <a:fillRect/>
                    </a:stretch>
                  </pic:blipFill>
                  <pic:spPr>
                    <a:xfrm>
                      <a:off x="0" y="0"/>
                      <a:ext cx="3744595" cy="5283200"/>
                    </a:xfrm>
                    <a:prstGeom prst="rect">
                      <a:avLst/>
                    </a:prstGeom>
                    <a:ln>
                      <a:noFill/>
                    </a:ln>
                  </pic:spPr>
                </pic:pic>
              </a:graphicData>
            </a:graphic>
          </wp:inline>
        </w:drawing>
      </w:r>
    </w:p>
    <w:p>
      <w:pPr>
        <w:pStyle w:val="6"/>
        <w:ind w:left="360"/>
        <w:jc w:val="center"/>
        <w:rPr>
          <w:rFonts w:eastAsia="宋体"/>
        </w:rPr>
      </w:pPr>
      <w:r>
        <w:t xml:space="preserve">图 </w:t>
      </w:r>
      <w:r>
        <w:rPr>
          <w:rFonts w:hint="eastAsia"/>
        </w:rPr>
        <w:t>1.4.4 注销账号活动图</w:t>
      </w:r>
    </w:p>
    <w:p>
      <w:pPr>
        <w:pStyle w:val="5"/>
        <w:rPr>
          <w:rFonts w:hint="eastAsia" w:ascii="宋体" w:hAnsi="宋体"/>
          <w:szCs w:val="21"/>
        </w:rPr>
      </w:pPr>
      <w:r>
        <w:rPr>
          <w:rFonts w:ascii="宋体" w:hAnsi="宋体"/>
          <w:szCs w:val="21"/>
        </w:rPr>
        <w:t>1.4.</w:t>
      </w:r>
      <w:r>
        <w:rPr>
          <w:rFonts w:hint="eastAsia" w:ascii="宋体" w:hAnsi="宋体"/>
          <w:szCs w:val="21"/>
        </w:rPr>
        <w:t>5管理用户账号</w:t>
      </w:r>
    </w:p>
    <w:p>
      <w:pPr>
        <w:pStyle w:val="19"/>
        <w:ind w:left="360" w:firstLine="0" w:firstLineChars="0"/>
        <w:rPr>
          <w:rFonts w:hint="eastAsia" w:ascii="宋体" w:hAnsi="宋体" w:eastAsia="宋体"/>
        </w:rPr>
      </w:pPr>
      <w:r>
        <w:rPr>
          <w:rFonts w:hint="eastAsia" w:ascii="宋体" w:hAnsi="宋体" w:eastAsia="宋体"/>
        </w:rPr>
        <w:t>用例名：管理用户账号</w:t>
      </w:r>
    </w:p>
    <w:p>
      <w:pPr>
        <w:pStyle w:val="19"/>
        <w:ind w:left="360" w:firstLine="0" w:firstLineChars="0"/>
        <w:rPr>
          <w:rFonts w:hint="eastAsia" w:ascii="宋体" w:hAnsi="宋体" w:eastAsia="宋体"/>
        </w:rPr>
      </w:pPr>
      <w:r>
        <w:rPr>
          <w:rFonts w:hint="eastAsia" w:ascii="宋体" w:hAnsi="宋体" w:eastAsia="宋体"/>
        </w:rPr>
        <w:t>描述：管理员可对任意用户账号进行信息修改、注销账户等操作</w:t>
      </w:r>
    </w:p>
    <w:p>
      <w:pPr>
        <w:pStyle w:val="19"/>
        <w:ind w:left="360" w:firstLine="0" w:firstLineChars="0"/>
        <w:rPr>
          <w:rFonts w:hint="eastAsia" w:ascii="宋体" w:hAnsi="宋体" w:eastAsia="宋体"/>
        </w:rPr>
      </w:pPr>
      <w:r>
        <w:rPr>
          <w:rFonts w:hint="eastAsia" w:ascii="宋体" w:hAnsi="宋体" w:eastAsia="宋体"/>
        </w:rPr>
        <w:t>参与者：管理员</w:t>
      </w:r>
    </w:p>
    <w:p>
      <w:pPr>
        <w:pStyle w:val="19"/>
        <w:ind w:left="360" w:firstLine="0" w:firstLineChars="0"/>
        <w:rPr>
          <w:rFonts w:hint="eastAsia" w:ascii="宋体" w:hAnsi="宋体" w:eastAsia="宋体"/>
        </w:rPr>
      </w:pPr>
      <w:r>
        <w:rPr>
          <w:rFonts w:hint="eastAsia" w:ascii="宋体" w:hAnsi="宋体" w:eastAsia="宋体"/>
        </w:rPr>
        <w:t>前置条件：管理员已在本系统登录，用户账号已在本系统注册</w:t>
      </w:r>
    </w:p>
    <w:p>
      <w:pPr>
        <w:pStyle w:val="19"/>
        <w:ind w:left="360" w:firstLine="0" w:firstLineChars="0"/>
        <w:rPr>
          <w:rFonts w:hint="eastAsia" w:ascii="宋体" w:hAnsi="宋体" w:eastAsia="宋体"/>
        </w:rPr>
      </w:pPr>
      <w:r>
        <w:rPr>
          <w:rFonts w:hint="eastAsia" w:ascii="宋体" w:hAnsi="宋体" w:eastAsia="宋体"/>
        </w:rPr>
        <w:t>活动图：</w:t>
      </w:r>
    </w:p>
    <w:p>
      <w:pPr>
        <w:pStyle w:val="19"/>
        <w:ind w:left="360" w:firstLine="0" w:firstLineChars="0"/>
        <w:jc w:val="center"/>
      </w:pPr>
      <w:r>
        <w:drawing>
          <wp:inline distT="0" distB="0" distL="0" distR="0">
            <wp:extent cx="3068320" cy="4446905"/>
            <wp:effectExtent l="0" t="0" r="0" b="0"/>
            <wp:docPr id="1033" name="图片 5"/>
            <wp:cNvGraphicFramePr/>
            <a:graphic xmlns:a="http://schemas.openxmlformats.org/drawingml/2006/main">
              <a:graphicData uri="http://schemas.openxmlformats.org/drawingml/2006/picture">
                <pic:pic xmlns:pic="http://schemas.openxmlformats.org/drawingml/2006/picture">
                  <pic:nvPicPr>
                    <pic:cNvPr id="1033" name="图片 5"/>
                    <pic:cNvPicPr/>
                  </pic:nvPicPr>
                  <pic:blipFill>
                    <a:blip r:embed="rId14" cstate="print"/>
                    <a:srcRect t="3366" r="18694" b="21325"/>
                    <a:stretch>
                      <a:fillRect/>
                    </a:stretch>
                  </pic:blipFill>
                  <pic:spPr>
                    <a:xfrm>
                      <a:off x="0" y="0"/>
                      <a:ext cx="3068320" cy="4446905"/>
                    </a:xfrm>
                    <a:prstGeom prst="rect">
                      <a:avLst/>
                    </a:prstGeom>
                    <a:ln>
                      <a:noFill/>
                    </a:ln>
                  </pic:spPr>
                </pic:pic>
              </a:graphicData>
            </a:graphic>
          </wp:inline>
        </w:drawing>
      </w:r>
    </w:p>
    <w:p>
      <w:pPr>
        <w:pStyle w:val="6"/>
        <w:ind w:left="360"/>
        <w:jc w:val="center"/>
        <w:rPr>
          <w:rFonts w:eastAsia="宋体"/>
        </w:rPr>
      </w:pPr>
      <w:r>
        <w:t xml:space="preserve">图 </w:t>
      </w:r>
      <w:r>
        <w:rPr>
          <w:rFonts w:hint="eastAsia"/>
        </w:rPr>
        <w:t>1.4.5 管理用户账号活动图</w:t>
      </w:r>
    </w:p>
    <w:p>
      <w:pPr>
        <w:pStyle w:val="5"/>
        <w:rPr>
          <w:rFonts w:hint="eastAsia" w:ascii="宋体" w:hAnsi="宋体"/>
          <w:szCs w:val="21"/>
        </w:rPr>
      </w:pPr>
      <w:r>
        <w:rPr>
          <w:rFonts w:ascii="宋体" w:hAnsi="宋体"/>
          <w:szCs w:val="21"/>
        </w:rPr>
        <w:t>1.4.</w:t>
      </w:r>
      <w:r>
        <w:rPr>
          <w:rFonts w:hint="eastAsia" w:ascii="宋体" w:hAnsi="宋体"/>
          <w:szCs w:val="21"/>
        </w:rPr>
        <w:t>6找回密码</w:t>
      </w:r>
    </w:p>
    <w:p>
      <w:pPr>
        <w:pStyle w:val="19"/>
        <w:ind w:left="360" w:firstLine="0" w:firstLineChars="0"/>
        <w:rPr>
          <w:rFonts w:hint="eastAsia" w:ascii="宋体" w:hAnsi="宋体" w:eastAsia="宋体" w:cs="宋体"/>
        </w:rPr>
      </w:pPr>
      <w:r>
        <w:rPr>
          <w:rFonts w:hint="eastAsia" w:ascii="宋体" w:hAnsi="宋体" w:eastAsia="宋体" w:cs="宋体"/>
        </w:rPr>
        <w:t>用例名：找回密码</w:t>
      </w:r>
    </w:p>
    <w:p>
      <w:pPr>
        <w:pStyle w:val="19"/>
        <w:ind w:left="360" w:firstLine="0" w:firstLineChars="0"/>
        <w:rPr>
          <w:rFonts w:hint="eastAsia" w:ascii="宋体" w:hAnsi="宋体" w:eastAsia="宋体" w:cs="宋体"/>
        </w:rPr>
      </w:pPr>
      <w:r>
        <w:rPr>
          <w:rFonts w:hint="eastAsia" w:ascii="宋体" w:hAnsi="宋体" w:eastAsia="宋体" w:cs="宋体"/>
        </w:rPr>
        <w:t>描述：忘记密码的用户可通过此功能重新设置密码</w:t>
      </w:r>
    </w:p>
    <w:p>
      <w:pPr>
        <w:pStyle w:val="19"/>
        <w:ind w:left="360" w:firstLine="0" w:firstLineChars="0"/>
        <w:rPr>
          <w:rFonts w:hint="eastAsia" w:ascii="宋体" w:hAnsi="宋体" w:eastAsia="宋体" w:cs="宋体"/>
        </w:rPr>
      </w:pPr>
      <w:r>
        <w:rPr>
          <w:rFonts w:hint="eastAsia" w:ascii="宋体" w:hAnsi="宋体" w:eastAsia="宋体" w:cs="宋体"/>
        </w:rPr>
        <w:t>参与者：用户</w:t>
      </w:r>
    </w:p>
    <w:p>
      <w:pPr>
        <w:pStyle w:val="19"/>
        <w:ind w:left="360" w:firstLine="0" w:firstLineChars="0"/>
        <w:rPr>
          <w:rFonts w:hint="eastAsia" w:ascii="宋体" w:hAnsi="宋体" w:eastAsia="宋体" w:cs="宋体"/>
        </w:rPr>
      </w:pPr>
      <w:r>
        <w:rPr>
          <w:rFonts w:hint="eastAsia" w:ascii="宋体" w:hAnsi="宋体" w:eastAsia="宋体" w:cs="宋体"/>
        </w:rPr>
        <w:t>前置条件：用户账号已在本系统注册</w:t>
      </w:r>
    </w:p>
    <w:p>
      <w:pPr>
        <w:pStyle w:val="19"/>
        <w:ind w:left="360" w:firstLine="0" w:firstLineChars="0"/>
        <w:rPr>
          <w:rFonts w:hint="eastAsia" w:ascii="宋体" w:hAnsi="宋体" w:eastAsia="宋体" w:cs="宋体"/>
        </w:rPr>
      </w:pPr>
      <w:r>
        <w:rPr>
          <w:rFonts w:hint="eastAsia" w:ascii="宋体" w:hAnsi="宋体" w:eastAsia="宋体" w:cs="宋体"/>
        </w:rPr>
        <w:t>活动图：</w:t>
      </w:r>
    </w:p>
    <w:p>
      <w:pPr>
        <w:pStyle w:val="19"/>
        <w:ind w:left="360" w:firstLine="0" w:firstLineChars="0"/>
        <w:jc w:val="center"/>
      </w:pPr>
      <w:r>
        <w:drawing>
          <wp:inline distT="0" distB="0" distL="0" distR="0">
            <wp:extent cx="3580765" cy="6177280"/>
            <wp:effectExtent l="0" t="0" r="0" b="0"/>
            <wp:docPr id="1034" name="图片 6"/>
            <wp:cNvGraphicFramePr/>
            <a:graphic xmlns:a="http://schemas.openxmlformats.org/drawingml/2006/main">
              <a:graphicData uri="http://schemas.openxmlformats.org/drawingml/2006/picture">
                <pic:pic xmlns:pic="http://schemas.openxmlformats.org/drawingml/2006/picture">
                  <pic:nvPicPr>
                    <pic:cNvPr id="1034" name="图片 6"/>
                    <pic:cNvPicPr/>
                  </pic:nvPicPr>
                  <pic:blipFill>
                    <a:blip r:embed="rId15" cstate="print"/>
                    <a:srcRect t="2238" r="17859" b="20837"/>
                    <a:stretch>
                      <a:fillRect/>
                    </a:stretch>
                  </pic:blipFill>
                  <pic:spPr>
                    <a:xfrm>
                      <a:off x="0" y="0"/>
                      <a:ext cx="3580765" cy="6177280"/>
                    </a:xfrm>
                    <a:prstGeom prst="rect">
                      <a:avLst/>
                    </a:prstGeom>
                    <a:ln>
                      <a:noFill/>
                    </a:ln>
                  </pic:spPr>
                </pic:pic>
              </a:graphicData>
            </a:graphic>
          </wp:inline>
        </w:drawing>
      </w:r>
    </w:p>
    <w:p>
      <w:pPr>
        <w:pStyle w:val="6"/>
        <w:ind w:left="360"/>
        <w:jc w:val="center"/>
        <w:rPr>
          <w:rFonts w:eastAsia="宋体"/>
        </w:rPr>
      </w:pPr>
      <w:r>
        <w:t xml:space="preserve">图 </w:t>
      </w:r>
      <w:r>
        <w:rPr>
          <w:rFonts w:hint="eastAsia"/>
        </w:rPr>
        <w:t>1.4.6 找回密码活动图</w:t>
      </w:r>
    </w:p>
    <w:p/>
    <w:p/>
    <w:p/>
    <w:p>
      <w:pPr>
        <w:pStyle w:val="5"/>
        <w:rPr>
          <w:rFonts w:hint="eastAsia" w:ascii="宋体" w:hAnsi="宋体"/>
          <w:szCs w:val="21"/>
        </w:rPr>
      </w:pPr>
      <w:r>
        <w:rPr>
          <w:rFonts w:ascii="宋体" w:hAnsi="宋体"/>
          <w:szCs w:val="21"/>
        </w:rPr>
        <w:t>1.4.</w:t>
      </w:r>
      <w:r>
        <w:rPr>
          <w:rFonts w:hint="eastAsia" w:ascii="宋体" w:hAnsi="宋体"/>
          <w:szCs w:val="21"/>
        </w:rPr>
        <w:t>7发布游戏信息</w:t>
      </w:r>
    </w:p>
    <w:p>
      <w:pPr>
        <w:pStyle w:val="19"/>
        <w:ind w:left="360" w:firstLine="0" w:firstLineChars="0"/>
        <w:rPr>
          <w:rFonts w:hint="eastAsia" w:ascii="宋体" w:hAnsi="宋体" w:eastAsia="宋体" w:cs="宋体"/>
        </w:rPr>
      </w:pPr>
      <w:r>
        <w:rPr>
          <w:rFonts w:hint="eastAsia" w:ascii="宋体" w:hAnsi="宋体" w:eastAsia="宋体" w:cs="宋体"/>
        </w:rPr>
        <w:t>用例名：发布游戏信息</w:t>
      </w:r>
    </w:p>
    <w:p>
      <w:pPr>
        <w:pStyle w:val="19"/>
        <w:ind w:left="360" w:firstLine="0" w:firstLineChars="0"/>
        <w:rPr>
          <w:rFonts w:hint="eastAsia" w:ascii="宋体" w:hAnsi="宋体" w:eastAsia="宋体" w:cs="宋体"/>
        </w:rPr>
      </w:pPr>
      <w:r>
        <w:rPr>
          <w:rFonts w:hint="eastAsia" w:ascii="宋体" w:hAnsi="宋体" w:eastAsia="宋体" w:cs="宋体"/>
        </w:rPr>
        <w:t>描述：根据需求发布游戏信息</w:t>
      </w:r>
    </w:p>
    <w:p>
      <w:pPr>
        <w:pStyle w:val="19"/>
        <w:ind w:left="360" w:firstLine="0" w:firstLineChars="0"/>
        <w:rPr>
          <w:rFonts w:hint="eastAsia" w:ascii="宋体" w:hAnsi="宋体" w:eastAsia="宋体" w:cs="宋体"/>
        </w:rPr>
      </w:pPr>
      <w:r>
        <w:rPr>
          <w:rFonts w:hint="eastAsia" w:ascii="宋体" w:hAnsi="宋体" w:eastAsia="宋体" w:cs="宋体"/>
        </w:rPr>
        <w:t>参与者：用户</w:t>
      </w:r>
    </w:p>
    <w:p>
      <w:pPr>
        <w:pStyle w:val="19"/>
        <w:ind w:left="360" w:firstLine="0" w:firstLineChars="0"/>
        <w:rPr>
          <w:rFonts w:hint="eastAsia" w:ascii="宋体" w:hAnsi="宋体" w:eastAsia="宋体" w:cs="宋体"/>
        </w:rPr>
      </w:pPr>
      <w:r>
        <w:rPr>
          <w:rFonts w:hint="eastAsia" w:ascii="宋体" w:hAnsi="宋体" w:eastAsia="宋体" w:cs="宋体"/>
        </w:rPr>
        <w:t>前置条件：用户已注册到本系统</w:t>
      </w:r>
    </w:p>
    <w:p>
      <w:pPr>
        <w:pStyle w:val="19"/>
        <w:ind w:left="360" w:firstLine="0" w:firstLineChars="0"/>
        <w:rPr>
          <w:rFonts w:hint="eastAsia" w:ascii="宋体" w:hAnsi="宋体" w:eastAsia="宋体" w:cs="宋体"/>
        </w:rPr>
      </w:pPr>
      <w:r>
        <w:rPr>
          <w:rFonts w:hint="eastAsia" w:ascii="宋体" w:hAnsi="宋体" w:eastAsia="宋体" w:cs="宋体"/>
        </w:rPr>
        <w:t>活动图：</w:t>
      </w:r>
    </w:p>
    <w:p>
      <w:pPr>
        <w:pStyle w:val="19"/>
        <w:ind w:left="360" w:firstLine="0" w:firstLineChars="0"/>
        <w:rPr>
          <w:rFonts w:hint="eastAsia" w:ascii="宋体" w:hAnsi="宋体" w:eastAsia="宋体" w:cs="宋体"/>
        </w:rPr>
      </w:pPr>
      <w:r>
        <w:drawing>
          <wp:inline distT="0" distB="0" distL="0" distR="0">
            <wp:extent cx="3605530" cy="4713605"/>
            <wp:effectExtent l="0" t="0" r="0" b="0"/>
            <wp:docPr id="1035" name="图片 2"/>
            <wp:cNvGraphicFramePr/>
            <a:graphic xmlns:a="http://schemas.openxmlformats.org/drawingml/2006/main">
              <a:graphicData uri="http://schemas.openxmlformats.org/drawingml/2006/picture">
                <pic:pic xmlns:pic="http://schemas.openxmlformats.org/drawingml/2006/picture">
                  <pic:nvPicPr>
                    <pic:cNvPr id="1035" name="图片 2"/>
                    <pic:cNvPicPr/>
                  </pic:nvPicPr>
                  <pic:blipFill>
                    <a:blip r:embed="rId16" cstate="print"/>
                    <a:srcRect/>
                    <a:stretch>
                      <a:fillRect/>
                    </a:stretch>
                  </pic:blipFill>
                  <pic:spPr>
                    <a:xfrm>
                      <a:off x="0" y="0"/>
                      <a:ext cx="3606164" cy="4713605"/>
                    </a:xfrm>
                    <a:prstGeom prst="rect">
                      <a:avLst/>
                    </a:prstGeom>
                    <a:ln>
                      <a:noFill/>
                    </a:ln>
                  </pic:spPr>
                </pic:pic>
              </a:graphicData>
            </a:graphic>
          </wp:inline>
        </w:drawing>
      </w:r>
    </w:p>
    <w:p/>
    <w:p>
      <w:pPr>
        <w:pStyle w:val="5"/>
        <w:rPr>
          <w:rFonts w:hint="eastAsia" w:ascii="宋体" w:hAnsi="宋体"/>
          <w:szCs w:val="21"/>
        </w:rPr>
      </w:pPr>
      <w:r>
        <w:rPr>
          <w:rFonts w:hint="eastAsia" w:ascii="宋体" w:hAnsi="宋体"/>
          <w:szCs w:val="21"/>
        </w:rPr>
        <w:t>1</w:t>
      </w:r>
      <w:r>
        <w:rPr>
          <w:rFonts w:ascii="宋体" w:hAnsi="宋体"/>
          <w:szCs w:val="21"/>
        </w:rPr>
        <w:t>.4.8</w:t>
      </w:r>
      <w:r>
        <w:rPr>
          <w:rFonts w:hint="eastAsia" w:ascii="宋体" w:hAnsi="宋体"/>
          <w:szCs w:val="21"/>
        </w:rPr>
        <w:t>修改游戏信息</w:t>
      </w:r>
    </w:p>
    <w:p>
      <w:pPr>
        <w:pStyle w:val="19"/>
        <w:ind w:left="360" w:firstLine="0" w:firstLineChars="0"/>
        <w:rPr>
          <w:rFonts w:hint="eastAsia" w:ascii="宋体" w:hAnsi="宋体" w:eastAsia="宋体" w:cs="宋体"/>
        </w:rPr>
      </w:pPr>
      <w:r>
        <w:rPr>
          <w:rFonts w:hint="eastAsia" w:ascii="宋体" w:hAnsi="宋体" w:eastAsia="宋体" w:cs="宋体"/>
        </w:rPr>
        <w:t>用例名：修改游戏信息</w:t>
      </w:r>
    </w:p>
    <w:p>
      <w:pPr>
        <w:pStyle w:val="19"/>
        <w:ind w:left="360" w:firstLine="0" w:firstLineChars="0"/>
        <w:rPr>
          <w:rFonts w:hint="eastAsia" w:ascii="宋体" w:hAnsi="宋体" w:eastAsia="宋体" w:cs="宋体"/>
        </w:rPr>
      </w:pPr>
      <w:r>
        <w:rPr>
          <w:rFonts w:hint="eastAsia" w:ascii="宋体" w:hAnsi="宋体" w:eastAsia="宋体" w:cs="宋体"/>
        </w:rPr>
        <w:t>描述：根据需求修改游戏信息</w:t>
      </w:r>
    </w:p>
    <w:p>
      <w:pPr>
        <w:pStyle w:val="19"/>
        <w:ind w:left="360" w:firstLine="0" w:firstLineChars="0"/>
        <w:rPr>
          <w:rFonts w:hint="eastAsia" w:ascii="宋体" w:hAnsi="宋体" w:eastAsia="宋体" w:cs="宋体"/>
        </w:rPr>
      </w:pPr>
      <w:r>
        <w:rPr>
          <w:rFonts w:hint="eastAsia" w:ascii="宋体" w:hAnsi="宋体" w:eastAsia="宋体" w:cs="宋体"/>
        </w:rPr>
        <w:t>参与者：用户</w:t>
      </w:r>
    </w:p>
    <w:p>
      <w:pPr>
        <w:pStyle w:val="19"/>
        <w:ind w:left="360" w:firstLine="0" w:firstLineChars="0"/>
        <w:rPr>
          <w:rFonts w:hint="eastAsia" w:ascii="宋体" w:hAnsi="宋体" w:eastAsia="宋体" w:cs="宋体"/>
        </w:rPr>
      </w:pPr>
      <w:r>
        <w:rPr>
          <w:rFonts w:hint="eastAsia" w:ascii="宋体" w:hAnsi="宋体" w:eastAsia="宋体" w:cs="宋体"/>
        </w:rPr>
        <w:t>前置条件：用户已发布当前游戏信息</w:t>
      </w:r>
    </w:p>
    <w:p>
      <w:pPr>
        <w:pStyle w:val="19"/>
        <w:ind w:left="360" w:firstLine="0" w:firstLineChars="0"/>
        <w:rPr>
          <w:rFonts w:hint="eastAsia" w:ascii="宋体" w:hAnsi="宋体" w:eastAsia="宋体" w:cs="宋体"/>
        </w:rPr>
      </w:pPr>
      <w:r>
        <w:rPr>
          <w:rFonts w:hint="eastAsia" w:ascii="宋体" w:hAnsi="宋体" w:eastAsia="宋体" w:cs="宋体"/>
        </w:rPr>
        <w:t>活动图：</w:t>
      </w:r>
    </w:p>
    <w:p>
      <w:pPr>
        <w:pStyle w:val="19"/>
        <w:ind w:left="360" w:firstLine="0" w:firstLineChars="0"/>
        <w:rPr>
          <w:rFonts w:hint="eastAsia" w:ascii="宋体" w:hAnsi="宋体" w:eastAsia="宋体" w:cs="宋体"/>
        </w:rPr>
      </w:pPr>
      <w:r>
        <w:drawing>
          <wp:inline distT="0" distB="0" distL="0" distR="0">
            <wp:extent cx="3148965" cy="4372610"/>
            <wp:effectExtent l="0" t="0" r="0" b="0"/>
            <wp:docPr id="1036" name="图片 9"/>
            <wp:cNvGraphicFramePr/>
            <a:graphic xmlns:a="http://schemas.openxmlformats.org/drawingml/2006/main">
              <a:graphicData uri="http://schemas.openxmlformats.org/drawingml/2006/picture">
                <pic:pic xmlns:pic="http://schemas.openxmlformats.org/drawingml/2006/picture">
                  <pic:nvPicPr>
                    <pic:cNvPr id="1036" name="图片 9"/>
                    <pic:cNvPicPr/>
                  </pic:nvPicPr>
                  <pic:blipFill>
                    <a:blip r:embed="rId17" cstate="print"/>
                    <a:srcRect/>
                    <a:stretch>
                      <a:fillRect/>
                    </a:stretch>
                  </pic:blipFill>
                  <pic:spPr>
                    <a:xfrm>
                      <a:off x="0" y="0"/>
                      <a:ext cx="3148965" cy="4372610"/>
                    </a:xfrm>
                    <a:prstGeom prst="rect">
                      <a:avLst/>
                    </a:prstGeom>
                    <a:ln>
                      <a:noFill/>
                    </a:ln>
                  </pic:spPr>
                </pic:pic>
              </a:graphicData>
            </a:graphic>
          </wp:inline>
        </w:drawing>
      </w:r>
    </w:p>
    <w:p/>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9查看游戏信息</w:t>
      </w:r>
    </w:p>
    <w:p>
      <w:pPr>
        <w:pStyle w:val="19"/>
        <w:ind w:left="360" w:firstLine="0" w:firstLineChars="0"/>
        <w:rPr>
          <w:rFonts w:hint="eastAsia" w:ascii="宋体" w:hAnsi="宋体" w:eastAsia="宋体" w:cs="宋体"/>
        </w:rPr>
      </w:pPr>
      <w:r>
        <w:rPr>
          <w:rFonts w:hint="eastAsia" w:ascii="宋体" w:hAnsi="宋体" w:eastAsia="宋体" w:cs="宋体"/>
        </w:rPr>
        <w:t>用例名：查看</w:t>
      </w:r>
      <w:r>
        <w:rPr>
          <w:rFonts w:hint="eastAsia" w:ascii="宋体" w:hAnsi="宋体"/>
          <w:szCs w:val="21"/>
        </w:rPr>
        <w:t>游戏信息</w:t>
      </w:r>
    </w:p>
    <w:p>
      <w:pPr>
        <w:pStyle w:val="19"/>
        <w:ind w:left="360" w:firstLine="0" w:firstLineChars="0"/>
        <w:rPr>
          <w:rFonts w:hint="eastAsia" w:ascii="宋体" w:hAnsi="宋体" w:eastAsia="宋体" w:cs="宋体"/>
        </w:rPr>
      </w:pPr>
      <w:r>
        <w:rPr>
          <w:rFonts w:hint="eastAsia" w:ascii="宋体" w:hAnsi="宋体" w:eastAsia="宋体" w:cs="宋体"/>
        </w:rPr>
        <w:t>描述：查看所有</w:t>
      </w:r>
      <w:r>
        <w:rPr>
          <w:rFonts w:hint="eastAsia" w:ascii="宋体" w:hAnsi="宋体"/>
          <w:szCs w:val="21"/>
        </w:rPr>
        <w:t>游戏信息</w:t>
      </w:r>
      <w:r>
        <w:rPr>
          <w:rFonts w:hint="eastAsia" w:ascii="宋体" w:hAnsi="宋体" w:eastAsia="宋体" w:cs="宋体"/>
        </w:rPr>
        <w:t>并根据</w:t>
      </w:r>
      <w:r>
        <w:rPr>
          <w:rFonts w:hint="eastAsia" w:ascii="宋体" w:hAnsi="宋体"/>
          <w:szCs w:val="21"/>
        </w:rPr>
        <w:t>游戏信息</w:t>
      </w:r>
      <w:r>
        <w:rPr>
          <w:rFonts w:hint="eastAsia" w:ascii="宋体" w:hAnsi="宋体" w:eastAsia="宋体" w:cs="宋体"/>
        </w:rPr>
        <w:t>搜索</w:t>
      </w:r>
    </w:p>
    <w:p>
      <w:pPr>
        <w:pStyle w:val="19"/>
        <w:ind w:left="360" w:firstLine="0" w:firstLineChars="0"/>
        <w:rPr>
          <w:rFonts w:hint="eastAsia" w:ascii="宋体" w:hAnsi="宋体" w:eastAsia="宋体" w:cs="宋体"/>
        </w:rPr>
      </w:pPr>
      <w:r>
        <w:rPr>
          <w:rFonts w:hint="eastAsia" w:ascii="宋体" w:hAnsi="宋体" w:eastAsia="宋体" w:cs="宋体"/>
        </w:rPr>
        <w:t>参与者：用户、管理员</w:t>
      </w:r>
    </w:p>
    <w:p>
      <w:pPr>
        <w:pStyle w:val="19"/>
        <w:ind w:left="360" w:firstLine="0" w:firstLineChars="0"/>
        <w:rPr>
          <w:rFonts w:hint="eastAsia" w:ascii="宋体" w:hAnsi="宋体" w:eastAsia="宋体" w:cs="宋体"/>
        </w:rPr>
      </w:pPr>
      <w:r>
        <w:rPr>
          <w:rFonts w:hint="eastAsia" w:ascii="宋体" w:hAnsi="宋体" w:eastAsia="宋体" w:cs="宋体"/>
        </w:rPr>
        <w:t>前置条件：</w:t>
      </w:r>
      <w:r>
        <w:rPr>
          <w:rFonts w:hint="eastAsia" w:ascii="宋体" w:hAnsi="宋体"/>
          <w:szCs w:val="21"/>
        </w:rPr>
        <w:t>游戏信息</w:t>
      </w:r>
      <w:r>
        <w:rPr>
          <w:rFonts w:hint="eastAsia" w:ascii="宋体" w:hAnsi="宋体" w:eastAsia="宋体" w:cs="宋体"/>
        </w:rPr>
        <w:t>已被发布</w:t>
      </w:r>
    </w:p>
    <w:p>
      <w:pPr>
        <w:pStyle w:val="19"/>
        <w:ind w:left="360" w:firstLine="0" w:firstLineChars="0"/>
        <w:rPr>
          <w:rFonts w:hint="eastAsia" w:ascii="宋体" w:hAnsi="宋体" w:eastAsia="宋体" w:cs="宋体"/>
        </w:rPr>
      </w:pPr>
      <w:r>
        <w:rPr>
          <w:rFonts w:hint="eastAsia" w:ascii="宋体" w:hAnsi="宋体" w:eastAsia="宋体" w:cs="宋体"/>
        </w:rPr>
        <w:t>活动图：</w:t>
      </w:r>
    </w:p>
    <w:p>
      <w:r>
        <w:drawing>
          <wp:inline distT="0" distB="0" distL="0" distR="0">
            <wp:extent cx="3947160" cy="4636135"/>
            <wp:effectExtent l="0" t="0" r="0" b="0"/>
            <wp:docPr id="1037" name="图片 11"/>
            <wp:cNvGraphicFramePr/>
            <a:graphic xmlns:a="http://schemas.openxmlformats.org/drawingml/2006/main">
              <a:graphicData uri="http://schemas.openxmlformats.org/drawingml/2006/picture">
                <pic:pic xmlns:pic="http://schemas.openxmlformats.org/drawingml/2006/picture">
                  <pic:nvPicPr>
                    <pic:cNvPr id="1037" name="图片 11"/>
                    <pic:cNvPicPr/>
                  </pic:nvPicPr>
                  <pic:blipFill>
                    <a:blip r:embed="rId18" cstate="print"/>
                    <a:srcRect/>
                    <a:stretch>
                      <a:fillRect/>
                    </a:stretch>
                  </pic:blipFill>
                  <pic:spPr>
                    <a:xfrm>
                      <a:off x="0" y="0"/>
                      <a:ext cx="3947160" cy="4636135"/>
                    </a:xfrm>
                    <a:prstGeom prst="rect">
                      <a:avLst/>
                    </a:prstGeom>
                    <a:ln>
                      <a:noFill/>
                    </a:ln>
                  </pic:spPr>
                </pic:pic>
              </a:graphicData>
            </a:graphic>
          </wp:inline>
        </w:drawing>
      </w:r>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10审核游戏信息</w:t>
      </w:r>
    </w:p>
    <w:p>
      <w:pPr>
        <w:pStyle w:val="19"/>
        <w:ind w:left="360" w:firstLine="0" w:firstLineChars="0"/>
        <w:rPr>
          <w:rFonts w:hint="eastAsia" w:ascii="宋体" w:hAnsi="宋体" w:eastAsia="宋体" w:cs="宋体"/>
        </w:rPr>
      </w:pPr>
      <w:r>
        <w:rPr>
          <w:rFonts w:hint="eastAsia" w:ascii="宋体" w:hAnsi="宋体" w:eastAsia="宋体" w:cs="宋体"/>
        </w:rPr>
        <w:t>用例名：审核</w:t>
      </w:r>
      <w:r>
        <w:rPr>
          <w:rFonts w:hint="eastAsia" w:ascii="宋体" w:hAnsi="宋体"/>
          <w:szCs w:val="21"/>
        </w:rPr>
        <w:t>游戏信息</w:t>
      </w:r>
    </w:p>
    <w:p>
      <w:pPr>
        <w:pStyle w:val="19"/>
        <w:ind w:left="360" w:firstLine="0" w:firstLineChars="0"/>
        <w:rPr>
          <w:rFonts w:hint="eastAsia" w:ascii="宋体" w:hAnsi="宋体" w:eastAsia="宋体" w:cs="宋体"/>
        </w:rPr>
      </w:pPr>
      <w:r>
        <w:rPr>
          <w:rFonts w:hint="eastAsia" w:ascii="宋体" w:hAnsi="宋体" w:eastAsia="宋体" w:cs="宋体"/>
        </w:rPr>
        <w:t>描述：审核用户提交和修改的</w:t>
      </w:r>
      <w:r>
        <w:rPr>
          <w:rFonts w:hint="eastAsia" w:ascii="宋体" w:hAnsi="宋体"/>
          <w:szCs w:val="21"/>
        </w:rPr>
        <w:t>游戏信息</w:t>
      </w:r>
    </w:p>
    <w:p>
      <w:pPr>
        <w:pStyle w:val="19"/>
        <w:ind w:left="360" w:firstLine="0" w:firstLineChars="0"/>
        <w:rPr>
          <w:rFonts w:hint="eastAsia" w:ascii="宋体" w:hAnsi="宋体" w:eastAsia="宋体" w:cs="宋体"/>
        </w:rPr>
      </w:pPr>
      <w:r>
        <w:rPr>
          <w:rFonts w:hint="eastAsia" w:ascii="宋体" w:hAnsi="宋体" w:eastAsia="宋体" w:cs="宋体"/>
        </w:rPr>
        <w:t>参与者：管理员</w:t>
      </w:r>
    </w:p>
    <w:p>
      <w:pPr>
        <w:pStyle w:val="19"/>
        <w:ind w:left="360" w:firstLine="0" w:firstLineChars="0"/>
        <w:rPr>
          <w:rFonts w:hint="eastAsia" w:ascii="宋体" w:hAnsi="宋体" w:eastAsia="宋体" w:cs="宋体"/>
        </w:rPr>
      </w:pPr>
      <w:r>
        <w:rPr>
          <w:rFonts w:hint="eastAsia" w:ascii="宋体" w:hAnsi="宋体" w:eastAsia="宋体" w:cs="宋体"/>
        </w:rPr>
        <w:t>前置条件：用户已发布当前</w:t>
      </w:r>
      <w:r>
        <w:rPr>
          <w:rFonts w:hint="eastAsia" w:ascii="宋体" w:hAnsi="宋体"/>
          <w:szCs w:val="21"/>
        </w:rPr>
        <w:t>游戏信息</w:t>
      </w:r>
    </w:p>
    <w:p>
      <w:pPr>
        <w:pStyle w:val="19"/>
        <w:ind w:left="360" w:firstLine="0" w:firstLineChars="0"/>
        <w:rPr>
          <w:rFonts w:hint="eastAsia" w:ascii="宋体" w:hAnsi="宋体" w:eastAsia="宋体" w:cs="宋体"/>
        </w:rPr>
      </w:pPr>
      <w:r>
        <w:rPr>
          <w:rFonts w:hint="eastAsia" w:ascii="宋体" w:hAnsi="宋体" w:eastAsia="宋体" w:cs="宋体"/>
        </w:rPr>
        <w:t>活动图：</w:t>
      </w:r>
    </w:p>
    <w:p>
      <w:r>
        <w:drawing>
          <wp:inline distT="0" distB="0" distL="0" distR="0">
            <wp:extent cx="4103370" cy="5069840"/>
            <wp:effectExtent l="0" t="0" r="0" b="0"/>
            <wp:docPr id="1038" name="图片 10"/>
            <wp:cNvGraphicFramePr/>
            <a:graphic xmlns:a="http://schemas.openxmlformats.org/drawingml/2006/main">
              <a:graphicData uri="http://schemas.openxmlformats.org/drawingml/2006/picture">
                <pic:pic xmlns:pic="http://schemas.openxmlformats.org/drawingml/2006/picture">
                  <pic:nvPicPr>
                    <pic:cNvPr id="1038" name="图片 10"/>
                    <pic:cNvPicPr/>
                  </pic:nvPicPr>
                  <pic:blipFill>
                    <a:blip r:embed="rId19" cstate="print"/>
                    <a:srcRect/>
                    <a:stretch>
                      <a:fillRect/>
                    </a:stretch>
                  </pic:blipFill>
                  <pic:spPr>
                    <a:xfrm>
                      <a:off x="0" y="0"/>
                      <a:ext cx="4103370" cy="5069840"/>
                    </a:xfrm>
                    <a:prstGeom prst="rect">
                      <a:avLst/>
                    </a:prstGeom>
                    <a:ln>
                      <a:noFill/>
                    </a:ln>
                  </pic:spPr>
                </pic:pic>
              </a:graphicData>
            </a:graphic>
          </wp:inline>
        </w:drawing>
      </w:r>
    </w:p>
    <w:p/>
    <w:p>
      <w:pPr>
        <w:pStyle w:val="5"/>
        <w:rPr>
          <w:ins w:id="777" w:author="快乐的小丸子 [2]" w:date="2024-10-24T23:48:44Z"/>
          <w:rFonts w:hint="eastAsia" w:ascii="宋体" w:hAnsi="宋体"/>
          <w:szCs w:val="21"/>
        </w:rPr>
      </w:pPr>
      <w:ins w:id="778" w:author="快乐的小丸子 [2]" w:date="2024-10-24T23:48:44Z">
        <w:r>
          <w:rPr>
            <w:rFonts w:hint="eastAsia" w:ascii="宋体" w:hAnsi="宋体"/>
            <w:szCs w:val="21"/>
          </w:rPr>
          <w:t>1</w:t>
        </w:r>
      </w:ins>
      <w:ins w:id="779" w:author="快乐的小丸子 [2]" w:date="2024-10-24T23:48:44Z">
        <w:r>
          <w:rPr>
            <w:rFonts w:ascii="宋体" w:hAnsi="宋体"/>
            <w:szCs w:val="21"/>
          </w:rPr>
          <w:t>.4.</w:t>
        </w:r>
      </w:ins>
      <w:ins w:id="780" w:author="快乐的小丸子 [2]" w:date="2024-10-24T23:48:44Z">
        <w:r>
          <w:rPr>
            <w:rFonts w:hint="eastAsia" w:ascii="宋体" w:hAnsi="宋体"/>
            <w:szCs w:val="21"/>
          </w:rPr>
          <w:t>1</w:t>
        </w:r>
      </w:ins>
      <w:ins w:id="781" w:author="快乐的小丸子 [2]" w:date="2024-10-24T23:50:00Z">
        <w:r>
          <w:rPr>
            <w:rFonts w:hint="eastAsia" w:ascii="宋体" w:hAnsi="宋体"/>
            <w:szCs w:val="21"/>
            <w:lang w:val="en-US" w:eastAsia="zh-CN"/>
          </w:rPr>
          <w:t>1</w:t>
        </w:r>
      </w:ins>
      <w:ins w:id="782" w:author="快乐的小丸子 [2]" w:date="2024-10-24T23:48:51Z">
        <w:r>
          <w:rPr>
            <w:rFonts w:hint="eastAsia" w:ascii="宋体" w:hAnsi="宋体"/>
            <w:szCs w:val="21"/>
            <w:lang w:val="en-US" w:eastAsia="zh-CN"/>
          </w:rPr>
          <w:t>删除</w:t>
        </w:r>
      </w:ins>
      <w:ins w:id="783" w:author="快乐的小丸子 [2]" w:date="2024-10-24T23:48:44Z">
        <w:r>
          <w:rPr>
            <w:rFonts w:hint="eastAsia" w:ascii="宋体" w:hAnsi="宋体"/>
            <w:szCs w:val="21"/>
          </w:rPr>
          <w:t>游戏信息</w:t>
        </w:r>
      </w:ins>
    </w:p>
    <w:p>
      <w:pPr>
        <w:pStyle w:val="19"/>
        <w:ind w:left="360" w:firstLine="0" w:firstLineChars="0"/>
        <w:rPr>
          <w:ins w:id="784" w:author="快乐的小丸子 [2]" w:date="2024-10-24T23:48:44Z"/>
          <w:rFonts w:hint="eastAsia" w:ascii="宋体" w:hAnsi="宋体" w:eastAsia="宋体" w:cs="宋体"/>
        </w:rPr>
      </w:pPr>
      <w:ins w:id="785" w:author="快乐的小丸子 [2]" w:date="2024-10-24T23:48:44Z">
        <w:r>
          <w:rPr>
            <w:rFonts w:hint="eastAsia" w:ascii="宋体" w:hAnsi="宋体" w:eastAsia="宋体" w:cs="宋体"/>
          </w:rPr>
          <w:t>用例名：</w:t>
        </w:r>
      </w:ins>
      <w:ins w:id="786" w:author="快乐的小丸子 [2]" w:date="2024-10-24T23:48:56Z">
        <w:r>
          <w:rPr>
            <w:rFonts w:hint="eastAsia" w:ascii="宋体" w:hAnsi="宋体" w:cs="宋体"/>
            <w:lang w:val="en-US" w:eastAsia="zh-CN"/>
          </w:rPr>
          <w:t>删除</w:t>
        </w:r>
      </w:ins>
      <w:ins w:id="787" w:author="快乐的小丸子 [2]" w:date="2024-10-24T23:48:44Z">
        <w:r>
          <w:rPr>
            <w:rFonts w:hint="eastAsia" w:ascii="宋体" w:hAnsi="宋体"/>
            <w:szCs w:val="21"/>
          </w:rPr>
          <w:t>游戏信息</w:t>
        </w:r>
      </w:ins>
    </w:p>
    <w:p>
      <w:pPr>
        <w:pStyle w:val="19"/>
        <w:ind w:left="360" w:firstLine="0" w:firstLineChars="0"/>
        <w:rPr>
          <w:ins w:id="788" w:author="快乐的小丸子 [2]" w:date="2024-10-24T23:48:44Z"/>
          <w:rFonts w:hint="eastAsia" w:ascii="宋体" w:hAnsi="宋体" w:eastAsia="宋体" w:cs="宋体"/>
        </w:rPr>
      </w:pPr>
      <w:ins w:id="789" w:author="快乐的小丸子 [2]" w:date="2024-10-24T23:48:44Z">
        <w:r>
          <w:rPr>
            <w:rFonts w:hint="eastAsia" w:ascii="宋体" w:hAnsi="宋体" w:eastAsia="宋体" w:cs="宋体"/>
          </w:rPr>
          <w:t>描述：</w:t>
        </w:r>
      </w:ins>
      <w:ins w:id="790" w:author="快乐的小丸子 [2]" w:date="2024-10-24T23:49:41Z">
        <w:r>
          <w:rPr>
            <w:rFonts w:hint="eastAsia" w:ascii="宋体" w:hAnsi="宋体" w:cs="宋体"/>
            <w:lang w:val="en-US" w:eastAsia="zh-CN"/>
          </w:rPr>
          <w:t>游戏</w:t>
        </w:r>
      </w:ins>
      <w:ins w:id="791" w:author="快乐的小丸子 [2]" w:date="2024-10-24T23:49:43Z">
        <w:r>
          <w:rPr>
            <w:rFonts w:hint="eastAsia" w:ascii="宋体" w:hAnsi="宋体" w:cs="宋体"/>
            <w:lang w:val="en-US" w:eastAsia="zh-CN"/>
          </w:rPr>
          <w:t>发布者</w:t>
        </w:r>
      </w:ins>
      <w:ins w:id="792" w:author="快乐的小丸子 [2]" w:date="2024-10-24T23:49:49Z">
        <w:r>
          <w:rPr>
            <w:rFonts w:hint="eastAsia" w:ascii="宋体" w:hAnsi="宋体" w:cs="宋体"/>
            <w:lang w:val="en-US" w:eastAsia="zh-CN"/>
          </w:rPr>
          <w:t>申请</w:t>
        </w:r>
      </w:ins>
      <w:ins w:id="793" w:author="快乐的小丸子 [2]" w:date="2024-10-24T23:49:06Z">
        <w:r>
          <w:rPr>
            <w:rFonts w:hint="eastAsia" w:ascii="宋体" w:hAnsi="宋体" w:cs="宋体"/>
            <w:lang w:val="en-US" w:eastAsia="zh-CN"/>
          </w:rPr>
          <w:t>删除</w:t>
        </w:r>
      </w:ins>
      <w:ins w:id="794" w:author="快乐的小丸子 [2]" w:date="2024-10-24T23:48:44Z">
        <w:r>
          <w:rPr>
            <w:rFonts w:hint="eastAsia" w:ascii="宋体" w:hAnsi="宋体"/>
            <w:szCs w:val="21"/>
          </w:rPr>
          <w:t>游戏信息</w:t>
        </w:r>
      </w:ins>
    </w:p>
    <w:p>
      <w:pPr>
        <w:pStyle w:val="19"/>
        <w:ind w:left="360" w:firstLine="0" w:firstLineChars="0"/>
        <w:rPr>
          <w:ins w:id="795" w:author="快乐的小丸子 [2]" w:date="2024-10-24T23:48:44Z"/>
          <w:rFonts w:hint="eastAsia" w:ascii="宋体" w:hAnsi="宋体" w:eastAsia="宋体" w:cs="宋体"/>
        </w:rPr>
      </w:pPr>
      <w:ins w:id="796" w:author="快乐的小丸子 [2]" w:date="2024-10-24T23:48:44Z">
        <w:r>
          <w:rPr>
            <w:rFonts w:hint="eastAsia" w:ascii="宋体" w:hAnsi="宋体" w:eastAsia="宋体" w:cs="宋体"/>
          </w:rPr>
          <w:t>参与者：管理员</w:t>
        </w:r>
      </w:ins>
    </w:p>
    <w:p>
      <w:pPr>
        <w:pStyle w:val="19"/>
        <w:ind w:left="360" w:firstLine="0" w:firstLineChars="0"/>
        <w:rPr>
          <w:ins w:id="797" w:author="快乐的小丸子 [2]" w:date="2024-10-24T23:48:44Z"/>
          <w:rFonts w:hint="eastAsia" w:ascii="宋体" w:hAnsi="宋体" w:eastAsia="宋体" w:cs="宋体"/>
        </w:rPr>
      </w:pPr>
      <w:ins w:id="798" w:author="快乐的小丸子 [2]" w:date="2024-10-24T23:48:44Z">
        <w:r>
          <w:rPr>
            <w:rFonts w:hint="eastAsia" w:ascii="宋体" w:hAnsi="宋体" w:eastAsia="宋体" w:cs="宋体"/>
          </w:rPr>
          <w:t>前置条件：用户已发布当前</w:t>
        </w:r>
      </w:ins>
      <w:ins w:id="799" w:author="快乐的小丸子 [2]" w:date="2024-10-24T23:48:44Z">
        <w:r>
          <w:rPr>
            <w:rFonts w:hint="eastAsia" w:ascii="宋体" w:hAnsi="宋体"/>
            <w:szCs w:val="21"/>
          </w:rPr>
          <w:t>游戏信息</w:t>
        </w:r>
      </w:ins>
    </w:p>
    <w:p>
      <w:pPr>
        <w:pStyle w:val="19"/>
        <w:ind w:left="360" w:firstLine="0" w:firstLineChars="0"/>
        <w:rPr>
          <w:ins w:id="800" w:author="快乐的小丸子 [2]" w:date="2024-10-25T00:02:29Z"/>
          <w:rFonts w:hint="eastAsia" w:ascii="宋体" w:hAnsi="宋体" w:eastAsia="宋体" w:cs="宋体"/>
        </w:rPr>
      </w:pPr>
      <w:ins w:id="801" w:author="快乐的小丸子 [2]" w:date="2024-10-24T23:48:44Z">
        <w:r>
          <w:rPr>
            <w:rFonts w:hint="eastAsia" w:ascii="宋体" w:hAnsi="宋体" w:eastAsia="宋体" w:cs="宋体"/>
          </w:rPr>
          <w:t>活动图：</w:t>
        </w:r>
      </w:ins>
    </w:p>
    <w:p>
      <w:pPr>
        <w:pStyle w:val="19"/>
        <w:ind w:left="360" w:firstLine="0" w:firstLineChars="0"/>
        <w:rPr>
          <w:ins w:id="802" w:author="快乐的小丸子 [2]" w:date="2024-10-24T23:49:52Z"/>
          <w:rFonts w:hint="eastAsia" w:ascii="宋体" w:hAnsi="宋体" w:eastAsia="宋体" w:cs="宋体"/>
        </w:rPr>
      </w:pPr>
      <w:ins w:id="803" w:author="快乐的小丸子 [2]" w:date="2024-10-25T00:02:30Z">
        <w:r>
          <w:rPr/>
          <w:drawing>
            <wp:inline distT="0" distB="0" distL="114300" distR="114300">
              <wp:extent cx="3917950" cy="38430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3917950" cy="3843020"/>
                      </a:xfrm>
                      <a:prstGeom prst="rect">
                        <a:avLst/>
                      </a:prstGeom>
                      <a:noFill/>
                      <a:ln>
                        <a:noFill/>
                      </a:ln>
                    </pic:spPr>
                  </pic:pic>
                </a:graphicData>
              </a:graphic>
            </wp:inline>
          </w:drawing>
        </w:r>
      </w:ins>
    </w:p>
    <w:p>
      <w:pPr>
        <w:pStyle w:val="19"/>
        <w:ind w:left="360" w:firstLine="0" w:firstLineChars="0"/>
        <w:rPr>
          <w:ins w:id="805" w:author="快乐的小丸子 [2]" w:date="2024-10-24T23:48:44Z"/>
          <w:rFonts w:hint="eastAsia" w:ascii="宋体" w:hAnsi="宋体" w:eastAsia="宋体" w:cs="宋体"/>
        </w:rPr>
      </w:pPr>
    </w:p>
    <w:p>
      <w:pPr>
        <w:pStyle w:val="5"/>
        <w:rPr>
          <w:rFonts w:hint="eastAsia" w:ascii="宋体" w:hAnsi="宋体"/>
          <w:szCs w:val="21"/>
        </w:rPr>
      </w:pPr>
      <w:r>
        <w:rPr>
          <w:rFonts w:hint="eastAsia" w:ascii="宋体" w:hAnsi="宋体"/>
          <w:szCs w:val="21"/>
        </w:rPr>
        <w:t>1</w:t>
      </w:r>
      <w:r>
        <w:rPr>
          <w:rFonts w:ascii="宋体" w:hAnsi="宋体"/>
          <w:szCs w:val="21"/>
        </w:rPr>
        <w:t>.4.1</w:t>
      </w:r>
      <w:ins w:id="806" w:author="快乐的小丸子 [2]" w:date="2024-10-24T23:50:04Z">
        <w:r>
          <w:rPr>
            <w:rFonts w:hint="eastAsia" w:ascii="宋体" w:hAnsi="宋体"/>
            <w:szCs w:val="21"/>
            <w:lang w:val="en-US" w:eastAsia="zh-CN"/>
          </w:rPr>
          <w:t>2</w:t>
        </w:r>
      </w:ins>
      <w:del w:id="807" w:author="快乐的小丸子 [2]" w:date="2024-10-24T23:50:02Z">
        <w:r>
          <w:rPr>
            <w:rFonts w:hint="eastAsia" w:ascii="宋体" w:hAnsi="宋体"/>
            <w:szCs w:val="21"/>
          </w:rPr>
          <w:delText>1</w:delText>
        </w:r>
      </w:del>
      <w:r>
        <w:rPr>
          <w:rFonts w:hint="eastAsia" w:ascii="宋体" w:hAnsi="宋体"/>
          <w:szCs w:val="21"/>
        </w:rPr>
        <w:t>发布论坛内容</w:t>
      </w:r>
    </w:p>
    <w:p>
      <w:pPr>
        <w:pStyle w:val="19"/>
        <w:ind w:left="360" w:firstLine="0" w:firstLineChars="0"/>
      </w:pPr>
      <w:r>
        <w:rPr>
          <w:rFonts w:hint="eastAsia"/>
        </w:rPr>
        <w:t>用例名：发表</w:t>
      </w:r>
      <w:r>
        <w:rPr>
          <w:rFonts w:hint="eastAsia" w:ascii="宋体" w:hAnsi="宋体"/>
          <w:szCs w:val="21"/>
        </w:rPr>
        <w:t>论坛内容</w:t>
      </w:r>
    </w:p>
    <w:p>
      <w:pPr>
        <w:pStyle w:val="19"/>
        <w:ind w:left="360" w:firstLine="0" w:firstLineChars="0"/>
      </w:pPr>
      <w:r>
        <w:rPr>
          <w:rFonts w:hint="eastAsia"/>
        </w:rPr>
        <w:t>描述：用户撰写并发表</w:t>
      </w:r>
      <w:r>
        <w:rPr>
          <w:rFonts w:hint="eastAsia" w:ascii="宋体" w:hAnsi="宋体"/>
          <w:szCs w:val="21"/>
        </w:rPr>
        <w:t>论坛内容</w:t>
      </w:r>
      <w:r>
        <w:rPr>
          <w:rFonts w:hint="eastAsia"/>
        </w:rPr>
        <w:t>，管理员可无需审核直接发布，其他用户需要审核</w:t>
      </w:r>
    </w:p>
    <w:p>
      <w:pPr>
        <w:pStyle w:val="19"/>
        <w:ind w:left="360" w:firstLine="0" w:firstLineChars="0"/>
      </w:pPr>
      <w:r>
        <w:rPr>
          <w:rFonts w:hint="eastAsia"/>
        </w:rPr>
        <w:t>参与者：用户、管理员</w:t>
      </w:r>
    </w:p>
    <w:p>
      <w:pPr>
        <w:pStyle w:val="19"/>
        <w:ind w:left="360" w:firstLine="0" w:firstLineChars="0"/>
      </w:pPr>
      <w:r>
        <w:rPr>
          <w:rFonts w:hint="eastAsia"/>
        </w:rPr>
        <w:t>前置条件：用户已在本系统登录</w:t>
      </w:r>
    </w:p>
    <w:p>
      <w:pPr>
        <w:pStyle w:val="19"/>
        <w:ind w:left="360" w:firstLine="0" w:firstLineChars="0"/>
      </w:pPr>
      <w:r>
        <w:rPr>
          <w:rFonts w:hint="eastAsia"/>
        </w:rPr>
        <w:t>活动图：</w:t>
      </w:r>
    </w:p>
    <w:p>
      <w:pPr>
        <w:pStyle w:val="19"/>
        <w:ind w:left="360" w:firstLine="0" w:firstLineChars="0"/>
      </w:pPr>
      <w:r>
        <w:drawing>
          <wp:inline distT="0" distB="0" distL="0" distR="0">
            <wp:extent cx="5100320" cy="7296150"/>
            <wp:effectExtent l="0" t="0" r="0" b="0"/>
            <wp:docPr id="1039" name="图片 2"/>
            <wp:cNvGraphicFramePr/>
            <a:graphic xmlns:a="http://schemas.openxmlformats.org/drawingml/2006/main">
              <a:graphicData uri="http://schemas.openxmlformats.org/drawingml/2006/picture">
                <pic:pic xmlns:pic="http://schemas.openxmlformats.org/drawingml/2006/picture">
                  <pic:nvPicPr>
                    <pic:cNvPr id="1039" name="图片 2"/>
                    <pic:cNvPicPr/>
                  </pic:nvPicPr>
                  <pic:blipFill>
                    <a:blip r:embed="rId21" cstate="print"/>
                    <a:srcRect/>
                    <a:stretch>
                      <a:fillRect/>
                    </a:stretch>
                  </pic:blipFill>
                  <pic:spPr>
                    <a:xfrm>
                      <a:off x="0" y="0"/>
                      <a:ext cx="5100320" cy="7296150"/>
                    </a:xfrm>
                    <a:prstGeom prst="rect">
                      <a:avLst/>
                    </a:prstGeom>
                    <a:ln>
                      <a:noFill/>
                    </a:ln>
                  </pic:spPr>
                </pic:pic>
              </a:graphicData>
            </a:graphic>
          </wp:inline>
        </w:drawing>
      </w:r>
    </w:p>
    <w:p/>
    <w:p/>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08" w:author="快乐的小丸子 [2]" w:date="2024-10-24T23:50:09Z">
        <w:r>
          <w:rPr>
            <w:rFonts w:hint="eastAsia" w:ascii="宋体" w:hAnsi="宋体"/>
            <w:szCs w:val="21"/>
            <w:lang w:val="en-US" w:eastAsia="zh-CN"/>
          </w:rPr>
          <w:t>3</w:t>
        </w:r>
      </w:ins>
      <w:del w:id="809" w:author="快乐的小丸子 [2]" w:date="2024-10-24T23:50:08Z">
        <w:r>
          <w:rPr>
            <w:rFonts w:hint="eastAsia" w:ascii="宋体" w:hAnsi="宋体"/>
            <w:szCs w:val="21"/>
          </w:rPr>
          <w:delText>2</w:delText>
        </w:r>
      </w:del>
      <w:r>
        <w:rPr>
          <w:rFonts w:hint="eastAsia" w:ascii="宋体" w:hAnsi="宋体"/>
          <w:szCs w:val="21"/>
        </w:rPr>
        <w:t>审核论坛内容</w:t>
      </w:r>
    </w:p>
    <w:p>
      <w:pPr>
        <w:pStyle w:val="19"/>
        <w:ind w:left="360" w:firstLine="0" w:firstLineChars="0"/>
      </w:pPr>
      <w:r>
        <w:rPr>
          <w:rFonts w:hint="eastAsia"/>
        </w:rPr>
        <w:t>用例名：审核论坛内容</w:t>
      </w:r>
    </w:p>
    <w:p>
      <w:pPr>
        <w:pStyle w:val="19"/>
        <w:ind w:left="360" w:firstLine="0" w:firstLineChars="0"/>
      </w:pPr>
      <w:r>
        <w:rPr>
          <w:rFonts w:hint="eastAsia"/>
        </w:rPr>
        <w:t>描述：管理员需要对非管理员用户发布的论坛内容进行审核，审核通过则可以成功发布，否则发布失败。</w:t>
      </w:r>
    </w:p>
    <w:p>
      <w:pPr>
        <w:pStyle w:val="19"/>
        <w:ind w:left="360" w:firstLine="0" w:firstLineChars="0"/>
      </w:pPr>
      <w:r>
        <w:rPr>
          <w:rFonts w:hint="eastAsia"/>
        </w:rPr>
        <w:t>参与者：管理员</w:t>
      </w:r>
    </w:p>
    <w:p>
      <w:pPr>
        <w:pStyle w:val="19"/>
        <w:ind w:left="360" w:firstLine="0" w:firstLineChars="0"/>
      </w:pPr>
      <w:r>
        <w:rPr>
          <w:rFonts w:hint="eastAsia"/>
        </w:rPr>
        <w:t>前置条件：用户已在本系统登录且发布了论坛内容</w:t>
      </w:r>
    </w:p>
    <w:p>
      <w:pPr>
        <w:pStyle w:val="19"/>
        <w:ind w:left="360" w:firstLine="0" w:firstLineChars="0"/>
      </w:pPr>
      <w:r>
        <w:rPr>
          <w:rFonts w:hint="eastAsia"/>
        </w:rPr>
        <w:t>活动图：</w:t>
      </w:r>
    </w:p>
    <w:p>
      <w:pPr>
        <w:pStyle w:val="19"/>
        <w:ind w:left="360" w:firstLine="0" w:firstLineChars="0"/>
      </w:pPr>
      <w:r>
        <w:drawing>
          <wp:inline distT="0" distB="0" distL="0" distR="0">
            <wp:extent cx="4629785" cy="3553460"/>
            <wp:effectExtent l="0" t="0" r="0" b="0"/>
            <wp:docPr id="1040" name="图片 17"/>
            <wp:cNvGraphicFramePr/>
            <a:graphic xmlns:a="http://schemas.openxmlformats.org/drawingml/2006/main">
              <a:graphicData uri="http://schemas.openxmlformats.org/drawingml/2006/picture">
                <pic:pic xmlns:pic="http://schemas.openxmlformats.org/drawingml/2006/picture">
                  <pic:nvPicPr>
                    <pic:cNvPr id="1040" name="图片 17"/>
                    <pic:cNvPicPr/>
                  </pic:nvPicPr>
                  <pic:blipFill>
                    <a:blip r:embed="rId22" cstate="print"/>
                    <a:srcRect/>
                    <a:stretch>
                      <a:fillRect/>
                    </a:stretch>
                  </pic:blipFill>
                  <pic:spPr>
                    <a:xfrm>
                      <a:off x="0" y="0"/>
                      <a:ext cx="4629785" cy="3553460"/>
                    </a:xfrm>
                    <a:prstGeom prst="rect">
                      <a:avLst/>
                    </a:prstGeom>
                    <a:ln>
                      <a:noFill/>
                    </a:ln>
                  </pic:spPr>
                </pic:pic>
              </a:graphicData>
            </a:graphic>
          </wp:inline>
        </w:drawing>
      </w:r>
    </w:p>
    <w:p/>
    <w:p>
      <w:pPr>
        <w:pStyle w:val="5"/>
        <w:rPr>
          <w:rFonts w:hint="eastAsia" w:ascii="宋体" w:hAnsi="宋体"/>
          <w:szCs w:val="21"/>
        </w:rPr>
      </w:pPr>
      <w:r>
        <w:rPr>
          <w:rFonts w:hint="eastAsia" w:ascii="宋体" w:hAnsi="宋体"/>
          <w:szCs w:val="21"/>
        </w:rPr>
        <w:t>1</w:t>
      </w:r>
      <w:r>
        <w:rPr>
          <w:rFonts w:ascii="宋体" w:hAnsi="宋体"/>
          <w:szCs w:val="21"/>
        </w:rPr>
        <w:t>.4.1</w:t>
      </w:r>
      <w:ins w:id="810" w:author="快乐的小丸子 [2]" w:date="2024-10-24T23:50:13Z">
        <w:r>
          <w:rPr>
            <w:rFonts w:hint="eastAsia" w:ascii="宋体" w:hAnsi="宋体"/>
            <w:szCs w:val="21"/>
            <w:lang w:val="en-US" w:eastAsia="zh-CN"/>
          </w:rPr>
          <w:t>4</w:t>
        </w:r>
      </w:ins>
      <w:del w:id="811" w:author="快乐的小丸子 [2]" w:date="2024-10-24T23:50:13Z">
        <w:r>
          <w:rPr>
            <w:rFonts w:hint="eastAsia" w:ascii="宋体" w:hAnsi="宋体"/>
            <w:szCs w:val="21"/>
          </w:rPr>
          <w:delText>3</w:delText>
        </w:r>
      </w:del>
      <w:r>
        <w:rPr>
          <w:rFonts w:hint="eastAsia" w:ascii="宋体" w:hAnsi="宋体"/>
          <w:szCs w:val="21"/>
        </w:rPr>
        <w:t>删除论坛内容</w:t>
      </w:r>
    </w:p>
    <w:p>
      <w:pPr>
        <w:pStyle w:val="19"/>
        <w:ind w:left="360" w:firstLine="0" w:firstLineChars="0"/>
      </w:pPr>
      <w:r>
        <w:rPr>
          <w:rFonts w:hint="eastAsia"/>
        </w:rPr>
        <w:t>用例名：删除论坛内容</w:t>
      </w:r>
    </w:p>
    <w:p>
      <w:pPr>
        <w:pStyle w:val="19"/>
        <w:ind w:left="360" w:firstLine="0" w:firstLineChars="0"/>
      </w:pPr>
      <w:r>
        <w:rPr>
          <w:rFonts w:hint="eastAsia"/>
        </w:rPr>
        <w:t>描述：管理员可删除任意论坛内容，其他用户只可以删除自己的论坛内容</w:t>
      </w:r>
    </w:p>
    <w:p>
      <w:pPr>
        <w:pStyle w:val="19"/>
        <w:ind w:left="360" w:firstLine="0" w:firstLineChars="0"/>
      </w:pPr>
      <w:r>
        <w:rPr>
          <w:rFonts w:hint="eastAsia"/>
        </w:rPr>
        <w:t>参与者：用户、管理员</w:t>
      </w:r>
    </w:p>
    <w:p>
      <w:pPr>
        <w:pStyle w:val="19"/>
        <w:ind w:left="360" w:firstLine="0" w:firstLineChars="0"/>
      </w:pPr>
      <w:r>
        <w:rPr>
          <w:rFonts w:hint="eastAsia"/>
        </w:rPr>
        <w:t>前置条件：用户已在本系统登录</w:t>
      </w:r>
    </w:p>
    <w:p>
      <w:pPr>
        <w:pStyle w:val="19"/>
        <w:ind w:left="360" w:firstLine="0" w:firstLineChars="0"/>
      </w:pPr>
      <w:r>
        <w:rPr>
          <w:rFonts w:hint="eastAsia"/>
        </w:rPr>
        <w:t>活动图：</w:t>
      </w:r>
    </w:p>
    <w:p>
      <w:pPr>
        <w:pStyle w:val="19"/>
        <w:ind w:left="360" w:firstLine="0" w:firstLineChars="0"/>
      </w:pPr>
      <w:r>
        <w:drawing>
          <wp:inline distT="0" distB="0" distL="0" distR="0">
            <wp:extent cx="5271135" cy="4004310"/>
            <wp:effectExtent l="0" t="0" r="0" b="0"/>
            <wp:docPr id="1041" name="图片 18"/>
            <wp:cNvGraphicFramePr/>
            <a:graphic xmlns:a="http://schemas.openxmlformats.org/drawingml/2006/main">
              <a:graphicData uri="http://schemas.openxmlformats.org/drawingml/2006/picture">
                <pic:pic xmlns:pic="http://schemas.openxmlformats.org/drawingml/2006/picture">
                  <pic:nvPicPr>
                    <pic:cNvPr id="1041" name="图片 18"/>
                    <pic:cNvPicPr/>
                  </pic:nvPicPr>
                  <pic:blipFill>
                    <a:blip r:embed="rId23" cstate="print"/>
                    <a:srcRect/>
                    <a:stretch>
                      <a:fillRect/>
                    </a:stretch>
                  </pic:blipFill>
                  <pic:spPr>
                    <a:xfrm>
                      <a:off x="0" y="0"/>
                      <a:ext cx="5271135" cy="4004944"/>
                    </a:xfrm>
                    <a:prstGeom prst="rect">
                      <a:avLst/>
                    </a:prstGeom>
                    <a:ln>
                      <a:noFill/>
                    </a:ln>
                  </pic:spPr>
                </pic:pic>
              </a:graphicData>
            </a:graphic>
          </wp:inline>
        </w:drawing>
      </w:r>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12" w:author="快乐的小丸子 [2]" w:date="2024-10-24T23:50:17Z">
        <w:r>
          <w:rPr>
            <w:rFonts w:hint="eastAsia" w:ascii="宋体" w:hAnsi="宋体"/>
            <w:szCs w:val="21"/>
            <w:lang w:val="en-US" w:eastAsia="zh-CN"/>
          </w:rPr>
          <w:t>5</w:t>
        </w:r>
      </w:ins>
      <w:del w:id="813" w:author="快乐的小丸子 [2]" w:date="2024-10-24T23:50:17Z">
        <w:r>
          <w:rPr>
            <w:rFonts w:hint="eastAsia" w:ascii="宋体" w:hAnsi="宋体"/>
            <w:szCs w:val="21"/>
          </w:rPr>
          <w:delText>4</w:delText>
        </w:r>
      </w:del>
      <w:r>
        <w:rPr>
          <w:rFonts w:hint="eastAsia" w:ascii="宋体" w:hAnsi="宋体"/>
          <w:szCs w:val="21"/>
        </w:rPr>
        <w:t>查看论坛内容</w:t>
      </w:r>
    </w:p>
    <w:p>
      <w:pPr>
        <w:pStyle w:val="19"/>
        <w:ind w:left="360" w:firstLine="0" w:firstLineChars="0"/>
      </w:pPr>
      <w:r>
        <w:rPr>
          <w:rFonts w:hint="eastAsia"/>
        </w:rPr>
        <w:t>用例名：查看论坛内容</w:t>
      </w:r>
    </w:p>
    <w:p>
      <w:pPr>
        <w:pStyle w:val="19"/>
        <w:ind w:left="360" w:firstLine="0" w:firstLineChars="0"/>
      </w:pPr>
      <w:r>
        <w:rPr>
          <w:rFonts w:hint="eastAsia"/>
        </w:rPr>
        <w:t>描述：用户和管理员可以查看论坛内容。</w:t>
      </w:r>
    </w:p>
    <w:p>
      <w:pPr>
        <w:pStyle w:val="19"/>
        <w:ind w:left="360" w:firstLine="0" w:firstLineChars="0"/>
      </w:pPr>
      <w:r>
        <w:rPr>
          <w:rFonts w:hint="eastAsia"/>
        </w:rPr>
        <w:t>参与者：用户、管理员</w:t>
      </w:r>
    </w:p>
    <w:p>
      <w:pPr>
        <w:pStyle w:val="19"/>
        <w:ind w:left="360" w:firstLine="0" w:firstLineChars="0"/>
      </w:pPr>
      <w:r>
        <w:rPr>
          <w:rFonts w:hint="eastAsia"/>
        </w:rPr>
        <w:t>前置条件：论坛内容已被发布</w:t>
      </w:r>
    </w:p>
    <w:p>
      <w:pPr>
        <w:pStyle w:val="19"/>
        <w:ind w:left="360" w:firstLine="0" w:firstLineChars="0"/>
      </w:pPr>
      <w:r>
        <w:rPr>
          <w:rFonts w:hint="eastAsia"/>
        </w:rPr>
        <w:t>活动图：</w:t>
      </w:r>
    </w:p>
    <w:p>
      <w:pPr>
        <w:pStyle w:val="19"/>
        <w:ind w:left="360" w:firstLine="0" w:firstLineChars="0"/>
      </w:pPr>
      <w:r>
        <w:drawing>
          <wp:inline distT="0" distB="0" distL="0" distR="0">
            <wp:extent cx="4728210" cy="3402965"/>
            <wp:effectExtent l="0" t="0" r="0" b="0"/>
            <wp:docPr id="1042" name="图片 19"/>
            <wp:cNvGraphicFramePr/>
            <a:graphic xmlns:a="http://schemas.openxmlformats.org/drawingml/2006/main">
              <a:graphicData uri="http://schemas.openxmlformats.org/drawingml/2006/picture">
                <pic:pic xmlns:pic="http://schemas.openxmlformats.org/drawingml/2006/picture">
                  <pic:nvPicPr>
                    <pic:cNvPr id="1042" name="图片 19"/>
                    <pic:cNvPicPr/>
                  </pic:nvPicPr>
                  <pic:blipFill>
                    <a:blip r:embed="rId24" cstate="print"/>
                    <a:srcRect/>
                    <a:stretch>
                      <a:fillRect/>
                    </a:stretch>
                  </pic:blipFill>
                  <pic:spPr>
                    <a:xfrm>
                      <a:off x="0" y="0"/>
                      <a:ext cx="4728210" cy="3402965"/>
                    </a:xfrm>
                    <a:prstGeom prst="rect">
                      <a:avLst/>
                    </a:prstGeom>
                    <a:ln>
                      <a:noFill/>
                    </a:ln>
                  </pic:spPr>
                </pic:pic>
              </a:graphicData>
            </a:graphic>
          </wp:inline>
        </w:drawing>
      </w:r>
    </w:p>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14" w:author="快乐的小丸子 [2]" w:date="2024-10-24T23:50:22Z">
        <w:r>
          <w:rPr>
            <w:rFonts w:hint="eastAsia" w:ascii="宋体" w:hAnsi="宋体"/>
            <w:szCs w:val="21"/>
            <w:lang w:val="en-US" w:eastAsia="zh-CN"/>
          </w:rPr>
          <w:t>6</w:t>
        </w:r>
      </w:ins>
      <w:del w:id="815" w:author="快乐的小丸子 [2]" w:date="2024-10-24T23:50:22Z">
        <w:r>
          <w:rPr>
            <w:rFonts w:hint="eastAsia" w:ascii="宋体" w:hAnsi="宋体"/>
            <w:szCs w:val="21"/>
          </w:rPr>
          <w:delText>5</w:delText>
        </w:r>
      </w:del>
      <w:r>
        <w:rPr>
          <w:rFonts w:hint="eastAsia" w:ascii="宋体" w:hAnsi="宋体"/>
          <w:szCs w:val="21"/>
        </w:rPr>
        <w:t>发表评论</w:t>
      </w:r>
    </w:p>
    <w:p>
      <w:pPr>
        <w:pStyle w:val="19"/>
        <w:ind w:left="360" w:firstLine="0" w:firstLineChars="0"/>
      </w:pPr>
      <w:r>
        <w:rPr>
          <w:rFonts w:hint="eastAsia"/>
        </w:rPr>
        <w:t>用例名：发表评论</w:t>
      </w:r>
    </w:p>
    <w:p>
      <w:pPr>
        <w:pStyle w:val="19"/>
        <w:ind w:left="360" w:firstLine="0" w:firstLineChars="0"/>
      </w:pPr>
      <w:r>
        <w:rPr>
          <w:rFonts w:hint="eastAsia"/>
        </w:rPr>
        <w:t>描述：用户可以对论坛内容发表评论</w:t>
      </w:r>
    </w:p>
    <w:p>
      <w:pPr>
        <w:pStyle w:val="19"/>
        <w:ind w:left="360" w:firstLine="0" w:firstLineChars="0"/>
      </w:pPr>
      <w:r>
        <w:rPr>
          <w:rFonts w:hint="eastAsia"/>
        </w:rPr>
        <w:t>参与者：用户、管理员</w:t>
      </w:r>
    </w:p>
    <w:p>
      <w:pPr>
        <w:pStyle w:val="19"/>
        <w:ind w:left="360" w:firstLine="0" w:firstLineChars="0"/>
      </w:pPr>
      <w:r>
        <w:rPr>
          <w:rFonts w:hint="eastAsia"/>
        </w:rPr>
        <w:t>前置条件：用户已在本系统登录且论坛内容存在</w:t>
      </w:r>
    </w:p>
    <w:p>
      <w:pPr>
        <w:pStyle w:val="19"/>
        <w:ind w:left="360" w:firstLine="0" w:firstLineChars="0"/>
      </w:pPr>
      <w:r>
        <w:rPr>
          <w:rFonts w:hint="eastAsia"/>
        </w:rPr>
        <w:t>活动图：</w:t>
      </w:r>
    </w:p>
    <w:p>
      <w:pPr>
        <w:pStyle w:val="19"/>
        <w:ind w:left="360" w:firstLine="0" w:firstLineChars="0"/>
      </w:pPr>
      <w:r>
        <w:drawing>
          <wp:inline distT="0" distB="0" distL="0" distR="0">
            <wp:extent cx="1068705" cy="2363470"/>
            <wp:effectExtent l="0" t="0" r="0" b="0"/>
            <wp:docPr id="1043" name="图片 3"/>
            <wp:cNvGraphicFramePr/>
            <a:graphic xmlns:a="http://schemas.openxmlformats.org/drawingml/2006/main">
              <a:graphicData uri="http://schemas.openxmlformats.org/drawingml/2006/picture">
                <pic:pic xmlns:pic="http://schemas.openxmlformats.org/drawingml/2006/picture">
                  <pic:nvPicPr>
                    <pic:cNvPr id="1043" name="图片 3"/>
                    <pic:cNvPicPr/>
                  </pic:nvPicPr>
                  <pic:blipFill>
                    <a:blip r:embed="rId25" cstate="print"/>
                    <a:srcRect/>
                    <a:stretch>
                      <a:fillRect/>
                    </a:stretch>
                  </pic:blipFill>
                  <pic:spPr>
                    <a:xfrm>
                      <a:off x="0" y="0"/>
                      <a:ext cx="1068705" cy="2363470"/>
                    </a:xfrm>
                    <a:prstGeom prst="rect">
                      <a:avLst/>
                    </a:prstGeom>
                    <a:ln>
                      <a:noFill/>
                    </a:ln>
                  </pic:spPr>
                </pic:pic>
              </a:graphicData>
            </a:graphic>
          </wp:inline>
        </w:drawing>
      </w:r>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16" w:author="快乐的小丸子 [2]" w:date="2024-10-24T23:50:26Z">
        <w:r>
          <w:rPr>
            <w:rFonts w:hint="eastAsia" w:ascii="宋体" w:hAnsi="宋体"/>
            <w:szCs w:val="21"/>
            <w:lang w:val="en-US" w:eastAsia="zh-CN"/>
          </w:rPr>
          <w:t>7</w:t>
        </w:r>
      </w:ins>
      <w:del w:id="817" w:author="快乐的小丸子 [2]" w:date="2024-10-24T23:50:25Z">
        <w:r>
          <w:rPr>
            <w:rFonts w:hint="eastAsia" w:ascii="宋体" w:hAnsi="宋体"/>
            <w:szCs w:val="21"/>
          </w:rPr>
          <w:delText>6</w:delText>
        </w:r>
      </w:del>
      <w:r>
        <w:rPr>
          <w:rFonts w:hint="eastAsia" w:ascii="宋体" w:hAnsi="宋体"/>
          <w:szCs w:val="21"/>
        </w:rPr>
        <w:t>删除评论</w:t>
      </w:r>
    </w:p>
    <w:p>
      <w:pPr>
        <w:pStyle w:val="19"/>
        <w:ind w:left="360" w:firstLine="0" w:firstLineChars="0"/>
      </w:pPr>
      <w:r>
        <w:rPr>
          <w:rFonts w:hint="eastAsia"/>
        </w:rPr>
        <w:t>用例名：删除评论</w:t>
      </w:r>
    </w:p>
    <w:p>
      <w:pPr>
        <w:pStyle w:val="19"/>
        <w:ind w:left="360" w:firstLine="0" w:firstLineChars="0"/>
      </w:pPr>
      <w:r>
        <w:rPr>
          <w:rFonts w:hint="eastAsia"/>
        </w:rPr>
        <w:t>描述：非管理员用户可以将发表过的评论删除，管理员可以删除任意评论</w:t>
      </w:r>
    </w:p>
    <w:p>
      <w:pPr>
        <w:pStyle w:val="19"/>
        <w:ind w:left="360" w:firstLine="0" w:firstLineChars="0"/>
      </w:pPr>
      <w:r>
        <w:rPr>
          <w:rFonts w:hint="eastAsia"/>
        </w:rPr>
        <w:t>参与者：用户、管理员</w:t>
      </w:r>
    </w:p>
    <w:p>
      <w:pPr>
        <w:pStyle w:val="19"/>
        <w:ind w:left="360" w:firstLine="0" w:firstLineChars="0"/>
      </w:pPr>
      <w:r>
        <w:rPr>
          <w:rFonts w:hint="eastAsia"/>
        </w:rPr>
        <w:t>前置条件：用户已在本系统登录且论坛内容和评论存在</w:t>
      </w:r>
    </w:p>
    <w:p>
      <w:pPr>
        <w:pStyle w:val="19"/>
        <w:ind w:left="360" w:firstLine="0" w:firstLineChars="0"/>
      </w:pPr>
      <w:r>
        <w:rPr>
          <w:rFonts w:hint="eastAsia"/>
        </w:rPr>
        <w:t>活动图：</w:t>
      </w:r>
    </w:p>
    <w:p>
      <w:pPr>
        <w:pStyle w:val="19"/>
        <w:ind w:left="360" w:firstLine="0" w:firstLineChars="0"/>
      </w:pPr>
      <w:r>
        <w:drawing>
          <wp:inline distT="0" distB="0" distL="0" distR="0">
            <wp:extent cx="5269230" cy="4055745"/>
            <wp:effectExtent l="0" t="0" r="0" b="0"/>
            <wp:docPr id="1044" name="图片 20"/>
            <wp:cNvGraphicFramePr/>
            <a:graphic xmlns:a="http://schemas.openxmlformats.org/drawingml/2006/main">
              <a:graphicData uri="http://schemas.openxmlformats.org/drawingml/2006/picture">
                <pic:pic xmlns:pic="http://schemas.openxmlformats.org/drawingml/2006/picture">
                  <pic:nvPicPr>
                    <pic:cNvPr id="1044" name="图片 20"/>
                    <pic:cNvPicPr/>
                  </pic:nvPicPr>
                  <pic:blipFill>
                    <a:blip r:embed="rId26" cstate="print"/>
                    <a:srcRect/>
                    <a:stretch>
                      <a:fillRect/>
                    </a:stretch>
                  </pic:blipFill>
                  <pic:spPr>
                    <a:xfrm>
                      <a:off x="0" y="0"/>
                      <a:ext cx="5269230" cy="4055745"/>
                    </a:xfrm>
                    <a:prstGeom prst="rect">
                      <a:avLst/>
                    </a:prstGeom>
                    <a:ln>
                      <a:noFill/>
                    </a:ln>
                  </pic:spPr>
                </pic:pic>
              </a:graphicData>
            </a:graphic>
          </wp:inline>
        </w:drawing>
      </w:r>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18" w:author="快乐的小丸子 [2]" w:date="2024-10-24T23:50:29Z">
        <w:r>
          <w:rPr>
            <w:rFonts w:hint="eastAsia" w:ascii="宋体" w:hAnsi="宋体"/>
            <w:szCs w:val="21"/>
            <w:lang w:val="en-US" w:eastAsia="zh-CN"/>
          </w:rPr>
          <w:t>8</w:t>
        </w:r>
      </w:ins>
      <w:del w:id="819" w:author="快乐的小丸子 [2]" w:date="2024-10-24T23:50:28Z">
        <w:r>
          <w:rPr>
            <w:rFonts w:hint="eastAsia" w:ascii="宋体" w:hAnsi="宋体"/>
            <w:szCs w:val="21"/>
          </w:rPr>
          <w:delText>7</w:delText>
        </w:r>
      </w:del>
      <w:r>
        <w:rPr>
          <w:rFonts w:hint="eastAsia" w:ascii="宋体" w:hAnsi="宋体"/>
          <w:szCs w:val="21"/>
        </w:rPr>
        <w:t>查看评论</w:t>
      </w:r>
    </w:p>
    <w:p>
      <w:pPr>
        <w:pStyle w:val="19"/>
        <w:ind w:left="360" w:firstLine="0" w:firstLineChars="0"/>
      </w:pPr>
      <w:r>
        <w:rPr>
          <w:rFonts w:hint="eastAsia"/>
        </w:rPr>
        <w:t>用例名：查看评论</w:t>
      </w:r>
    </w:p>
    <w:p>
      <w:pPr>
        <w:pStyle w:val="19"/>
        <w:ind w:left="360" w:firstLine="0" w:firstLineChars="0"/>
      </w:pPr>
      <w:r>
        <w:rPr>
          <w:rFonts w:hint="eastAsia"/>
        </w:rPr>
        <w:t>描述：用户可以查看相关论坛内容下发表的评论。</w:t>
      </w:r>
    </w:p>
    <w:p>
      <w:pPr>
        <w:pStyle w:val="19"/>
        <w:ind w:left="360" w:firstLine="0" w:firstLineChars="0"/>
      </w:pPr>
      <w:r>
        <w:rPr>
          <w:rFonts w:hint="eastAsia"/>
        </w:rPr>
        <w:t>参与者：用户、管理员</w:t>
      </w:r>
    </w:p>
    <w:p>
      <w:pPr>
        <w:pStyle w:val="19"/>
        <w:ind w:left="360" w:firstLine="0" w:firstLineChars="0"/>
      </w:pPr>
      <w:r>
        <w:rPr>
          <w:rFonts w:hint="eastAsia"/>
        </w:rPr>
        <w:t>前置条件：用户已在本系统登录且论坛内容和评论存在</w:t>
      </w:r>
    </w:p>
    <w:p>
      <w:pPr>
        <w:pStyle w:val="19"/>
        <w:ind w:left="360" w:firstLine="0" w:firstLineChars="0"/>
      </w:pPr>
      <w:r>
        <w:rPr>
          <w:rFonts w:hint="eastAsia"/>
        </w:rPr>
        <w:t>活动图：</w:t>
      </w:r>
    </w:p>
    <w:p>
      <w:pPr>
        <w:pStyle w:val="19"/>
        <w:ind w:left="360" w:firstLine="0" w:firstLineChars="0"/>
      </w:pPr>
      <w:r>
        <w:drawing>
          <wp:inline distT="0" distB="0" distL="0" distR="0">
            <wp:extent cx="3773805" cy="4520565"/>
            <wp:effectExtent l="0" t="0" r="0" b="0"/>
            <wp:docPr id="1045" name="图片 4"/>
            <wp:cNvGraphicFramePr/>
            <a:graphic xmlns:a="http://schemas.openxmlformats.org/drawingml/2006/main">
              <a:graphicData uri="http://schemas.openxmlformats.org/drawingml/2006/picture">
                <pic:pic xmlns:pic="http://schemas.openxmlformats.org/drawingml/2006/picture">
                  <pic:nvPicPr>
                    <pic:cNvPr id="1045" name="图片 4"/>
                    <pic:cNvPicPr/>
                  </pic:nvPicPr>
                  <pic:blipFill>
                    <a:blip r:embed="rId27" cstate="print"/>
                    <a:srcRect/>
                    <a:stretch>
                      <a:fillRect/>
                    </a:stretch>
                  </pic:blipFill>
                  <pic:spPr>
                    <a:xfrm>
                      <a:off x="0" y="0"/>
                      <a:ext cx="3773805" cy="4520565"/>
                    </a:xfrm>
                    <a:prstGeom prst="rect">
                      <a:avLst/>
                    </a:prstGeom>
                    <a:ln>
                      <a:noFill/>
                    </a:ln>
                  </pic:spPr>
                </pic:pic>
              </a:graphicData>
            </a:graphic>
          </wp:inline>
        </w:drawing>
      </w:r>
    </w:p>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w:t>
      </w:r>
      <w:ins w:id="820" w:author="快乐的小丸子 [2]" w:date="2024-10-24T23:50:33Z">
        <w:r>
          <w:rPr>
            <w:rFonts w:hint="eastAsia" w:ascii="宋体" w:hAnsi="宋体"/>
            <w:szCs w:val="21"/>
            <w:lang w:val="en-US" w:eastAsia="zh-CN"/>
          </w:rPr>
          <w:t>9</w:t>
        </w:r>
      </w:ins>
      <w:del w:id="821" w:author="快乐的小丸子 [2]" w:date="2024-10-24T23:50:32Z">
        <w:r>
          <w:rPr>
            <w:rFonts w:hint="eastAsia" w:ascii="宋体" w:hAnsi="宋体"/>
            <w:szCs w:val="21"/>
          </w:rPr>
          <w:delText>7</w:delText>
        </w:r>
      </w:del>
      <w:r>
        <w:rPr>
          <w:rFonts w:hint="eastAsia" w:ascii="宋体" w:hAnsi="宋体"/>
          <w:szCs w:val="21"/>
        </w:rPr>
        <w:t>审核评论</w:t>
      </w:r>
    </w:p>
    <w:p>
      <w:pPr>
        <w:pStyle w:val="19"/>
        <w:ind w:left="360" w:firstLine="0" w:firstLineChars="0"/>
      </w:pPr>
      <w:r>
        <w:rPr>
          <w:rFonts w:hint="eastAsia"/>
        </w:rPr>
        <w:t>用例名：审核评论</w:t>
      </w:r>
    </w:p>
    <w:p>
      <w:pPr>
        <w:pStyle w:val="19"/>
        <w:ind w:left="360" w:firstLine="0" w:firstLineChars="0"/>
      </w:pPr>
      <w:r>
        <w:rPr>
          <w:rFonts w:hint="eastAsia"/>
        </w:rPr>
        <w:t>描述：管理员需要对非管理员用户发布的评论进行审核，审核通过则可以成功发布，否则发布失败。</w:t>
      </w:r>
    </w:p>
    <w:p>
      <w:pPr>
        <w:pStyle w:val="19"/>
        <w:ind w:left="360" w:firstLine="0" w:firstLineChars="0"/>
      </w:pPr>
      <w:r>
        <w:rPr>
          <w:rFonts w:hint="eastAsia"/>
        </w:rPr>
        <w:t>参与者：管理员</w:t>
      </w:r>
    </w:p>
    <w:p>
      <w:pPr>
        <w:pStyle w:val="19"/>
        <w:ind w:left="360" w:firstLine="0" w:firstLineChars="0"/>
      </w:pPr>
      <w:r>
        <w:rPr>
          <w:rFonts w:hint="eastAsia"/>
        </w:rPr>
        <w:t>前置条件：用户已在本系统登录且发布了评论</w:t>
      </w:r>
    </w:p>
    <w:p>
      <w:pPr>
        <w:pStyle w:val="19"/>
        <w:ind w:left="360" w:firstLine="0" w:firstLineChars="0"/>
      </w:pPr>
      <w:r>
        <w:rPr>
          <w:rFonts w:hint="eastAsia"/>
        </w:rPr>
        <w:t>活动图：</w:t>
      </w:r>
    </w:p>
    <w:p>
      <w:pPr>
        <w:pStyle w:val="19"/>
        <w:ind w:left="360" w:firstLine="0" w:firstLineChars="0"/>
      </w:pPr>
      <w:r>
        <w:drawing>
          <wp:inline distT="0" distB="0" distL="0" distR="0">
            <wp:extent cx="3638550" cy="3290570"/>
            <wp:effectExtent l="0" t="0" r="0" b="0"/>
            <wp:docPr id="1046" name="图片 16"/>
            <wp:cNvGraphicFramePr/>
            <a:graphic xmlns:a="http://schemas.openxmlformats.org/drawingml/2006/main">
              <a:graphicData uri="http://schemas.openxmlformats.org/drawingml/2006/picture">
                <pic:pic xmlns:pic="http://schemas.openxmlformats.org/drawingml/2006/picture">
                  <pic:nvPicPr>
                    <pic:cNvPr id="1046" name="图片 16"/>
                    <pic:cNvPicPr/>
                  </pic:nvPicPr>
                  <pic:blipFill>
                    <a:blip r:embed="rId28" cstate="print"/>
                    <a:srcRect/>
                    <a:stretch>
                      <a:fillRect/>
                    </a:stretch>
                  </pic:blipFill>
                  <pic:spPr>
                    <a:xfrm>
                      <a:off x="0" y="0"/>
                      <a:ext cx="3638550" cy="3290570"/>
                    </a:xfrm>
                    <a:prstGeom prst="rect">
                      <a:avLst/>
                    </a:prstGeom>
                    <a:ln>
                      <a:noFill/>
                    </a:ln>
                  </pic:spPr>
                </pic:pic>
              </a:graphicData>
            </a:graphic>
          </wp:inline>
        </w:drawing>
      </w:r>
    </w:p>
    <w:p>
      <w:pPr>
        <w:pStyle w:val="5"/>
        <w:rPr>
          <w:rFonts w:hint="eastAsia" w:ascii="宋体" w:hAnsi="宋体"/>
          <w:szCs w:val="21"/>
        </w:rPr>
      </w:pPr>
      <w:r>
        <w:rPr>
          <w:rFonts w:hint="eastAsia" w:ascii="宋体" w:hAnsi="宋体"/>
          <w:szCs w:val="21"/>
        </w:rPr>
        <w:t>1</w:t>
      </w:r>
      <w:r>
        <w:rPr>
          <w:rFonts w:ascii="宋体" w:hAnsi="宋体"/>
          <w:szCs w:val="21"/>
        </w:rPr>
        <w:t>.4.</w:t>
      </w:r>
      <w:ins w:id="822" w:author="快乐的小丸子 [2]" w:date="2024-10-24T23:50:38Z">
        <w:r>
          <w:rPr>
            <w:rFonts w:hint="eastAsia" w:ascii="宋体" w:hAnsi="宋体"/>
            <w:szCs w:val="21"/>
            <w:lang w:val="en-US" w:eastAsia="zh-CN"/>
          </w:rPr>
          <w:t>20</w:t>
        </w:r>
      </w:ins>
      <w:del w:id="823" w:author="快乐的小丸子 [2]" w:date="2024-10-24T23:50:36Z">
        <w:r>
          <w:rPr>
            <w:rFonts w:ascii="宋体" w:hAnsi="宋体"/>
            <w:szCs w:val="21"/>
          </w:rPr>
          <w:delText>1</w:delText>
        </w:r>
      </w:del>
      <w:del w:id="824" w:author="快乐的小丸子 [2]" w:date="2024-10-24T23:50:36Z">
        <w:r>
          <w:rPr>
            <w:rFonts w:hint="eastAsia" w:ascii="宋体" w:hAnsi="宋体"/>
            <w:szCs w:val="21"/>
          </w:rPr>
          <w:delText>8</w:delText>
        </w:r>
      </w:del>
      <w:r>
        <w:rPr>
          <w:rFonts w:hint="eastAsia" w:ascii="宋体" w:hAnsi="宋体"/>
          <w:szCs w:val="21"/>
        </w:rPr>
        <w:t>收藏</w:t>
      </w:r>
      <w:del w:id="825" w:author="快乐的小丸子 [2]" w:date="2024-10-24T23:51:49Z">
        <w:r>
          <w:rPr>
            <w:rFonts w:hint="eastAsia" w:ascii="宋体" w:hAnsi="宋体"/>
            <w:szCs w:val="21"/>
          </w:rPr>
          <w:delText>或</w:delText>
        </w:r>
      </w:del>
      <w:del w:id="826" w:author="快乐的小丸子 [2]" w:date="2024-10-24T23:51:48Z">
        <w:r>
          <w:rPr>
            <w:rFonts w:hint="eastAsia" w:ascii="宋体" w:hAnsi="宋体"/>
            <w:szCs w:val="21"/>
          </w:rPr>
          <w:delText>点赞</w:delText>
        </w:r>
      </w:del>
      <w:r>
        <w:rPr>
          <w:rFonts w:hint="eastAsia" w:ascii="宋体" w:hAnsi="宋体"/>
          <w:szCs w:val="21"/>
        </w:rPr>
        <w:t>游戏</w:t>
      </w:r>
      <w:del w:id="827" w:author="快乐的小丸子 [2]" w:date="2024-10-24T23:51:52Z">
        <w:r>
          <w:rPr>
            <w:rFonts w:hint="eastAsia" w:ascii="宋体" w:hAnsi="宋体"/>
            <w:szCs w:val="21"/>
          </w:rPr>
          <w:delText>和评论</w:delText>
        </w:r>
      </w:del>
    </w:p>
    <w:p>
      <w:pPr>
        <w:pStyle w:val="19"/>
        <w:ind w:left="360" w:firstLine="0" w:firstLineChars="0"/>
        <w:rPr>
          <w:rFonts w:hint="eastAsia" w:ascii="宋体" w:hAnsi="宋体" w:eastAsia="宋体" w:cs="宋体"/>
        </w:rPr>
      </w:pPr>
      <w:r>
        <w:rPr>
          <w:rFonts w:hint="eastAsia" w:ascii="宋体" w:hAnsi="宋体" w:eastAsia="宋体" w:cs="宋体"/>
        </w:rPr>
        <w:t>用例名：收藏</w:t>
      </w:r>
      <w:del w:id="828" w:author="快乐的小丸子 [2]" w:date="2024-10-24T23:51:56Z">
        <w:r>
          <w:rPr>
            <w:rFonts w:hint="eastAsia" w:ascii="宋体" w:hAnsi="宋体" w:eastAsia="宋体" w:cs="宋体"/>
          </w:rPr>
          <w:delText>或</w:delText>
        </w:r>
      </w:del>
      <w:del w:id="829" w:author="快乐的小丸子 [2]" w:date="2024-10-24T23:51:55Z">
        <w:r>
          <w:rPr>
            <w:rFonts w:hint="eastAsia" w:ascii="宋体" w:hAnsi="宋体" w:eastAsia="宋体" w:cs="宋体"/>
          </w:rPr>
          <w:delText>点赞</w:delText>
        </w:r>
      </w:del>
      <w:r>
        <w:rPr>
          <w:rFonts w:hint="eastAsia" w:ascii="宋体" w:hAnsi="宋体" w:eastAsia="宋体" w:cs="宋体"/>
        </w:rPr>
        <w:t>游戏</w:t>
      </w:r>
      <w:del w:id="830" w:author="快乐的小丸子 [2]" w:date="2024-10-24T23:51:58Z">
        <w:r>
          <w:rPr>
            <w:rFonts w:hint="eastAsia" w:ascii="宋体" w:hAnsi="宋体" w:eastAsia="宋体" w:cs="宋体"/>
          </w:rPr>
          <w:delText>或评论</w:delText>
        </w:r>
      </w:del>
    </w:p>
    <w:p>
      <w:pPr>
        <w:pStyle w:val="19"/>
        <w:ind w:left="360" w:firstLine="0" w:firstLineChars="0"/>
        <w:rPr>
          <w:rFonts w:hint="eastAsia" w:ascii="宋体" w:hAnsi="宋体" w:eastAsia="宋体" w:cs="宋体"/>
        </w:rPr>
      </w:pPr>
      <w:r>
        <w:rPr>
          <w:rFonts w:hint="eastAsia" w:ascii="宋体" w:hAnsi="宋体" w:eastAsia="宋体" w:cs="宋体"/>
        </w:rPr>
        <w:t>描述：用户可收藏</w:t>
      </w:r>
      <w:del w:id="831" w:author="快乐的小丸子 [2]" w:date="2024-10-24T23:52:01Z">
        <w:r>
          <w:rPr>
            <w:rFonts w:hint="eastAsia" w:ascii="宋体" w:hAnsi="宋体" w:eastAsia="宋体" w:cs="宋体"/>
          </w:rPr>
          <w:delText>或点赞</w:delText>
        </w:r>
      </w:del>
      <w:r>
        <w:rPr>
          <w:rFonts w:hint="eastAsia" w:ascii="宋体" w:hAnsi="宋体" w:eastAsia="宋体" w:cs="宋体"/>
        </w:rPr>
        <w:t>游戏</w:t>
      </w:r>
      <w:del w:id="832" w:author="快乐的小丸子 [2]" w:date="2024-10-24T23:52:04Z">
        <w:r>
          <w:rPr>
            <w:rFonts w:hint="eastAsia" w:ascii="宋体" w:hAnsi="宋体" w:eastAsia="宋体" w:cs="宋体"/>
          </w:rPr>
          <w:delText>或评论</w:delText>
        </w:r>
      </w:del>
    </w:p>
    <w:p>
      <w:pPr>
        <w:pStyle w:val="19"/>
        <w:ind w:left="360" w:firstLine="0" w:firstLineChars="0"/>
        <w:rPr>
          <w:rFonts w:hint="eastAsia" w:ascii="宋体" w:hAnsi="宋体" w:eastAsia="宋体" w:cs="宋体"/>
        </w:rPr>
      </w:pPr>
      <w:r>
        <w:rPr>
          <w:rFonts w:hint="eastAsia" w:ascii="宋体" w:hAnsi="宋体" w:eastAsia="宋体" w:cs="宋体"/>
        </w:rPr>
        <w:t>参与者：用户</w:t>
      </w:r>
    </w:p>
    <w:p>
      <w:pPr>
        <w:pStyle w:val="19"/>
        <w:ind w:left="360" w:firstLine="0" w:firstLineChars="0"/>
        <w:rPr>
          <w:rFonts w:hint="eastAsia" w:ascii="宋体" w:hAnsi="宋体" w:eastAsia="宋体" w:cs="宋体"/>
        </w:rPr>
      </w:pPr>
      <w:r>
        <w:rPr>
          <w:rFonts w:hint="eastAsia" w:ascii="宋体" w:hAnsi="宋体" w:eastAsia="宋体" w:cs="宋体"/>
        </w:rPr>
        <w:t>前置条件：当前游戏信息</w:t>
      </w:r>
      <w:del w:id="833" w:author="快乐的小丸子 [2]" w:date="2024-10-24T23:52:11Z">
        <w:r>
          <w:rPr>
            <w:rFonts w:hint="eastAsia" w:ascii="宋体" w:hAnsi="宋体" w:eastAsia="宋体" w:cs="宋体"/>
          </w:rPr>
          <w:delText>和</w:delText>
        </w:r>
      </w:del>
      <w:del w:id="834" w:author="快乐的小丸子 [2]" w:date="2024-10-24T23:52:10Z">
        <w:r>
          <w:rPr>
            <w:rFonts w:hint="eastAsia" w:ascii="宋体" w:hAnsi="宋体" w:eastAsia="宋体" w:cs="宋体"/>
          </w:rPr>
          <w:delText>评论</w:delText>
        </w:r>
      </w:del>
      <w:r>
        <w:rPr>
          <w:rFonts w:hint="eastAsia" w:ascii="宋体" w:hAnsi="宋体" w:eastAsia="宋体" w:cs="宋体"/>
        </w:rPr>
        <w:t>已被发布</w:t>
      </w:r>
    </w:p>
    <w:p>
      <w:pPr>
        <w:pStyle w:val="19"/>
        <w:ind w:left="360" w:firstLine="0" w:firstLineChars="0"/>
        <w:rPr>
          <w:rFonts w:hint="eastAsia" w:ascii="宋体" w:hAnsi="宋体" w:eastAsia="宋体" w:cs="宋体"/>
        </w:rPr>
      </w:pPr>
      <w:r>
        <w:rPr>
          <w:rFonts w:hint="eastAsia" w:ascii="宋体" w:hAnsi="宋体" w:eastAsia="宋体" w:cs="宋体"/>
        </w:rPr>
        <w:t>活动图：</w:t>
      </w:r>
    </w:p>
    <w:p>
      <w:pPr>
        <w:pStyle w:val="19"/>
        <w:ind w:left="360" w:firstLine="0" w:firstLineChars="0"/>
        <w:rPr>
          <w:rFonts w:hint="eastAsia" w:ascii="宋体" w:hAnsi="宋体" w:eastAsia="宋体" w:cs="宋体"/>
        </w:rPr>
      </w:pPr>
      <w:ins w:id="835" w:author="快乐的小丸子 [2]" w:date="2024-10-24T23:52:34Z">
        <w:r>
          <w:rPr/>
          <w:drawing>
            <wp:inline distT="0" distB="0" distL="114300" distR="114300">
              <wp:extent cx="3998595" cy="40506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9"/>
                      <a:stretch>
                        <a:fillRect/>
                      </a:stretch>
                    </pic:blipFill>
                    <pic:spPr>
                      <a:xfrm>
                        <a:off x="0" y="0"/>
                        <a:ext cx="3998595" cy="4050665"/>
                      </a:xfrm>
                      <a:prstGeom prst="rect">
                        <a:avLst/>
                      </a:prstGeom>
                      <a:noFill/>
                      <a:ln>
                        <a:noFill/>
                      </a:ln>
                    </pic:spPr>
                  </pic:pic>
                </a:graphicData>
              </a:graphic>
            </wp:inline>
          </w:drawing>
        </w:r>
      </w:ins>
      <w:del w:id="837" w:author="快乐的小丸子 [2]" w:date="2024-10-24T23:52:14Z">
        <w:r>
          <w:rPr/>
          <w:drawing>
            <wp:inline distT="0" distB="0" distL="0" distR="0">
              <wp:extent cx="3237865" cy="3510915"/>
              <wp:effectExtent l="0" t="0" r="0" b="0"/>
              <wp:docPr id="1047" name="图片 21"/>
              <wp:cNvGraphicFramePr/>
              <a:graphic xmlns:a="http://schemas.openxmlformats.org/drawingml/2006/main">
                <a:graphicData uri="http://schemas.openxmlformats.org/drawingml/2006/picture">
                  <pic:pic xmlns:pic="http://schemas.openxmlformats.org/drawingml/2006/picture">
                    <pic:nvPicPr>
                      <pic:cNvPr id="1047" name="图片 21"/>
                      <pic:cNvPicPr/>
                    </pic:nvPicPr>
                    <pic:blipFill>
                      <a:blip r:embed="rId30" cstate="print"/>
                      <a:srcRect/>
                      <a:stretch>
                        <a:fillRect/>
                      </a:stretch>
                    </pic:blipFill>
                    <pic:spPr>
                      <a:xfrm>
                        <a:off x="0" y="0"/>
                        <a:ext cx="3237865" cy="3510915"/>
                      </a:xfrm>
                      <a:prstGeom prst="rect">
                        <a:avLst/>
                      </a:prstGeom>
                      <a:ln>
                        <a:noFill/>
                      </a:ln>
                    </pic:spPr>
                  </pic:pic>
                </a:graphicData>
              </a:graphic>
            </wp:inline>
          </w:drawing>
        </w:r>
      </w:del>
    </w:p>
    <w:p>
      <w:pPr>
        <w:pStyle w:val="5"/>
        <w:rPr>
          <w:rFonts w:hint="eastAsia" w:ascii="宋体" w:hAnsi="宋体"/>
          <w:szCs w:val="21"/>
        </w:rPr>
      </w:pPr>
      <w:r>
        <w:rPr>
          <w:rFonts w:hint="eastAsia" w:ascii="宋体" w:hAnsi="宋体"/>
          <w:szCs w:val="21"/>
        </w:rPr>
        <w:t>1</w:t>
      </w:r>
      <w:r>
        <w:rPr>
          <w:rFonts w:ascii="宋体" w:hAnsi="宋体"/>
          <w:szCs w:val="21"/>
        </w:rPr>
        <w:t>.4.</w:t>
      </w:r>
      <w:ins w:id="839" w:author="快乐的小丸子 [2]" w:date="2024-10-24T23:50:42Z">
        <w:r>
          <w:rPr>
            <w:rFonts w:hint="eastAsia" w:ascii="宋体" w:hAnsi="宋体"/>
            <w:szCs w:val="21"/>
            <w:lang w:val="en-US" w:eastAsia="zh-CN"/>
          </w:rPr>
          <w:t>21</w:t>
        </w:r>
      </w:ins>
      <w:del w:id="840" w:author="快乐的小丸子 [2]" w:date="2024-10-24T23:50:41Z">
        <w:r>
          <w:rPr>
            <w:rFonts w:ascii="宋体" w:hAnsi="宋体"/>
            <w:szCs w:val="21"/>
          </w:rPr>
          <w:delText>1</w:delText>
        </w:r>
      </w:del>
      <w:del w:id="841" w:author="快乐的小丸子 [2]" w:date="2024-10-24T23:50:41Z">
        <w:r>
          <w:rPr>
            <w:rFonts w:hint="eastAsia" w:ascii="宋体" w:hAnsi="宋体"/>
            <w:szCs w:val="21"/>
          </w:rPr>
          <w:delText>9</w:delText>
        </w:r>
      </w:del>
      <w:r>
        <w:rPr>
          <w:rFonts w:hint="eastAsia" w:ascii="宋体" w:hAnsi="宋体"/>
          <w:szCs w:val="21"/>
        </w:rPr>
        <w:t>取消收藏</w:t>
      </w:r>
      <w:del w:id="842" w:author="快乐的小丸子 [2]" w:date="2024-10-24T23:52:39Z">
        <w:r>
          <w:rPr>
            <w:rFonts w:hint="eastAsia" w:ascii="宋体" w:hAnsi="宋体"/>
            <w:szCs w:val="21"/>
          </w:rPr>
          <w:delText>或点赞</w:delText>
        </w:r>
      </w:del>
      <w:r>
        <w:rPr>
          <w:rFonts w:hint="eastAsia" w:ascii="宋体" w:hAnsi="宋体"/>
          <w:szCs w:val="21"/>
        </w:rPr>
        <w:t>游戏</w:t>
      </w:r>
      <w:del w:id="843" w:author="快乐的小丸子 [2]" w:date="2024-10-24T23:52:43Z">
        <w:r>
          <w:rPr>
            <w:rFonts w:hint="eastAsia" w:ascii="宋体" w:hAnsi="宋体"/>
            <w:szCs w:val="21"/>
          </w:rPr>
          <w:delText>或</w:delText>
        </w:r>
      </w:del>
      <w:del w:id="844" w:author="快乐的小丸子 [2]" w:date="2024-10-24T23:52:42Z">
        <w:r>
          <w:rPr>
            <w:rFonts w:hint="eastAsia" w:ascii="宋体" w:hAnsi="宋体"/>
            <w:szCs w:val="21"/>
          </w:rPr>
          <w:delText>评论</w:delText>
        </w:r>
      </w:del>
    </w:p>
    <w:p>
      <w:pPr>
        <w:pStyle w:val="19"/>
        <w:ind w:left="360" w:firstLine="0" w:firstLineChars="0"/>
        <w:rPr>
          <w:rFonts w:hint="eastAsia" w:ascii="宋体" w:hAnsi="宋体" w:eastAsia="宋体" w:cs="宋体"/>
        </w:rPr>
      </w:pPr>
      <w:r>
        <w:rPr>
          <w:rFonts w:hint="eastAsia" w:ascii="宋体" w:hAnsi="宋体" w:eastAsia="宋体" w:cs="宋体"/>
        </w:rPr>
        <w:t>用例名：取消收藏</w:t>
      </w:r>
      <w:del w:id="845" w:author="快乐的小丸子 [2]" w:date="2024-10-24T23:52:45Z">
        <w:r>
          <w:rPr>
            <w:rFonts w:hint="eastAsia" w:ascii="宋体" w:hAnsi="宋体" w:eastAsia="宋体" w:cs="宋体"/>
          </w:rPr>
          <w:delText>或点赞</w:delText>
        </w:r>
      </w:del>
      <w:r>
        <w:rPr>
          <w:rFonts w:hint="eastAsia" w:ascii="宋体" w:hAnsi="宋体" w:eastAsia="宋体" w:cs="宋体"/>
        </w:rPr>
        <w:t>游戏</w:t>
      </w:r>
      <w:del w:id="846" w:author="快乐的小丸子 [2]" w:date="2024-10-24T23:52:49Z">
        <w:r>
          <w:rPr>
            <w:rFonts w:hint="eastAsia" w:ascii="宋体" w:hAnsi="宋体" w:eastAsia="宋体" w:cs="宋体"/>
          </w:rPr>
          <w:delText>或</w:delText>
        </w:r>
      </w:del>
      <w:del w:id="847" w:author="快乐的小丸子 [2]" w:date="2024-10-24T23:52:48Z">
        <w:r>
          <w:rPr>
            <w:rFonts w:hint="eastAsia" w:ascii="宋体" w:hAnsi="宋体" w:eastAsia="宋体" w:cs="宋体"/>
          </w:rPr>
          <w:delText>评论</w:delText>
        </w:r>
      </w:del>
    </w:p>
    <w:p>
      <w:pPr>
        <w:pStyle w:val="19"/>
        <w:ind w:left="360" w:firstLine="0" w:firstLineChars="0"/>
        <w:rPr>
          <w:rFonts w:hint="eastAsia" w:ascii="宋体" w:hAnsi="宋体" w:eastAsia="宋体" w:cs="宋体"/>
        </w:rPr>
      </w:pPr>
      <w:r>
        <w:rPr>
          <w:rFonts w:hint="eastAsia" w:ascii="宋体" w:hAnsi="宋体" w:eastAsia="宋体" w:cs="宋体"/>
        </w:rPr>
        <w:t>描述：用户可取消收藏</w:t>
      </w:r>
      <w:del w:id="848" w:author="快乐的小丸子 [2]" w:date="2024-10-24T23:52:53Z">
        <w:r>
          <w:rPr>
            <w:rFonts w:hint="eastAsia" w:ascii="宋体" w:hAnsi="宋体" w:eastAsia="宋体" w:cs="宋体"/>
          </w:rPr>
          <w:delText>或</w:delText>
        </w:r>
      </w:del>
      <w:del w:id="849" w:author="快乐的小丸子 [2]" w:date="2024-10-24T23:52:52Z">
        <w:r>
          <w:rPr>
            <w:rFonts w:hint="eastAsia" w:ascii="宋体" w:hAnsi="宋体" w:eastAsia="宋体" w:cs="宋体"/>
          </w:rPr>
          <w:delText>点赞</w:delText>
        </w:r>
      </w:del>
      <w:r>
        <w:rPr>
          <w:rFonts w:hint="eastAsia" w:ascii="宋体" w:hAnsi="宋体" w:eastAsia="宋体" w:cs="宋体"/>
        </w:rPr>
        <w:t>游戏</w:t>
      </w:r>
      <w:del w:id="850" w:author="快乐的小丸子 [2]" w:date="2024-10-24T23:52:56Z">
        <w:r>
          <w:rPr>
            <w:rFonts w:hint="eastAsia" w:ascii="宋体" w:hAnsi="宋体" w:eastAsia="宋体" w:cs="宋体"/>
          </w:rPr>
          <w:delText>或</w:delText>
        </w:r>
      </w:del>
      <w:del w:id="851" w:author="快乐的小丸子 [2]" w:date="2024-10-24T23:52:55Z">
        <w:r>
          <w:rPr>
            <w:rFonts w:hint="eastAsia" w:ascii="宋体" w:hAnsi="宋体" w:eastAsia="宋体" w:cs="宋体"/>
          </w:rPr>
          <w:delText>评论</w:delText>
        </w:r>
      </w:del>
    </w:p>
    <w:p>
      <w:pPr>
        <w:pStyle w:val="19"/>
        <w:ind w:left="360" w:firstLine="0" w:firstLineChars="0"/>
        <w:rPr>
          <w:rFonts w:hint="eastAsia" w:ascii="宋体" w:hAnsi="宋体" w:eastAsia="宋体" w:cs="宋体"/>
        </w:rPr>
      </w:pPr>
      <w:r>
        <w:rPr>
          <w:rFonts w:hint="eastAsia" w:ascii="宋体" w:hAnsi="宋体" w:eastAsia="宋体" w:cs="宋体"/>
        </w:rPr>
        <w:t>参与者：用户</w:t>
      </w:r>
    </w:p>
    <w:p>
      <w:pPr>
        <w:pStyle w:val="19"/>
        <w:ind w:left="360" w:firstLine="0" w:firstLineChars="0"/>
        <w:rPr>
          <w:rFonts w:hint="eastAsia" w:ascii="宋体" w:hAnsi="宋体" w:eastAsia="宋体" w:cs="宋体"/>
        </w:rPr>
      </w:pPr>
      <w:r>
        <w:rPr>
          <w:rFonts w:hint="eastAsia" w:ascii="宋体" w:hAnsi="宋体" w:eastAsia="宋体" w:cs="宋体"/>
        </w:rPr>
        <w:t>前置条件：当前游戏信息</w:t>
      </w:r>
      <w:del w:id="852" w:author="快乐的小丸子 [2]" w:date="2024-10-24T23:53:01Z">
        <w:r>
          <w:rPr>
            <w:rFonts w:hint="eastAsia" w:ascii="宋体" w:hAnsi="宋体" w:eastAsia="宋体" w:cs="宋体"/>
          </w:rPr>
          <w:delText>或评论</w:delText>
        </w:r>
      </w:del>
      <w:r>
        <w:rPr>
          <w:rFonts w:hint="eastAsia" w:ascii="宋体" w:hAnsi="宋体" w:eastAsia="宋体" w:cs="宋体"/>
        </w:rPr>
        <w:t>已被该用户</w:t>
      </w:r>
      <w:del w:id="853" w:author="快乐的小丸子 [2]" w:date="2024-10-24T23:53:06Z">
        <w:r>
          <w:rPr>
            <w:rFonts w:hint="eastAsia" w:ascii="宋体" w:hAnsi="宋体" w:eastAsia="宋体" w:cs="宋体"/>
          </w:rPr>
          <w:delText>点赞或</w:delText>
        </w:r>
      </w:del>
      <w:r>
        <w:rPr>
          <w:rFonts w:hint="eastAsia" w:ascii="宋体" w:hAnsi="宋体" w:eastAsia="宋体" w:cs="宋体"/>
        </w:rPr>
        <w:t>收藏</w:t>
      </w:r>
    </w:p>
    <w:p>
      <w:pPr>
        <w:pStyle w:val="19"/>
        <w:ind w:left="360" w:firstLine="0" w:firstLineChars="0"/>
        <w:rPr>
          <w:rFonts w:hint="eastAsia" w:ascii="宋体" w:hAnsi="宋体" w:eastAsia="宋体" w:cs="宋体"/>
        </w:rPr>
      </w:pPr>
      <w:r>
        <w:rPr>
          <w:rFonts w:hint="eastAsia" w:ascii="宋体" w:hAnsi="宋体" w:eastAsia="宋体" w:cs="宋体"/>
        </w:rPr>
        <w:t>活动图：</w:t>
      </w:r>
    </w:p>
    <w:p>
      <w:pPr>
        <w:pStyle w:val="19"/>
        <w:ind w:left="360" w:firstLine="0" w:firstLineChars="0"/>
        <w:rPr>
          <w:rFonts w:hint="eastAsia" w:ascii="宋体" w:hAnsi="宋体" w:eastAsia="宋体" w:cs="宋体"/>
        </w:rPr>
      </w:pPr>
    </w:p>
    <w:p>
      <w:pPr>
        <w:pStyle w:val="19"/>
        <w:ind w:left="360" w:firstLine="0" w:firstLineChars="0"/>
        <w:rPr>
          <w:rFonts w:hint="eastAsia" w:ascii="宋体" w:hAnsi="宋体" w:eastAsia="宋体" w:cs="宋体"/>
        </w:rPr>
      </w:pPr>
      <w:ins w:id="854" w:author="快乐的小丸子 [2]" w:date="2024-10-24T23:53:25Z">
        <w:r>
          <w:rPr/>
          <w:drawing>
            <wp:inline distT="0" distB="0" distL="114300" distR="114300">
              <wp:extent cx="3998595" cy="40506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3998595" cy="4050665"/>
                      </a:xfrm>
                      <a:prstGeom prst="rect">
                        <a:avLst/>
                      </a:prstGeom>
                      <a:noFill/>
                      <a:ln>
                        <a:noFill/>
                      </a:ln>
                    </pic:spPr>
                  </pic:pic>
                </a:graphicData>
              </a:graphic>
            </wp:inline>
          </w:drawing>
        </w:r>
      </w:ins>
      <w:del w:id="856" w:author="快乐的小丸子 [2]" w:date="2024-10-24T23:53:18Z">
        <w:r>
          <w:rPr/>
          <w:drawing>
            <wp:inline distT="0" distB="0" distL="0" distR="0">
              <wp:extent cx="4629785" cy="4045585"/>
              <wp:effectExtent l="0" t="0" r="0" b="0"/>
              <wp:docPr id="1048" name="图片 25"/>
              <wp:cNvGraphicFramePr/>
              <a:graphic xmlns:a="http://schemas.openxmlformats.org/drawingml/2006/main">
                <a:graphicData uri="http://schemas.openxmlformats.org/drawingml/2006/picture">
                  <pic:pic xmlns:pic="http://schemas.openxmlformats.org/drawingml/2006/picture">
                    <pic:nvPicPr>
                      <pic:cNvPr id="1048" name="图片 25"/>
                      <pic:cNvPicPr/>
                    </pic:nvPicPr>
                    <pic:blipFill>
                      <a:blip r:embed="rId32" cstate="print"/>
                      <a:srcRect/>
                      <a:stretch>
                        <a:fillRect/>
                      </a:stretch>
                    </pic:blipFill>
                    <pic:spPr>
                      <a:xfrm>
                        <a:off x="0" y="0"/>
                        <a:ext cx="4629785" cy="4045585"/>
                      </a:xfrm>
                      <a:prstGeom prst="rect">
                        <a:avLst/>
                      </a:prstGeom>
                      <a:ln>
                        <a:noFill/>
                      </a:ln>
                    </pic:spPr>
                  </pic:pic>
                </a:graphicData>
              </a:graphic>
            </wp:inline>
          </w:drawing>
        </w:r>
      </w:del>
    </w:p>
    <w:p>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20查看已收藏</w:t>
      </w:r>
      <w:ins w:id="858" w:author="快乐的小丸子 [2]" w:date="2024-10-24T23:53:41Z">
        <w:r>
          <w:rPr>
            <w:rFonts w:hint="eastAsia" w:ascii="宋体" w:hAnsi="宋体"/>
            <w:szCs w:val="21"/>
            <w:lang w:val="en-US" w:eastAsia="zh-CN"/>
          </w:rPr>
          <w:t>的</w:t>
        </w:r>
      </w:ins>
      <w:del w:id="859" w:author="快乐的小丸子 [2]" w:date="2024-10-24T23:53:39Z">
        <w:r>
          <w:rPr>
            <w:rFonts w:hint="eastAsia" w:ascii="宋体" w:hAnsi="宋体"/>
            <w:szCs w:val="21"/>
          </w:rPr>
          <w:delText>或点赞</w:delText>
        </w:r>
      </w:del>
      <w:del w:id="860" w:author="快乐的小丸子 [2]" w:date="2024-10-24T23:53:38Z">
        <w:r>
          <w:rPr>
            <w:rFonts w:hint="eastAsia" w:ascii="宋体" w:hAnsi="宋体"/>
            <w:szCs w:val="21"/>
          </w:rPr>
          <w:delText>的</w:delText>
        </w:r>
      </w:del>
      <w:r>
        <w:rPr>
          <w:rFonts w:hint="eastAsia" w:ascii="宋体" w:hAnsi="宋体"/>
          <w:szCs w:val="21"/>
        </w:rPr>
        <w:t>游戏</w:t>
      </w:r>
      <w:del w:id="861" w:author="快乐的小丸子 [2]" w:date="2024-10-24T23:53:45Z">
        <w:r>
          <w:rPr>
            <w:rFonts w:hint="eastAsia" w:ascii="宋体" w:hAnsi="宋体"/>
            <w:szCs w:val="21"/>
          </w:rPr>
          <w:delText>或</w:delText>
        </w:r>
      </w:del>
      <w:del w:id="862" w:author="快乐的小丸子 [2]" w:date="2024-10-24T23:53:44Z">
        <w:r>
          <w:rPr>
            <w:rFonts w:hint="eastAsia" w:ascii="宋体" w:hAnsi="宋体"/>
            <w:szCs w:val="21"/>
          </w:rPr>
          <w:delText>评论</w:delText>
        </w:r>
      </w:del>
    </w:p>
    <w:p>
      <w:pPr>
        <w:pStyle w:val="19"/>
        <w:ind w:left="360" w:firstLine="0" w:firstLineChars="0"/>
        <w:rPr>
          <w:rFonts w:hint="eastAsia" w:ascii="宋体" w:hAnsi="宋体" w:eastAsia="宋体" w:cs="宋体"/>
        </w:rPr>
      </w:pPr>
      <w:r>
        <w:rPr>
          <w:rFonts w:hint="eastAsia" w:ascii="宋体" w:hAnsi="宋体" w:eastAsia="宋体" w:cs="宋体"/>
        </w:rPr>
        <w:t>用例名：查看已收藏</w:t>
      </w:r>
      <w:del w:id="863" w:author="快乐的小丸子 [2]" w:date="2024-10-24T23:53:52Z">
        <w:r>
          <w:rPr>
            <w:rFonts w:hint="eastAsia" w:ascii="宋体" w:hAnsi="宋体" w:eastAsia="宋体" w:cs="宋体"/>
          </w:rPr>
          <w:delText>或点赞</w:delText>
        </w:r>
      </w:del>
      <w:r>
        <w:rPr>
          <w:rFonts w:hint="eastAsia" w:ascii="宋体" w:hAnsi="宋体" w:eastAsia="宋体" w:cs="宋体"/>
        </w:rPr>
        <w:t>的游戏</w:t>
      </w:r>
      <w:del w:id="864" w:author="快乐的小丸子 [2]" w:date="2024-10-24T23:53:55Z">
        <w:r>
          <w:rPr>
            <w:rFonts w:hint="eastAsia" w:ascii="宋体" w:hAnsi="宋体" w:eastAsia="宋体" w:cs="宋体"/>
          </w:rPr>
          <w:delText>或评论</w:delText>
        </w:r>
      </w:del>
    </w:p>
    <w:p>
      <w:pPr>
        <w:pStyle w:val="19"/>
        <w:ind w:left="360" w:firstLine="0" w:firstLineChars="0"/>
        <w:rPr>
          <w:rFonts w:hint="eastAsia" w:ascii="宋体" w:hAnsi="宋体" w:eastAsia="宋体" w:cs="宋体"/>
        </w:rPr>
      </w:pPr>
      <w:r>
        <w:rPr>
          <w:rFonts w:hint="eastAsia" w:ascii="宋体" w:hAnsi="宋体" w:eastAsia="宋体" w:cs="宋体"/>
        </w:rPr>
        <w:t>描述：用户管理员可查看已收藏</w:t>
      </w:r>
      <w:del w:id="865" w:author="快乐的小丸子 [2]" w:date="2024-10-24T23:54:00Z">
        <w:r>
          <w:rPr>
            <w:rFonts w:hint="eastAsia" w:ascii="宋体" w:hAnsi="宋体" w:eastAsia="宋体" w:cs="宋体"/>
          </w:rPr>
          <w:delText>或点</w:delText>
        </w:r>
      </w:del>
      <w:del w:id="866" w:author="快乐的小丸子 [2]" w:date="2024-10-24T23:53:59Z">
        <w:r>
          <w:rPr>
            <w:rFonts w:hint="eastAsia" w:ascii="宋体" w:hAnsi="宋体" w:eastAsia="宋体" w:cs="宋体"/>
          </w:rPr>
          <w:delText>赞</w:delText>
        </w:r>
      </w:del>
      <w:r>
        <w:rPr>
          <w:rFonts w:hint="eastAsia" w:ascii="宋体" w:hAnsi="宋体" w:eastAsia="宋体" w:cs="宋体"/>
        </w:rPr>
        <w:t>的游戏</w:t>
      </w:r>
      <w:del w:id="867" w:author="快乐的小丸子 [2]" w:date="2024-10-24T23:54:03Z">
        <w:r>
          <w:rPr>
            <w:rFonts w:hint="eastAsia" w:ascii="宋体" w:hAnsi="宋体" w:eastAsia="宋体" w:cs="宋体"/>
          </w:rPr>
          <w:delText>或评论</w:delText>
        </w:r>
      </w:del>
    </w:p>
    <w:p>
      <w:pPr>
        <w:pStyle w:val="19"/>
        <w:ind w:left="360" w:firstLine="0" w:firstLineChars="0"/>
        <w:rPr>
          <w:rFonts w:hint="eastAsia" w:ascii="宋体" w:hAnsi="宋体" w:eastAsia="宋体" w:cs="宋体"/>
        </w:rPr>
      </w:pPr>
      <w:r>
        <w:rPr>
          <w:rFonts w:hint="eastAsia" w:ascii="宋体" w:hAnsi="宋体" w:eastAsia="宋体" w:cs="宋体"/>
        </w:rPr>
        <w:t>参与者：用户、管理员</w:t>
      </w:r>
    </w:p>
    <w:p>
      <w:pPr>
        <w:pStyle w:val="19"/>
        <w:ind w:left="360" w:firstLine="0" w:firstLineChars="0"/>
        <w:rPr>
          <w:rFonts w:hint="eastAsia" w:ascii="宋体" w:hAnsi="宋体" w:eastAsia="宋体" w:cs="宋体"/>
        </w:rPr>
      </w:pPr>
      <w:r>
        <w:rPr>
          <w:rFonts w:hint="eastAsia" w:ascii="宋体" w:hAnsi="宋体" w:eastAsia="宋体" w:cs="宋体"/>
        </w:rPr>
        <w:t>前置条件：游戏已</w:t>
      </w:r>
      <w:del w:id="868" w:author="快乐的小丸子 [2]" w:date="2024-10-24T23:54:14Z">
        <w:r>
          <w:rPr>
            <w:rFonts w:hint="eastAsia" w:ascii="宋体" w:hAnsi="宋体" w:eastAsia="宋体" w:cs="宋体"/>
          </w:rPr>
          <w:delText>被</w:delText>
        </w:r>
      </w:del>
      <w:del w:id="869" w:author="快乐的小丸子 [2]" w:date="2024-10-24T23:54:13Z">
        <w:r>
          <w:rPr>
            <w:rFonts w:hint="eastAsia" w:ascii="宋体" w:hAnsi="宋体" w:eastAsia="宋体" w:cs="宋体"/>
          </w:rPr>
          <w:delText>点赞或</w:delText>
        </w:r>
      </w:del>
      <w:del w:id="870" w:author="快乐的小丸子 [2]" w:date="2024-10-24T23:54:12Z">
        <w:r>
          <w:rPr>
            <w:rFonts w:hint="eastAsia" w:ascii="宋体" w:hAnsi="宋体" w:eastAsia="宋体" w:cs="宋体"/>
          </w:rPr>
          <w:delText>评论</w:delText>
        </w:r>
      </w:del>
      <w:r>
        <w:rPr>
          <w:rFonts w:hint="eastAsia" w:ascii="宋体" w:hAnsi="宋体" w:eastAsia="宋体" w:cs="宋体"/>
        </w:rPr>
        <w:t>被收藏</w:t>
      </w:r>
    </w:p>
    <w:p>
      <w:pPr>
        <w:pStyle w:val="19"/>
        <w:ind w:left="360" w:firstLine="0" w:firstLineChars="0"/>
        <w:rPr>
          <w:rFonts w:hint="eastAsia" w:ascii="宋体" w:hAnsi="宋体" w:eastAsia="宋体" w:cs="宋体"/>
        </w:rPr>
      </w:pPr>
      <w:r>
        <w:rPr>
          <w:rFonts w:hint="eastAsia" w:ascii="宋体" w:hAnsi="宋体" w:eastAsia="宋体" w:cs="宋体"/>
        </w:rPr>
        <w:t>活动图：</w:t>
      </w:r>
    </w:p>
    <w:p>
      <w:r>
        <w:drawing>
          <wp:inline distT="0" distB="0" distL="0" distR="0">
            <wp:extent cx="3638550" cy="3290570"/>
            <wp:effectExtent l="0" t="0" r="0" b="0"/>
            <wp:docPr id="1049" name="图片 27"/>
            <wp:cNvGraphicFramePr/>
            <a:graphic xmlns:a="http://schemas.openxmlformats.org/drawingml/2006/main">
              <a:graphicData uri="http://schemas.openxmlformats.org/drawingml/2006/picture">
                <pic:pic xmlns:pic="http://schemas.openxmlformats.org/drawingml/2006/picture">
                  <pic:nvPicPr>
                    <pic:cNvPr id="1049" name="图片 27"/>
                    <pic:cNvPicPr/>
                  </pic:nvPicPr>
                  <pic:blipFill>
                    <a:blip r:embed="rId33" cstate="print"/>
                    <a:srcRect/>
                    <a:stretch>
                      <a:fillRect/>
                    </a:stretch>
                  </pic:blipFill>
                  <pic:spPr>
                    <a:xfrm>
                      <a:off x="0" y="0"/>
                      <a:ext cx="3638550" cy="3290570"/>
                    </a:xfrm>
                    <a:prstGeom prst="rect">
                      <a:avLst/>
                    </a:prstGeom>
                    <a:ln>
                      <a:noFill/>
                    </a:ln>
                  </pic:spPr>
                </pic:pic>
              </a:graphicData>
            </a:graphic>
          </wp:inline>
        </w:drawing>
      </w:r>
    </w:p>
    <w:p/>
    <w:p>
      <w:pPr>
        <w:pStyle w:val="5"/>
        <w:rPr>
          <w:ins w:id="871" w:author="快乐的小丸子 [2]" w:date="2024-10-24T23:54:56Z"/>
          <w:rFonts w:hint="default" w:ascii="宋体" w:hAnsi="宋体"/>
          <w:szCs w:val="21"/>
          <w:lang w:val="en-US"/>
        </w:rPr>
      </w:pPr>
      <w:ins w:id="872" w:author="快乐的小丸子 [2]" w:date="2024-10-24T23:54:56Z">
        <w:r>
          <w:rPr>
            <w:rFonts w:hint="eastAsia" w:ascii="宋体" w:hAnsi="宋体"/>
            <w:szCs w:val="21"/>
          </w:rPr>
          <w:t>1</w:t>
        </w:r>
      </w:ins>
      <w:ins w:id="873" w:author="快乐的小丸子 [2]" w:date="2024-10-24T23:54:56Z">
        <w:r>
          <w:rPr>
            <w:rFonts w:ascii="宋体" w:hAnsi="宋体"/>
            <w:szCs w:val="21"/>
          </w:rPr>
          <w:t>.4.</w:t>
        </w:r>
      </w:ins>
      <w:ins w:id="874" w:author="快乐的小丸子 [2]" w:date="2024-10-24T23:54:56Z">
        <w:r>
          <w:rPr>
            <w:rFonts w:hint="eastAsia" w:ascii="宋体" w:hAnsi="宋体"/>
            <w:szCs w:val="21"/>
            <w:lang w:val="en-US" w:eastAsia="zh-CN"/>
          </w:rPr>
          <w:t>2</w:t>
        </w:r>
      </w:ins>
      <w:ins w:id="875" w:author="快乐的小丸子 [2]" w:date="2024-10-24T23:55:09Z">
        <w:r>
          <w:rPr>
            <w:rFonts w:hint="eastAsia" w:ascii="宋体" w:hAnsi="宋体"/>
            <w:szCs w:val="21"/>
            <w:lang w:val="en-US" w:eastAsia="zh-CN"/>
          </w:rPr>
          <w:t>1</w:t>
        </w:r>
      </w:ins>
      <w:ins w:id="876" w:author="快乐的小丸子 [2]" w:date="2024-10-24T23:55:25Z">
        <w:r>
          <w:rPr>
            <w:rFonts w:hint="eastAsia" w:ascii="宋体" w:hAnsi="宋体"/>
            <w:szCs w:val="21"/>
            <w:lang w:val="en-US" w:eastAsia="zh-CN"/>
          </w:rPr>
          <w:t>点赞</w:t>
        </w:r>
      </w:ins>
      <w:ins w:id="877" w:author="快乐的小丸子 [2]" w:date="2024-10-24T23:56:18Z">
        <w:r>
          <w:rPr>
            <w:rFonts w:hint="eastAsia" w:ascii="宋体" w:hAnsi="宋体"/>
            <w:szCs w:val="21"/>
            <w:lang w:val="en-US" w:eastAsia="zh-CN"/>
          </w:rPr>
          <w:t>论坛</w:t>
        </w:r>
      </w:ins>
      <w:ins w:id="878" w:author="快乐的小丸子 [2]" w:date="2024-10-24T23:56:20Z">
        <w:r>
          <w:rPr>
            <w:rFonts w:hint="eastAsia" w:ascii="宋体" w:hAnsi="宋体"/>
            <w:szCs w:val="21"/>
            <w:lang w:val="en-US" w:eastAsia="zh-CN"/>
          </w:rPr>
          <w:t>内容</w:t>
        </w:r>
      </w:ins>
      <w:ins w:id="879" w:author="快乐的小丸子 [2]" w:date="2024-10-24T23:56:22Z">
        <w:r>
          <w:rPr>
            <w:rFonts w:hint="eastAsia" w:ascii="宋体" w:hAnsi="宋体"/>
            <w:szCs w:val="21"/>
            <w:lang w:val="en-US" w:eastAsia="zh-CN"/>
          </w:rPr>
          <w:t>和</w:t>
        </w:r>
      </w:ins>
      <w:ins w:id="880" w:author="快乐的小丸子 [2]" w:date="2024-10-24T23:55:27Z">
        <w:r>
          <w:rPr>
            <w:rFonts w:hint="eastAsia" w:ascii="宋体" w:hAnsi="宋体"/>
            <w:szCs w:val="21"/>
            <w:lang w:val="en-US" w:eastAsia="zh-CN"/>
          </w:rPr>
          <w:t>评论</w:t>
        </w:r>
      </w:ins>
    </w:p>
    <w:p>
      <w:pPr>
        <w:pStyle w:val="19"/>
        <w:ind w:left="360" w:firstLine="0" w:firstLineChars="0"/>
        <w:rPr>
          <w:ins w:id="881" w:author="快乐的小丸子 [2]" w:date="2024-10-24T23:54:56Z"/>
          <w:rFonts w:hint="default" w:ascii="宋体" w:hAnsi="宋体" w:eastAsia="宋体" w:cs="宋体"/>
          <w:lang w:val="en-US" w:eastAsia="zh-CN"/>
        </w:rPr>
      </w:pPr>
      <w:ins w:id="882" w:author="快乐的小丸子 [2]" w:date="2024-10-24T23:54:56Z">
        <w:r>
          <w:rPr>
            <w:rFonts w:hint="eastAsia" w:ascii="宋体" w:hAnsi="宋体" w:eastAsia="宋体" w:cs="宋体"/>
          </w:rPr>
          <w:t>用例名：</w:t>
        </w:r>
      </w:ins>
      <w:ins w:id="883" w:author="快乐的小丸子 [2]" w:date="2024-10-24T23:56:39Z">
        <w:r>
          <w:rPr>
            <w:rFonts w:hint="eastAsia" w:ascii="宋体" w:hAnsi="宋体" w:cs="宋体"/>
            <w:lang w:val="en-US" w:eastAsia="zh-CN"/>
          </w:rPr>
          <w:t>点赞</w:t>
        </w:r>
      </w:ins>
      <w:ins w:id="884" w:author="快乐的小丸子 [2]" w:date="2024-10-24T23:56:41Z">
        <w:r>
          <w:rPr>
            <w:rFonts w:hint="eastAsia" w:ascii="宋体" w:hAnsi="宋体" w:cs="宋体"/>
            <w:lang w:val="en-US" w:eastAsia="zh-CN"/>
          </w:rPr>
          <w:t>论坛</w:t>
        </w:r>
      </w:ins>
      <w:ins w:id="885" w:author="快乐的小丸子 [2]" w:date="2024-10-24T23:56:43Z">
        <w:r>
          <w:rPr>
            <w:rFonts w:hint="eastAsia" w:ascii="宋体" w:hAnsi="宋体" w:cs="宋体"/>
            <w:lang w:val="en-US" w:eastAsia="zh-CN"/>
          </w:rPr>
          <w:t>内容</w:t>
        </w:r>
      </w:ins>
      <w:ins w:id="886" w:author="快乐的小丸子 [2]" w:date="2024-10-24T23:56:44Z">
        <w:r>
          <w:rPr>
            <w:rFonts w:hint="eastAsia" w:ascii="宋体" w:hAnsi="宋体" w:cs="宋体"/>
            <w:lang w:val="en-US" w:eastAsia="zh-CN"/>
          </w:rPr>
          <w:t>和</w:t>
        </w:r>
      </w:ins>
      <w:ins w:id="887" w:author="快乐的小丸子 [2]" w:date="2024-10-24T23:56:46Z">
        <w:r>
          <w:rPr>
            <w:rFonts w:hint="eastAsia" w:ascii="宋体" w:hAnsi="宋体" w:cs="宋体"/>
            <w:lang w:val="en-US" w:eastAsia="zh-CN"/>
          </w:rPr>
          <w:t>评论</w:t>
        </w:r>
      </w:ins>
    </w:p>
    <w:p>
      <w:pPr>
        <w:pStyle w:val="19"/>
        <w:ind w:left="360" w:firstLine="0" w:firstLineChars="0"/>
        <w:rPr>
          <w:ins w:id="888" w:author="快乐的小丸子 [2]" w:date="2024-10-24T23:54:56Z"/>
          <w:rFonts w:hint="default" w:ascii="宋体" w:hAnsi="宋体" w:eastAsia="宋体" w:cs="宋体"/>
          <w:lang w:val="en-US" w:eastAsia="zh-CN"/>
        </w:rPr>
      </w:pPr>
      <w:ins w:id="889" w:author="快乐的小丸子 [2]" w:date="2024-10-24T23:54:56Z">
        <w:r>
          <w:rPr>
            <w:rFonts w:hint="eastAsia" w:ascii="宋体" w:hAnsi="宋体" w:eastAsia="宋体" w:cs="宋体"/>
          </w:rPr>
          <w:t>描述：用户可</w:t>
        </w:r>
      </w:ins>
      <w:ins w:id="890" w:author="快乐的小丸子 [2]" w:date="2024-10-24T23:56:55Z">
        <w:r>
          <w:rPr>
            <w:rFonts w:hint="eastAsia" w:ascii="宋体" w:hAnsi="宋体" w:cs="宋体"/>
            <w:lang w:val="en-US" w:eastAsia="zh-CN"/>
          </w:rPr>
          <w:t>点赞</w:t>
        </w:r>
      </w:ins>
      <w:ins w:id="891" w:author="快乐的小丸子 [2]" w:date="2024-10-24T23:56:58Z">
        <w:r>
          <w:rPr>
            <w:rFonts w:hint="eastAsia" w:ascii="宋体" w:hAnsi="宋体" w:cs="宋体"/>
            <w:lang w:val="en-US" w:eastAsia="zh-CN"/>
          </w:rPr>
          <w:t>论坛</w:t>
        </w:r>
      </w:ins>
      <w:ins w:id="892" w:author="快乐的小丸子 [2]" w:date="2024-10-24T23:57:00Z">
        <w:r>
          <w:rPr>
            <w:rFonts w:hint="eastAsia" w:ascii="宋体" w:hAnsi="宋体" w:cs="宋体"/>
            <w:lang w:val="en-US" w:eastAsia="zh-CN"/>
          </w:rPr>
          <w:t>内容</w:t>
        </w:r>
      </w:ins>
      <w:ins w:id="893" w:author="快乐的小丸子 [2]" w:date="2024-10-24T23:57:01Z">
        <w:r>
          <w:rPr>
            <w:rFonts w:hint="eastAsia" w:ascii="宋体" w:hAnsi="宋体" w:cs="宋体"/>
            <w:lang w:val="en-US" w:eastAsia="zh-CN"/>
          </w:rPr>
          <w:t>和</w:t>
        </w:r>
      </w:ins>
      <w:ins w:id="894" w:author="快乐的小丸子 [2]" w:date="2024-10-24T23:57:04Z">
        <w:r>
          <w:rPr>
            <w:rFonts w:hint="eastAsia" w:ascii="宋体" w:hAnsi="宋体" w:cs="宋体"/>
            <w:lang w:val="en-US" w:eastAsia="zh-CN"/>
          </w:rPr>
          <w:t>评论</w:t>
        </w:r>
      </w:ins>
    </w:p>
    <w:p>
      <w:pPr>
        <w:pStyle w:val="19"/>
        <w:ind w:left="360" w:firstLine="0" w:firstLineChars="0"/>
        <w:rPr>
          <w:ins w:id="895" w:author="快乐的小丸子 [2]" w:date="2024-10-24T23:54:56Z"/>
          <w:rFonts w:hint="eastAsia" w:ascii="宋体" w:hAnsi="宋体" w:eastAsia="宋体" w:cs="宋体"/>
        </w:rPr>
      </w:pPr>
      <w:ins w:id="896" w:author="快乐的小丸子 [2]" w:date="2024-10-24T23:54:56Z">
        <w:r>
          <w:rPr>
            <w:rFonts w:hint="eastAsia" w:ascii="宋体" w:hAnsi="宋体" w:eastAsia="宋体" w:cs="宋体"/>
          </w:rPr>
          <w:t>参与者：用户</w:t>
        </w:r>
      </w:ins>
    </w:p>
    <w:p>
      <w:pPr>
        <w:pStyle w:val="19"/>
        <w:ind w:left="360" w:firstLine="0" w:firstLineChars="0"/>
        <w:rPr>
          <w:ins w:id="897" w:author="快乐的小丸子 [2]" w:date="2024-10-24T23:54:56Z"/>
          <w:rFonts w:hint="eastAsia" w:ascii="宋体" w:hAnsi="宋体" w:eastAsia="宋体" w:cs="宋体"/>
        </w:rPr>
      </w:pPr>
      <w:ins w:id="898" w:author="快乐的小丸子 [2]" w:date="2024-10-24T23:54:56Z">
        <w:r>
          <w:rPr>
            <w:rFonts w:hint="eastAsia" w:ascii="宋体" w:hAnsi="宋体" w:eastAsia="宋体" w:cs="宋体"/>
          </w:rPr>
          <w:t>前置条件：当前</w:t>
        </w:r>
      </w:ins>
      <w:ins w:id="899" w:author="快乐的小丸子 [2]" w:date="2024-10-24T23:57:26Z">
        <w:r>
          <w:rPr>
            <w:rFonts w:hint="eastAsia" w:ascii="宋体" w:hAnsi="宋体" w:cs="宋体"/>
            <w:lang w:val="en-US" w:eastAsia="zh-CN"/>
          </w:rPr>
          <w:t>论坛内容</w:t>
        </w:r>
      </w:ins>
      <w:ins w:id="900" w:author="快乐的小丸子 [2]" w:date="2024-10-24T23:57:29Z">
        <w:r>
          <w:rPr>
            <w:rFonts w:hint="eastAsia" w:ascii="宋体" w:hAnsi="宋体" w:cs="宋体"/>
            <w:lang w:val="en-US" w:eastAsia="zh-CN"/>
          </w:rPr>
          <w:t>或</w:t>
        </w:r>
      </w:ins>
      <w:ins w:id="901" w:author="快乐的小丸子 [2]" w:date="2024-10-24T23:57:32Z">
        <w:r>
          <w:rPr>
            <w:rFonts w:hint="eastAsia" w:ascii="宋体" w:hAnsi="宋体" w:cs="宋体"/>
            <w:lang w:val="en-US" w:eastAsia="zh-CN"/>
          </w:rPr>
          <w:t>评论</w:t>
        </w:r>
      </w:ins>
      <w:ins w:id="902" w:author="快乐的小丸子 [2]" w:date="2024-10-24T23:54:56Z">
        <w:r>
          <w:rPr>
            <w:rFonts w:hint="eastAsia" w:ascii="宋体" w:hAnsi="宋体" w:eastAsia="宋体" w:cs="宋体"/>
          </w:rPr>
          <w:t>已被发布</w:t>
        </w:r>
      </w:ins>
    </w:p>
    <w:p>
      <w:pPr>
        <w:pStyle w:val="19"/>
        <w:ind w:left="360" w:firstLine="0" w:firstLineChars="0"/>
        <w:rPr>
          <w:ins w:id="903" w:author="快乐的小丸子 [2]" w:date="2024-10-25T00:01:13Z"/>
          <w:rFonts w:hint="eastAsia" w:ascii="宋体" w:hAnsi="宋体" w:eastAsia="宋体" w:cs="宋体"/>
        </w:rPr>
      </w:pPr>
      <w:ins w:id="904" w:author="快乐的小丸子 [2]" w:date="2024-10-24T23:54:56Z">
        <w:r>
          <w:rPr>
            <w:rFonts w:hint="eastAsia" w:ascii="宋体" w:hAnsi="宋体" w:eastAsia="宋体" w:cs="宋体"/>
          </w:rPr>
          <w:t>活动图：</w:t>
        </w:r>
      </w:ins>
    </w:p>
    <w:p>
      <w:pPr>
        <w:pStyle w:val="19"/>
        <w:ind w:left="360" w:firstLine="0" w:firstLineChars="0"/>
        <w:rPr>
          <w:ins w:id="905" w:author="快乐的小丸子 [2]" w:date="2024-10-24T23:54:56Z"/>
          <w:rFonts w:hint="eastAsia" w:ascii="宋体" w:hAnsi="宋体" w:eastAsia="宋体" w:cs="宋体"/>
        </w:rPr>
      </w:pPr>
      <w:ins w:id="906" w:author="快乐的小丸子 [2]" w:date="2024-10-25T00:01:14Z">
        <w:r>
          <w:rPr/>
          <w:drawing>
            <wp:inline distT="0" distB="0" distL="114300" distR="114300">
              <wp:extent cx="4091940" cy="33566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4091940" cy="3356610"/>
                      </a:xfrm>
                      <a:prstGeom prst="rect">
                        <a:avLst/>
                      </a:prstGeom>
                      <a:noFill/>
                      <a:ln>
                        <a:noFill/>
                      </a:ln>
                    </pic:spPr>
                  </pic:pic>
                </a:graphicData>
              </a:graphic>
            </wp:inline>
          </w:drawing>
        </w:r>
      </w:ins>
    </w:p>
    <w:p/>
    <w:p>
      <w:pPr>
        <w:pStyle w:val="5"/>
        <w:rPr>
          <w:ins w:id="908" w:author="快乐的小丸子 [2]" w:date="2024-10-24T23:57:42Z"/>
          <w:rFonts w:hint="default" w:ascii="宋体" w:hAnsi="宋体"/>
          <w:szCs w:val="21"/>
          <w:lang w:val="en-US"/>
        </w:rPr>
      </w:pPr>
      <w:ins w:id="909" w:author="快乐的小丸子 [2]" w:date="2024-10-24T23:57:42Z">
        <w:r>
          <w:rPr>
            <w:rFonts w:hint="eastAsia" w:ascii="宋体" w:hAnsi="宋体"/>
            <w:szCs w:val="21"/>
          </w:rPr>
          <w:t>1</w:t>
        </w:r>
      </w:ins>
      <w:ins w:id="910" w:author="快乐的小丸子 [2]" w:date="2024-10-24T23:57:42Z">
        <w:r>
          <w:rPr>
            <w:rFonts w:ascii="宋体" w:hAnsi="宋体"/>
            <w:szCs w:val="21"/>
          </w:rPr>
          <w:t>.4.</w:t>
        </w:r>
      </w:ins>
      <w:ins w:id="911" w:author="快乐的小丸子 [2]" w:date="2024-10-24T23:57:42Z">
        <w:r>
          <w:rPr>
            <w:rFonts w:hint="eastAsia" w:ascii="宋体" w:hAnsi="宋体"/>
            <w:szCs w:val="21"/>
            <w:lang w:val="en-US" w:eastAsia="zh-CN"/>
          </w:rPr>
          <w:t>2</w:t>
        </w:r>
      </w:ins>
      <w:ins w:id="912" w:author="快乐的小丸子 [2]" w:date="2024-10-24T23:57:55Z">
        <w:r>
          <w:rPr>
            <w:rFonts w:hint="eastAsia" w:ascii="宋体" w:hAnsi="宋体"/>
            <w:szCs w:val="21"/>
            <w:lang w:val="en-US" w:eastAsia="zh-CN"/>
          </w:rPr>
          <w:t>2</w:t>
        </w:r>
      </w:ins>
      <w:ins w:id="913" w:author="快乐的小丸子 [2]" w:date="2024-10-24T23:58:06Z">
        <w:r>
          <w:rPr>
            <w:rFonts w:hint="eastAsia" w:ascii="宋体" w:hAnsi="宋体"/>
            <w:szCs w:val="21"/>
            <w:lang w:val="en-US" w:eastAsia="zh-CN"/>
          </w:rPr>
          <w:t>取消</w:t>
        </w:r>
      </w:ins>
      <w:ins w:id="914" w:author="快乐的小丸子 [2]" w:date="2024-10-24T23:57:42Z">
        <w:r>
          <w:rPr>
            <w:rFonts w:hint="eastAsia" w:ascii="宋体" w:hAnsi="宋体"/>
            <w:szCs w:val="21"/>
            <w:lang w:val="en-US" w:eastAsia="zh-CN"/>
          </w:rPr>
          <w:t>点赞论坛内容和评论</w:t>
        </w:r>
      </w:ins>
    </w:p>
    <w:p>
      <w:pPr>
        <w:pStyle w:val="19"/>
        <w:ind w:left="360" w:firstLine="0" w:firstLineChars="0"/>
        <w:rPr>
          <w:ins w:id="915" w:author="快乐的小丸子 [2]" w:date="2024-10-24T23:57:42Z"/>
          <w:rFonts w:hint="default" w:ascii="宋体" w:hAnsi="宋体" w:eastAsia="宋体" w:cs="宋体"/>
          <w:lang w:val="en-US" w:eastAsia="zh-CN"/>
        </w:rPr>
      </w:pPr>
      <w:ins w:id="916" w:author="快乐的小丸子 [2]" w:date="2024-10-24T23:57:42Z">
        <w:r>
          <w:rPr>
            <w:rFonts w:hint="eastAsia" w:ascii="宋体" w:hAnsi="宋体" w:eastAsia="宋体" w:cs="宋体"/>
          </w:rPr>
          <w:t>用例名：</w:t>
        </w:r>
      </w:ins>
      <w:ins w:id="917" w:author="快乐的小丸子 [2]" w:date="2024-10-24T23:58:10Z">
        <w:r>
          <w:rPr>
            <w:rFonts w:hint="eastAsia" w:ascii="宋体" w:hAnsi="宋体" w:cs="宋体"/>
            <w:lang w:val="en-US" w:eastAsia="zh-CN"/>
          </w:rPr>
          <w:t>取消</w:t>
        </w:r>
      </w:ins>
      <w:ins w:id="918" w:author="快乐的小丸子 [2]" w:date="2024-10-24T23:57:42Z">
        <w:r>
          <w:rPr>
            <w:rFonts w:hint="eastAsia" w:ascii="宋体" w:hAnsi="宋体" w:cs="宋体"/>
            <w:lang w:val="en-US" w:eastAsia="zh-CN"/>
          </w:rPr>
          <w:t>点赞论坛内容和评论</w:t>
        </w:r>
      </w:ins>
    </w:p>
    <w:p>
      <w:pPr>
        <w:pStyle w:val="19"/>
        <w:ind w:left="360" w:firstLine="0" w:firstLineChars="0"/>
        <w:rPr>
          <w:ins w:id="919" w:author="快乐的小丸子 [2]" w:date="2024-10-24T23:57:42Z"/>
          <w:rFonts w:hint="default" w:ascii="宋体" w:hAnsi="宋体" w:eastAsia="宋体" w:cs="宋体"/>
          <w:lang w:val="en-US" w:eastAsia="zh-CN"/>
        </w:rPr>
      </w:pPr>
      <w:ins w:id="920" w:author="快乐的小丸子 [2]" w:date="2024-10-24T23:57:42Z">
        <w:r>
          <w:rPr>
            <w:rFonts w:hint="eastAsia" w:ascii="宋体" w:hAnsi="宋体" w:eastAsia="宋体" w:cs="宋体"/>
          </w:rPr>
          <w:t>描述：用户可</w:t>
        </w:r>
      </w:ins>
      <w:ins w:id="921" w:author="快乐的小丸子 [2]" w:date="2024-10-24T23:58:16Z">
        <w:r>
          <w:rPr>
            <w:rFonts w:hint="eastAsia" w:ascii="宋体" w:hAnsi="宋体" w:cs="宋体"/>
            <w:lang w:val="en-US" w:eastAsia="zh-CN"/>
          </w:rPr>
          <w:t>取消</w:t>
        </w:r>
      </w:ins>
      <w:ins w:id="922" w:author="快乐的小丸子 [2]" w:date="2024-10-24T23:57:42Z">
        <w:r>
          <w:rPr>
            <w:rFonts w:hint="eastAsia" w:ascii="宋体" w:hAnsi="宋体" w:cs="宋体"/>
            <w:lang w:val="en-US" w:eastAsia="zh-CN"/>
          </w:rPr>
          <w:t>点赞论坛内容和评论</w:t>
        </w:r>
      </w:ins>
    </w:p>
    <w:p>
      <w:pPr>
        <w:pStyle w:val="19"/>
        <w:ind w:left="360" w:firstLine="0" w:firstLineChars="0"/>
        <w:rPr>
          <w:ins w:id="923" w:author="快乐的小丸子 [2]" w:date="2024-10-24T23:57:42Z"/>
          <w:rFonts w:hint="eastAsia" w:ascii="宋体" w:hAnsi="宋体" w:eastAsia="宋体" w:cs="宋体"/>
        </w:rPr>
      </w:pPr>
      <w:ins w:id="924" w:author="快乐的小丸子 [2]" w:date="2024-10-24T23:57:42Z">
        <w:r>
          <w:rPr>
            <w:rFonts w:hint="eastAsia" w:ascii="宋体" w:hAnsi="宋体" w:eastAsia="宋体" w:cs="宋体"/>
          </w:rPr>
          <w:t>参与者：用户</w:t>
        </w:r>
      </w:ins>
    </w:p>
    <w:p>
      <w:pPr>
        <w:pStyle w:val="19"/>
        <w:ind w:left="360" w:firstLine="0" w:firstLineChars="0"/>
        <w:rPr>
          <w:ins w:id="925" w:author="快乐的小丸子 [2]" w:date="2024-10-25T00:01:28Z"/>
          <w:rFonts w:hint="eastAsia" w:ascii="宋体" w:hAnsi="宋体" w:cs="宋体"/>
          <w:lang w:val="en-US" w:eastAsia="zh-CN"/>
        </w:rPr>
      </w:pPr>
      <w:ins w:id="926" w:author="快乐的小丸子 [2]" w:date="2024-10-24T23:57:42Z">
        <w:r>
          <w:rPr>
            <w:rFonts w:hint="eastAsia" w:ascii="宋体" w:hAnsi="宋体" w:eastAsia="宋体" w:cs="宋体"/>
          </w:rPr>
          <w:t>前置条件：当前</w:t>
        </w:r>
      </w:ins>
      <w:ins w:id="927" w:author="快乐的小丸子 [2]" w:date="2024-10-24T23:57:42Z">
        <w:r>
          <w:rPr>
            <w:rFonts w:hint="eastAsia" w:ascii="宋体" w:hAnsi="宋体" w:cs="宋体"/>
            <w:lang w:val="en-US" w:eastAsia="zh-CN"/>
          </w:rPr>
          <w:t>论坛内容或评论</w:t>
        </w:r>
      </w:ins>
      <w:ins w:id="928" w:author="快乐的小丸子 [2]" w:date="2024-10-24T23:57:42Z">
        <w:r>
          <w:rPr>
            <w:rFonts w:hint="eastAsia" w:ascii="宋体" w:hAnsi="宋体" w:eastAsia="宋体" w:cs="宋体"/>
          </w:rPr>
          <w:t>已被</w:t>
        </w:r>
      </w:ins>
      <w:ins w:id="929" w:author="快乐的小丸子 [2]" w:date="2024-10-24T23:58:26Z">
        <w:r>
          <w:rPr>
            <w:rFonts w:hint="eastAsia" w:ascii="宋体" w:hAnsi="宋体" w:cs="宋体"/>
            <w:lang w:val="en-US" w:eastAsia="zh-CN"/>
          </w:rPr>
          <w:t>用户</w:t>
        </w:r>
      </w:ins>
      <w:ins w:id="930" w:author="快乐的小丸子 [2]" w:date="2024-10-24T23:58:29Z">
        <w:r>
          <w:rPr>
            <w:rFonts w:hint="eastAsia" w:ascii="宋体" w:hAnsi="宋体" w:cs="宋体"/>
            <w:lang w:val="en-US" w:eastAsia="zh-CN"/>
          </w:rPr>
          <w:t>点赞</w:t>
        </w:r>
      </w:ins>
    </w:p>
    <w:p>
      <w:pPr>
        <w:pStyle w:val="19"/>
        <w:ind w:left="360" w:firstLine="0" w:firstLineChars="0"/>
        <w:rPr>
          <w:ins w:id="931" w:author="快乐的小丸子 [2]" w:date="2024-10-25T00:02:05Z"/>
          <w:rFonts w:hint="eastAsia" w:ascii="宋体" w:hAnsi="宋体" w:cs="宋体"/>
          <w:lang w:val="en-US" w:eastAsia="zh-CN"/>
        </w:rPr>
      </w:pPr>
      <w:ins w:id="932" w:author="快乐的小丸子 [2]" w:date="2024-10-25T00:01:31Z">
        <w:r>
          <w:rPr>
            <w:rFonts w:hint="eastAsia" w:ascii="宋体" w:hAnsi="宋体" w:cs="宋体"/>
            <w:lang w:val="en-US" w:eastAsia="zh-CN"/>
          </w:rPr>
          <w:t>活动图</w:t>
        </w:r>
      </w:ins>
      <w:ins w:id="933" w:author="快乐的小丸子 [2]" w:date="2024-10-25T00:01:32Z">
        <w:r>
          <w:rPr>
            <w:rFonts w:hint="eastAsia" w:ascii="宋体" w:hAnsi="宋体" w:cs="宋体"/>
            <w:lang w:val="en-US" w:eastAsia="zh-CN"/>
          </w:rPr>
          <w:t>：</w:t>
        </w:r>
      </w:ins>
    </w:p>
    <w:p>
      <w:pPr>
        <w:pStyle w:val="19"/>
        <w:ind w:left="360" w:firstLine="0" w:firstLineChars="0"/>
        <w:rPr>
          <w:ins w:id="934" w:author="快乐的小丸子 [2]" w:date="2024-10-25T00:01:47Z"/>
          <w:rFonts w:hint="eastAsia" w:ascii="宋体" w:hAnsi="宋体" w:cs="宋体"/>
          <w:lang w:val="en-US" w:eastAsia="zh-CN"/>
        </w:rPr>
      </w:pPr>
      <w:ins w:id="935" w:author="快乐的小丸子 [2]" w:date="2024-10-25T00:02:06Z">
        <w:r>
          <w:rPr/>
          <w:drawing>
            <wp:inline distT="0" distB="0" distL="114300" distR="114300">
              <wp:extent cx="3895090" cy="38430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3895090" cy="3843020"/>
                      </a:xfrm>
                      <a:prstGeom prst="rect">
                        <a:avLst/>
                      </a:prstGeom>
                      <a:noFill/>
                      <a:ln>
                        <a:noFill/>
                      </a:ln>
                    </pic:spPr>
                  </pic:pic>
                </a:graphicData>
              </a:graphic>
            </wp:inline>
          </w:drawing>
        </w:r>
      </w:ins>
    </w:p>
    <w:p>
      <w:pPr>
        <w:pStyle w:val="19"/>
        <w:ind w:left="360" w:firstLine="0" w:firstLineChars="0"/>
        <w:rPr>
          <w:ins w:id="937" w:author="快乐的小丸子 [2]" w:date="2024-10-24T23:57:42Z"/>
          <w:rFonts w:hint="default" w:ascii="宋体" w:hAnsi="宋体" w:cs="宋体"/>
          <w:lang w:val="en-US" w:eastAsia="zh-CN"/>
        </w:rPr>
      </w:pPr>
    </w:p>
    <w:p>
      <w:pPr>
        <w:pStyle w:val="5"/>
        <w:rPr>
          <w:ins w:id="938" w:author="快乐的小丸子 [2]" w:date="2024-10-24T23:57:48Z"/>
          <w:rFonts w:hint="default" w:ascii="宋体" w:hAnsi="宋体"/>
          <w:szCs w:val="21"/>
          <w:lang w:val="en-US"/>
        </w:rPr>
      </w:pPr>
      <w:ins w:id="939" w:author="快乐的小丸子 [2]" w:date="2024-10-24T23:57:48Z">
        <w:r>
          <w:rPr>
            <w:rFonts w:hint="eastAsia" w:ascii="宋体" w:hAnsi="宋体"/>
            <w:szCs w:val="21"/>
          </w:rPr>
          <w:t>1</w:t>
        </w:r>
      </w:ins>
      <w:ins w:id="940" w:author="快乐的小丸子 [2]" w:date="2024-10-24T23:57:48Z">
        <w:r>
          <w:rPr>
            <w:rFonts w:ascii="宋体" w:hAnsi="宋体"/>
            <w:szCs w:val="21"/>
          </w:rPr>
          <w:t>.4.</w:t>
        </w:r>
      </w:ins>
      <w:ins w:id="941" w:author="快乐的小丸子 [2]" w:date="2024-10-24T23:57:48Z">
        <w:r>
          <w:rPr>
            <w:rFonts w:hint="eastAsia" w:ascii="宋体" w:hAnsi="宋体"/>
            <w:szCs w:val="21"/>
            <w:lang w:val="en-US" w:eastAsia="zh-CN"/>
          </w:rPr>
          <w:t>2</w:t>
        </w:r>
      </w:ins>
      <w:ins w:id="942" w:author="快乐的小丸子 [2]" w:date="2024-10-24T23:58:00Z">
        <w:r>
          <w:rPr>
            <w:rFonts w:hint="eastAsia" w:ascii="宋体" w:hAnsi="宋体"/>
            <w:szCs w:val="21"/>
            <w:lang w:val="en-US" w:eastAsia="zh-CN"/>
          </w:rPr>
          <w:t>3</w:t>
        </w:r>
      </w:ins>
      <w:ins w:id="943" w:author="快乐的小丸子 [2]" w:date="2024-10-24T23:58:34Z">
        <w:r>
          <w:rPr>
            <w:rFonts w:hint="eastAsia" w:ascii="宋体" w:hAnsi="宋体"/>
            <w:szCs w:val="21"/>
            <w:lang w:val="en-US" w:eastAsia="zh-CN"/>
          </w:rPr>
          <w:t>查看</w:t>
        </w:r>
      </w:ins>
      <w:ins w:id="944" w:author="快乐的小丸子 [2]" w:date="2024-10-24T23:57:48Z">
        <w:r>
          <w:rPr>
            <w:rFonts w:hint="eastAsia" w:ascii="宋体" w:hAnsi="宋体"/>
            <w:szCs w:val="21"/>
            <w:lang w:val="en-US" w:eastAsia="zh-CN"/>
          </w:rPr>
          <w:t>点赞论坛内容和评论</w:t>
        </w:r>
      </w:ins>
    </w:p>
    <w:p>
      <w:pPr>
        <w:pStyle w:val="19"/>
        <w:ind w:left="360" w:firstLine="0" w:firstLineChars="0"/>
        <w:rPr>
          <w:ins w:id="945" w:author="快乐的小丸子 [2]" w:date="2024-10-24T23:57:48Z"/>
          <w:rFonts w:hint="default" w:ascii="宋体" w:hAnsi="宋体" w:eastAsia="宋体" w:cs="宋体"/>
          <w:lang w:val="en-US" w:eastAsia="zh-CN"/>
        </w:rPr>
      </w:pPr>
      <w:ins w:id="946" w:author="快乐的小丸子 [2]" w:date="2024-10-24T23:57:48Z">
        <w:r>
          <w:rPr>
            <w:rFonts w:hint="eastAsia" w:ascii="宋体" w:hAnsi="宋体" w:eastAsia="宋体" w:cs="宋体"/>
          </w:rPr>
          <w:t>用例名：</w:t>
        </w:r>
      </w:ins>
      <w:ins w:id="947" w:author="快乐的小丸子 [2]" w:date="2024-10-24T23:58:39Z">
        <w:r>
          <w:rPr>
            <w:rFonts w:hint="eastAsia" w:ascii="宋体" w:hAnsi="宋体" w:cs="宋体"/>
            <w:lang w:val="en-US" w:eastAsia="zh-CN"/>
          </w:rPr>
          <w:t>查看</w:t>
        </w:r>
      </w:ins>
      <w:ins w:id="948" w:author="快乐的小丸子 [2]" w:date="2024-10-24T23:57:48Z">
        <w:r>
          <w:rPr>
            <w:rFonts w:hint="eastAsia" w:ascii="宋体" w:hAnsi="宋体" w:cs="宋体"/>
            <w:lang w:val="en-US" w:eastAsia="zh-CN"/>
          </w:rPr>
          <w:t>点赞论坛内容和评论</w:t>
        </w:r>
      </w:ins>
    </w:p>
    <w:p>
      <w:pPr>
        <w:pStyle w:val="19"/>
        <w:ind w:left="360" w:firstLine="0" w:firstLineChars="0"/>
        <w:rPr>
          <w:ins w:id="949" w:author="快乐的小丸子 [2]" w:date="2024-10-24T23:57:48Z"/>
          <w:rFonts w:hint="default" w:ascii="宋体" w:hAnsi="宋体" w:eastAsia="宋体" w:cs="宋体"/>
          <w:lang w:val="en-US" w:eastAsia="zh-CN"/>
        </w:rPr>
      </w:pPr>
      <w:ins w:id="950" w:author="快乐的小丸子 [2]" w:date="2024-10-24T23:57:48Z">
        <w:r>
          <w:rPr>
            <w:rFonts w:hint="eastAsia" w:ascii="宋体" w:hAnsi="宋体" w:eastAsia="宋体" w:cs="宋体"/>
          </w:rPr>
          <w:t>描述：用户可</w:t>
        </w:r>
      </w:ins>
      <w:ins w:id="951" w:author="快乐的小丸子 [2]" w:date="2024-10-24T23:58:52Z">
        <w:r>
          <w:rPr>
            <w:rFonts w:hint="eastAsia" w:ascii="宋体" w:hAnsi="宋体" w:cs="宋体"/>
            <w:lang w:val="en-US" w:eastAsia="zh-CN"/>
          </w:rPr>
          <w:t>查看</w:t>
        </w:r>
      </w:ins>
      <w:ins w:id="952" w:author="快乐的小丸子 [2]" w:date="2024-10-24T23:58:56Z">
        <w:r>
          <w:rPr>
            <w:rFonts w:hint="eastAsia" w:ascii="宋体" w:hAnsi="宋体" w:cs="宋体"/>
            <w:lang w:val="en-US" w:eastAsia="zh-CN"/>
          </w:rPr>
          <w:t>已</w:t>
        </w:r>
      </w:ins>
      <w:ins w:id="953" w:author="快乐的小丸子 [2]" w:date="2024-10-24T23:57:48Z">
        <w:r>
          <w:rPr>
            <w:rFonts w:hint="eastAsia" w:ascii="宋体" w:hAnsi="宋体" w:cs="宋体"/>
            <w:lang w:val="en-US" w:eastAsia="zh-CN"/>
          </w:rPr>
          <w:t>点赞</w:t>
        </w:r>
      </w:ins>
      <w:ins w:id="954" w:author="快乐的小丸子 [2]" w:date="2024-10-24T23:59:01Z">
        <w:r>
          <w:rPr>
            <w:rFonts w:hint="eastAsia" w:ascii="宋体" w:hAnsi="宋体" w:cs="宋体"/>
            <w:lang w:val="en-US" w:eastAsia="zh-CN"/>
          </w:rPr>
          <w:t>的</w:t>
        </w:r>
      </w:ins>
      <w:ins w:id="955" w:author="快乐的小丸子 [2]" w:date="2024-10-24T23:57:48Z">
        <w:r>
          <w:rPr>
            <w:rFonts w:hint="eastAsia" w:ascii="宋体" w:hAnsi="宋体" w:cs="宋体"/>
            <w:lang w:val="en-US" w:eastAsia="zh-CN"/>
          </w:rPr>
          <w:t>论坛内容和评论</w:t>
        </w:r>
      </w:ins>
    </w:p>
    <w:p>
      <w:pPr>
        <w:pStyle w:val="19"/>
        <w:ind w:left="360" w:firstLine="0" w:firstLineChars="0"/>
        <w:rPr>
          <w:ins w:id="956" w:author="快乐的小丸子 [2]" w:date="2024-10-24T23:57:48Z"/>
          <w:rFonts w:hint="eastAsia" w:ascii="宋体" w:hAnsi="宋体" w:eastAsia="宋体" w:cs="宋体"/>
        </w:rPr>
      </w:pPr>
      <w:ins w:id="957" w:author="快乐的小丸子 [2]" w:date="2024-10-24T23:57:48Z">
        <w:r>
          <w:rPr>
            <w:rFonts w:hint="eastAsia" w:ascii="宋体" w:hAnsi="宋体" w:eastAsia="宋体" w:cs="宋体"/>
          </w:rPr>
          <w:t>参与者：用户</w:t>
        </w:r>
      </w:ins>
    </w:p>
    <w:p>
      <w:pPr>
        <w:pStyle w:val="19"/>
        <w:ind w:left="360" w:firstLine="0" w:firstLineChars="0"/>
        <w:rPr>
          <w:ins w:id="958" w:author="快乐的小丸子 [2]" w:date="2024-10-24T23:57:48Z"/>
          <w:rFonts w:hint="default" w:ascii="宋体" w:hAnsi="宋体" w:eastAsia="宋体" w:cs="宋体"/>
          <w:lang w:val="en-US" w:eastAsia="zh-CN"/>
        </w:rPr>
      </w:pPr>
      <w:ins w:id="959" w:author="快乐的小丸子 [2]" w:date="2024-10-24T23:57:48Z">
        <w:r>
          <w:rPr>
            <w:rFonts w:hint="eastAsia" w:ascii="宋体" w:hAnsi="宋体" w:eastAsia="宋体" w:cs="宋体"/>
          </w:rPr>
          <w:t>前置条件：当前</w:t>
        </w:r>
      </w:ins>
      <w:ins w:id="960" w:author="快乐的小丸子 [2]" w:date="2024-10-24T23:57:48Z">
        <w:r>
          <w:rPr>
            <w:rFonts w:hint="eastAsia" w:ascii="宋体" w:hAnsi="宋体" w:cs="宋体"/>
            <w:lang w:val="en-US" w:eastAsia="zh-CN"/>
          </w:rPr>
          <w:t>论坛内容或评论</w:t>
        </w:r>
      </w:ins>
      <w:ins w:id="961" w:author="快乐的小丸子 [2]" w:date="2024-10-24T23:57:48Z">
        <w:r>
          <w:rPr>
            <w:rFonts w:hint="eastAsia" w:ascii="宋体" w:hAnsi="宋体" w:eastAsia="宋体" w:cs="宋体"/>
          </w:rPr>
          <w:t>已被</w:t>
        </w:r>
      </w:ins>
      <w:ins w:id="962" w:author="快乐的小丸子 [2]" w:date="2024-10-24T23:59:11Z">
        <w:r>
          <w:rPr>
            <w:rFonts w:hint="eastAsia" w:ascii="宋体" w:hAnsi="宋体" w:cs="宋体"/>
            <w:lang w:val="en-US" w:eastAsia="zh-CN"/>
          </w:rPr>
          <w:t>用户</w:t>
        </w:r>
      </w:ins>
      <w:ins w:id="963" w:author="快乐的小丸子 [2]" w:date="2024-10-24T23:59:16Z">
        <w:r>
          <w:rPr>
            <w:rFonts w:hint="eastAsia" w:ascii="宋体" w:hAnsi="宋体" w:cs="宋体"/>
            <w:lang w:val="en-US" w:eastAsia="zh-CN"/>
          </w:rPr>
          <w:t>点赞</w:t>
        </w:r>
      </w:ins>
    </w:p>
    <w:p>
      <w:pPr>
        <w:rPr>
          <w:ins w:id="964" w:author="快乐的小丸子 [2]" w:date="2024-10-25T00:01:54Z"/>
          <w:rFonts w:hint="eastAsia" w:ascii="宋体" w:hAnsi="宋体" w:eastAsia="宋体" w:cs="宋体"/>
        </w:rPr>
      </w:pPr>
      <w:ins w:id="965" w:author="快乐的小丸子 [2]" w:date="2024-10-24T23:57:48Z">
        <w:r>
          <w:rPr>
            <w:rFonts w:hint="eastAsia" w:ascii="宋体" w:hAnsi="宋体" w:eastAsia="宋体" w:cs="宋体"/>
          </w:rPr>
          <w:t>活动图：</w:t>
        </w:r>
      </w:ins>
    </w:p>
    <w:p>
      <w:pPr>
        <w:rPr>
          <w:del w:id="966" w:author="快乐的小丸子 [2]" w:date="2024-10-24T23:57:48Z"/>
          <w:rFonts w:hint="eastAsia" w:ascii="宋体" w:hAnsi="宋体" w:eastAsia="宋体" w:cs="宋体"/>
        </w:rPr>
      </w:pPr>
      <w:ins w:id="967" w:author="快乐的小丸子 [2]" w:date="2024-10-25T00:01:55Z">
        <w:r>
          <w:rPr/>
          <w:drawing>
            <wp:inline distT="0" distB="0" distL="114300" distR="114300">
              <wp:extent cx="3917950" cy="3843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6"/>
                      <a:stretch>
                        <a:fillRect/>
                      </a:stretch>
                    </pic:blipFill>
                    <pic:spPr>
                      <a:xfrm>
                        <a:off x="0" y="0"/>
                        <a:ext cx="3917950" cy="3843020"/>
                      </a:xfrm>
                      <a:prstGeom prst="rect">
                        <a:avLst/>
                      </a:prstGeom>
                      <a:noFill/>
                      <a:ln>
                        <a:noFill/>
                      </a:ln>
                    </pic:spPr>
                  </pic:pic>
                </a:graphicData>
              </a:graphic>
            </wp:inline>
          </w:drawing>
        </w:r>
      </w:ins>
    </w:p>
    <w:p/>
    <w:p/>
    <w:p>
      <w:pPr>
        <w:pStyle w:val="3"/>
      </w:pPr>
      <w:bookmarkStart w:id="56" w:name="_Toc148635500"/>
      <w:bookmarkStart w:id="57" w:name="_Toc20947"/>
      <w:bookmarkStart w:id="58" w:name="_Toc16536"/>
      <w:r>
        <w:rPr>
          <w:rFonts w:hint="eastAsia"/>
        </w:rPr>
        <w:t>2、性能规定</w:t>
      </w:r>
      <w:bookmarkEnd w:id="56"/>
      <w:bookmarkEnd w:id="57"/>
      <w:bookmarkEnd w:id="58"/>
    </w:p>
    <w:p>
      <w:pPr>
        <w:pStyle w:val="4"/>
        <w:rPr>
          <w:rFonts w:hint="eastAsia"/>
        </w:rPr>
      </w:pPr>
      <w:r>
        <w:tab/>
      </w:r>
      <w:bookmarkStart w:id="59" w:name="_Toc12364"/>
      <w:bookmarkStart w:id="60" w:name="_Toc148635501"/>
      <w:bookmarkStart w:id="61" w:name="_Toc15119"/>
      <w:r>
        <w:t>2.1</w:t>
      </w:r>
      <w:r>
        <w:rPr>
          <w:rFonts w:hint="eastAsia"/>
        </w:rPr>
        <w:t>精度</w:t>
      </w:r>
      <w:bookmarkEnd w:id="59"/>
      <w:bookmarkEnd w:id="60"/>
      <w:bookmarkEnd w:id="61"/>
    </w:p>
    <w:p>
      <w:pPr>
        <w:spacing w:line="360" w:lineRule="auto"/>
        <w:ind w:firstLine="420"/>
        <w:rPr>
          <w:rFonts w:hint="eastAsia" w:ascii="宋体" w:hAnsi="宋体" w:eastAsia="宋体"/>
        </w:rPr>
      </w:pPr>
      <w:r>
        <w:rPr>
          <w:rFonts w:hint="eastAsia" w:ascii="宋体" w:hAnsi="宋体" w:eastAsia="宋体"/>
        </w:rPr>
        <w:t>用户信息、游戏信息、论坛内容、评论都需要按照符合条件的输入进行保存，否则提示重新输入。</w:t>
      </w:r>
    </w:p>
    <w:p/>
    <w:p>
      <w:pPr>
        <w:pStyle w:val="4"/>
        <w:rPr>
          <w:rFonts w:hint="eastAsia"/>
        </w:rPr>
      </w:pPr>
      <w:r>
        <w:tab/>
      </w:r>
      <w:bookmarkStart w:id="62" w:name="_Toc148635502"/>
      <w:bookmarkStart w:id="63" w:name="_Toc23428"/>
      <w:bookmarkStart w:id="64" w:name="_Toc5538"/>
      <w:r>
        <w:t>2.2</w:t>
      </w:r>
      <w:r>
        <w:rPr>
          <w:rFonts w:hint="eastAsia"/>
        </w:rPr>
        <w:t>时间特性要求</w:t>
      </w:r>
      <w:bookmarkEnd w:id="62"/>
      <w:bookmarkEnd w:id="63"/>
      <w:bookmarkEnd w:id="64"/>
    </w:p>
    <w:p>
      <w:pPr>
        <w:numPr>
          <w:ilvl w:val="0"/>
          <w:numId w:val="3"/>
        </w:numPr>
        <w:spacing w:line="360" w:lineRule="auto"/>
        <w:rPr>
          <w:rFonts w:hint="eastAsia" w:ascii="宋体" w:hAnsi="宋体" w:eastAsia="宋体"/>
        </w:rPr>
      </w:pPr>
      <w:r>
        <w:rPr>
          <w:rFonts w:hint="eastAsia" w:ascii="宋体" w:hAnsi="宋体" w:eastAsia="宋体"/>
        </w:rPr>
        <w:t>服务器响应时间：小于1.5秒；</w:t>
      </w:r>
    </w:p>
    <w:p>
      <w:pPr>
        <w:numPr>
          <w:ilvl w:val="0"/>
          <w:numId w:val="3"/>
        </w:numPr>
        <w:spacing w:line="360" w:lineRule="auto"/>
        <w:rPr>
          <w:rFonts w:hint="eastAsia" w:ascii="宋体" w:hAnsi="宋体" w:eastAsia="宋体"/>
        </w:rPr>
      </w:pPr>
      <w:r>
        <w:rPr>
          <w:rFonts w:hint="eastAsia" w:ascii="宋体" w:hAnsi="宋体" w:eastAsia="宋体"/>
        </w:rPr>
        <w:t>注册信息验证发送时间：小于2秒；</w:t>
      </w:r>
    </w:p>
    <w:p>
      <w:pPr>
        <w:numPr>
          <w:ilvl w:val="0"/>
          <w:numId w:val="3"/>
        </w:numPr>
        <w:spacing w:line="360" w:lineRule="auto"/>
        <w:rPr>
          <w:rFonts w:hint="eastAsia" w:ascii="宋体" w:hAnsi="宋体" w:eastAsia="宋体"/>
        </w:rPr>
      </w:pPr>
      <w:r>
        <w:rPr>
          <w:rFonts w:hint="eastAsia" w:ascii="宋体" w:hAnsi="宋体" w:eastAsia="宋体"/>
        </w:rPr>
        <w:t>账户登陆响应时间：小于1秒；</w:t>
      </w:r>
    </w:p>
    <w:p>
      <w:pPr>
        <w:numPr>
          <w:ilvl w:val="0"/>
          <w:numId w:val="3"/>
        </w:numPr>
        <w:spacing w:line="360" w:lineRule="auto"/>
        <w:rPr>
          <w:rFonts w:hint="eastAsia" w:ascii="宋体" w:hAnsi="宋体" w:eastAsia="宋体"/>
        </w:rPr>
      </w:pPr>
      <w:r>
        <w:rPr>
          <w:rFonts w:hint="eastAsia" w:ascii="宋体" w:hAnsi="宋体" w:eastAsia="宋体"/>
        </w:rPr>
        <w:t>发布游戏信息处理时间：小于1秒；</w:t>
      </w:r>
    </w:p>
    <w:p>
      <w:pPr>
        <w:numPr>
          <w:ilvl w:val="0"/>
          <w:numId w:val="3"/>
        </w:numPr>
        <w:spacing w:line="360" w:lineRule="auto"/>
        <w:rPr>
          <w:rFonts w:hint="eastAsia" w:ascii="宋体" w:hAnsi="宋体" w:eastAsia="宋体"/>
        </w:rPr>
      </w:pPr>
      <w:r>
        <w:rPr>
          <w:rFonts w:hint="eastAsia" w:ascii="宋体" w:hAnsi="宋体" w:eastAsia="宋体"/>
        </w:rPr>
        <w:t>修改游戏信息处理时间：小于1秒；</w:t>
      </w:r>
    </w:p>
    <w:p>
      <w:pPr>
        <w:numPr>
          <w:ilvl w:val="0"/>
          <w:numId w:val="3"/>
        </w:numPr>
        <w:spacing w:line="360" w:lineRule="auto"/>
        <w:rPr>
          <w:rFonts w:hint="eastAsia" w:ascii="宋体" w:hAnsi="宋体" w:eastAsia="宋体"/>
        </w:rPr>
      </w:pPr>
      <w:r>
        <w:rPr>
          <w:rFonts w:hint="eastAsia" w:ascii="宋体" w:hAnsi="宋体" w:eastAsia="宋体"/>
        </w:rPr>
        <w:t>查看游戏信息处理时间：小于1秒；</w:t>
      </w:r>
    </w:p>
    <w:p>
      <w:pPr>
        <w:numPr>
          <w:ilvl w:val="0"/>
          <w:numId w:val="3"/>
        </w:numPr>
        <w:spacing w:line="360" w:lineRule="auto"/>
        <w:rPr>
          <w:rFonts w:hint="eastAsia" w:ascii="宋体" w:hAnsi="宋体" w:eastAsia="宋体"/>
        </w:rPr>
      </w:pPr>
      <w:r>
        <w:rPr>
          <w:rFonts w:hint="eastAsia" w:ascii="宋体" w:hAnsi="宋体" w:eastAsia="宋体"/>
        </w:rPr>
        <w:t>审核游戏信息处理时间：小于1秒；</w:t>
      </w:r>
    </w:p>
    <w:p>
      <w:pPr>
        <w:numPr>
          <w:ilvl w:val="0"/>
          <w:numId w:val="3"/>
        </w:numPr>
        <w:spacing w:line="360" w:lineRule="auto"/>
        <w:rPr>
          <w:rFonts w:hint="eastAsia" w:ascii="宋体" w:hAnsi="宋体" w:eastAsia="宋体"/>
        </w:rPr>
      </w:pPr>
      <w:r>
        <w:rPr>
          <w:rFonts w:hint="eastAsia" w:ascii="宋体" w:hAnsi="宋体" w:eastAsia="宋体"/>
        </w:rPr>
        <w:t>撤回游戏信息处理时间：小于1秒；</w:t>
      </w:r>
    </w:p>
    <w:p>
      <w:pPr>
        <w:numPr>
          <w:ilvl w:val="0"/>
          <w:numId w:val="3"/>
        </w:numPr>
        <w:spacing w:line="360" w:lineRule="auto"/>
        <w:rPr>
          <w:rFonts w:hint="eastAsia" w:ascii="宋体" w:hAnsi="宋体" w:eastAsia="宋体"/>
        </w:rPr>
      </w:pPr>
      <w:r>
        <w:rPr>
          <w:rFonts w:hint="eastAsia" w:ascii="宋体" w:hAnsi="宋体" w:eastAsia="宋体"/>
        </w:rPr>
        <w:t>论坛内容发布处理时间：小于2秒；</w:t>
      </w:r>
    </w:p>
    <w:p>
      <w:pPr>
        <w:numPr>
          <w:ilvl w:val="0"/>
          <w:numId w:val="3"/>
        </w:numPr>
        <w:spacing w:line="360" w:lineRule="auto"/>
        <w:rPr>
          <w:rFonts w:hint="eastAsia" w:ascii="宋体" w:hAnsi="宋体" w:eastAsia="宋体"/>
        </w:rPr>
      </w:pPr>
      <w:r>
        <w:rPr>
          <w:rFonts w:hint="eastAsia" w:ascii="宋体" w:hAnsi="宋体" w:eastAsia="宋体"/>
        </w:rPr>
        <w:t>论坛内容删除处理时间：小于1秒；</w:t>
      </w:r>
    </w:p>
    <w:p>
      <w:pPr>
        <w:numPr>
          <w:ilvl w:val="0"/>
          <w:numId w:val="3"/>
        </w:numPr>
        <w:spacing w:line="360" w:lineRule="auto"/>
        <w:rPr>
          <w:rFonts w:hint="eastAsia" w:ascii="宋体" w:hAnsi="宋体" w:eastAsia="宋体"/>
        </w:rPr>
      </w:pPr>
      <w:r>
        <w:rPr>
          <w:rFonts w:hint="eastAsia" w:ascii="宋体" w:hAnsi="宋体" w:eastAsia="宋体"/>
        </w:rPr>
        <w:t>论坛内容审核处理时间：小于一秒；</w:t>
      </w:r>
    </w:p>
    <w:p>
      <w:pPr>
        <w:numPr>
          <w:ilvl w:val="0"/>
          <w:numId w:val="3"/>
        </w:numPr>
        <w:spacing w:line="360" w:lineRule="auto"/>
        <w:rPr>
          <w:rFonts w:hint="eastAsia" w:ascii="宋体" w:hAnsi="宋体" w:eastAsia="宋体"/>
        </w:rPr>
      </w:pPr>
      <w:r>
        <w:rPr>
          <w:rFonts w:hint="eastAsia" w:ascii="宋体" w:hAnsi="宋体" w:eastAsia="宋体"/>
        </w:rPr>
        <w:t>收藏游戏处理时间：小于1秒；</w:t>
      </w:r>
    </w:p>
    <w:p>
      <w:pPr>
        <w:numPr>
          <w:ilvl w:val="0"/>
          <w:numId w:val="3"/>
        </w:numPr>
        <w:spacing w:line="360" w:lineRule="auto"/>
        <w:rPr>
          <w:rFonts w:hint="eastAsia" w:ascii="宋体" w:hAnsi="宋体" w:eastAsia="宋体"/>
        </w:rPr>
      </w:pPr>
      <w:r>
        <w:rPr>
          <w:rFonts w:hint="eastAsia" w:ascii="宋体" w:hAnsi="宋体" w:eastAsia="宋体"/>
        </w:rPr>
        <w:t>取消收藏游戏处理时间：小于1秒；</w:t>
      </w:r>
    </w:p>
    <w:p>
      <w:pPr>
        <w:numPr>
          <w:ilvl w:val="0"/>
          <w:numId w:val="3"/>
        </w:numPr>
        <w:spacing w:line="360" w:lineRule="auto"/>
        <w:rPr>
          <w:rFonts w:hint="eastAsia" w:ascii="宋体" w:hAnsi="宋体" w:eastAsia="宋体"/>
        </w:rPr>
      </w:pPr>
      <w:r>
        <w:rPr>
          <w:rFonts w:hint="eastAsia" w:ascii="宋体" w:hAnsi="宋体" w:eastAsia="宋体"/>
        </w:rPr>
        <w:t>点赞游戏处理时间：小于1秒；</w:t>
      </w:r>
    </w:p>
    <w:p>
      <w:pPr>
        <w:numPr>
          <w:ilvl w:val="0"/>
          <w:numId w:val="3"/>
        </w:numPr>
        <w:spacing w:line="360" w:lineRule="auto"/>
        <w:rPr>
          <w:rFonts w:hint="eastAsia" w:ascii="宋体" w:hAnsi="宋体" w:eastAsia="宋体"/>
        </w:rPr>
      </w:pPr>
      <w:r>
        <w:rPr>
          <w:rFonts w:hint="eastAsia" w:ascii="宋体" w:hAnsi="宋体" w:eastAsia="宋体"/>
        </w:rPr>
        <w:t>取消点赞游戏处理时间：小于1秒；</w:t>
      </w:r>
    </w:p>
    <w:p>
      <w:pPr>
        <w:numPr>
          <w:ilvl w:val="0"/>
          <w:numId w:val="3"/>
        </w:numPr>
        <w:spacing w:line="360" w:lineRule="auto"/>
        <w:rPr>
          <w:rFonts w:hint="eastAsia" w:ascii="宋体" w:hAnsi="宋体" w:eastAsia="宋体"/>
        </w:rPr>
      </w:pPr>
      <w:r>
        <w:rPr>
          <w:rFonts w:hint="eastAsia" w:ascii="宋体" w:hAnsi="宋体" w:eastAsia="宋体"/>
        </w:rPr>
        <w:t>评论发布处理时间：小于1秒；</w:t>
      </w:r>
    </w:p>
    <w:p>
      <w:pPr>
        <w:numPr>
          <w:ilvl w:val="0"/>
          <w:numId w:val="3"/>
        </w:numPr>
        <w:spacing w:line="360" w:lineRule="auto"/>
        <w:rPr>
          <w:rFonts w:hint="eastAsia" w:ascii="宋体" w:hAnsi="宋体" w:eastAsia="宋体"/>
        </w:rPr>
      </w:pPr>
      <w:r>
        <w:rPr>
          <w:rFonts w:hint="eastAsia" w:ascii="宋体" w:hAnsi="宋体" w:eastAsia="宋体"/>
        </w:rPr>
        <w:t>评论审核处理时间：小于1秒；</w:t>
      </w:r>
    </w:p>
    <w:p>
      <w:pPr>
        <w:numPr>
          <w:ilvl w:val="0"/>
          <w:numId w:val="3"/>
        </w:numPr>
        <w:spacing w:line="360" w:lineRule="auto"/>
        <w:rPr>
          <w:rFonts w:hint="eastAsia" w:ascii="宋体" w:hAnsi="宋体" w:eastAsia="宋体"/>
        </w:rPr>
      </w:pPr>
      <w:r>
        <w:rPr>
          <w:rFonts w:hint="eastAsia" w:ascii="宋体" w:hAnsi="宋体" w:eastAsia="宋体"/>
        </w:rPr>
        <w:t>评论查看处理时间：小于1秒；</w:t>
      </w:r>
    </w:p>
    <w:p>
      <w:pPr>
        <w:numPr>
          <w:ilvl w:val="0"/>
          <w:numId w:val="3"/>
        </w:numPr>
        <w:spacing w:line="360" w:lineRule="auto"/>
        <w:rPr>
          <w:rFonts w:hint="eastAsia" w:ascii="宋体" w:hAnsi="宋体" w:eastAsia="宋体"/>
        </w:rPr>
      </w:pPr>
      <w:r>
        <w:rPr>
          <w:rFonts w:hint="eastAsia" w:ascii="宋体" w:hAnsi="宋体" w:eastAsia="宋体"/>
        </w:rPr>
        <w:t>评论删除处理时间：小于1秒；</w:t>
      </w:r>
    </w:p>
    <w:p>
      <w:pPr>
        <w:numPr>
          <w:ilvl w:val="0"/>
          <w:numId w:val="3"/>
        </w:numPr>
        <w:spacing w:line="360" w:lineRule="auto"/>
        <w:rPr>
          <w:rFonts w:hint="eastAsia" w:ascii="宋体" w:hAnsi="宋体" w:eastAsia="宋体"/>
        </w:rPr>
      </w:pPr>
      <w:r>
        <w:rPr>
          <w:rFonts w:hint="eastAsia" w:ascii="宋体" w:hAnsi="宋体" w:eastAsia="宋体"/>
        </w:rPr>
        <w:t>点赞评论处理时间：小于1秒；</w:t>
      </w:r>
    </w:p>
    <w:p>
      <w:pPr>
        <w:numPr>
          <w:ilvl w:val="0"/>
          <w:numId w:val="3"/>
        </w:numPr>
        <w:spacing w:line="360" w:lineRule="auto"/>
        <w:rPr>
          <w:rFonts w:hint="eastAsia" w:ascii="宋体" w:hAnsi="宋体" w:eastAsia="宋体"/>
        </w:rPr>
      </w:pPr>
      <w:r>
        <w:rPr>
          <w:rFonts w:hint="eastAsia" w:ascii="宋体" w:hAnsi="宋体" w:eastAsia="宋体"/>
        </w:rPr>
        <w:t>取消点赞评论处理时间：小于1秒；</w:t>
      </w:r>
    </w:p>
    <w:p>
      <w:pPr>
        <w:numPr>
          <w:ilvl w:val="0"/>
          <w:numId w:val="3"/>
        </w:numPr>
        <w:spacing w:line="360" w:lineRule="auto"/>
        <w:rPr>
          <w:rFonts w:hint="eastAsia" w:ascii="宋体" w:hAnsi="宋体" w:eastAsia="宋体"/>
        </w:rPr>
      </w:pPr>
      <w:r>
        <w:rPr>
          <w:rFonts w:hint="eastAsia" w:ascii="宋体" w:hAnsi="宋体" w:eastAsia="宋体"/>
        </w:rPr>
        <w:t>查看排行榜处理时间：小于1秒；</w:t>
      </w:r>
    </w:p>
    <w:p>
      <w:pPr>
        <w:numPr>
          <w:ilvl w:val="0"/>
          <w:numId w:val="3"/>
        </w:numPr>
        <w:spacing w:line="360" w:lineRule="auto"/>
        <w:rPr>
          <w:rFonts w:hint="eastAsia" w:ascii="宋体" w:hAnsi="宋体" w:eastAsia="宋体"/>
        </w:rPr>
      </w:pPr>
      <w:r>
        <w:rPr>
          <w:rFonts w:hint="eastAsia" w:ascii="宋体" w:hAnsi="宋体" w:eastAsia="宋体"/>
        </w:rPr>
        <w:t>修改排行榜处理时间：小于1秒；</w:t>
      </w:r>
    </w:p>
    <w:p>
      <w:pPr>
        <w:numPr>
          <w:ilvl w:val="0"/>
          <w:numId w:val="3"/>
        </w:numPr>
        <w:spacing w:line="360" w:lineRule="auto"/>
        <w:rPr>
          <w:rFonts w:hint="eastAsia" w:ascii="宋体" w:hAnsi="宋体" w:eastAsia="宋体"/>
        </w:rPr>
      </w:pPr>
      <w:r>
        <w:rPr>
          <w:rFonts w:hint="eastAsia" w:ascii="宋体" w:hAnsi="宋体" w:eastAsia="宋体"/>
        </w:rPr>
        <w:t>找回密码响应时间：小于1秒；</w:t>
      </w:r>
    </w:p>
    <w:p>
      <w:pPr>
        <w:rPr>
          <w:rFonts w:hint="eastAsia" w:ascii="宋体" w:hAnsi="宋体" w:eastAsia="宋体"/>
        </w:rPr>
      </w:pPr>
    </w:p>
    <w:p>
      <w:pPr>
        <w:pStyle w:val="4"/>
        <w:rPr>
          <w:rFonts w:hint="eastAsia"/>
        </w:rPr>
      </w:pPr>
      <w:r>
        <w:tab/>
      </w:r>
      <w:bookmarkStart w:id="65" w:name="_Toc148635503"/>
      <w:bookmarkStart w:id="66" w:name="_Toc13662"/>
      <w:bookmarkStart w:id="67" w:name="_Toc22770"/>
      <w:r>
        <w:t>2.3</w:t>
      </w:r>
      <w:r>
        <w:rPr>
          <w:rFonts w:hint="eastAsia"/>
        </w:rPr>
        <w:t>灵活性</w:t>
      </w:r>
      <w:bookmarkEnd w:id="65"/>
      <w:bookmarkEnd w:id="66"/>
      <w:bookmarkEnd w:id="67"/>
    </w:p>
    <w:p>
      <w:pPr>
        <w:numPr>
          <w:ilvl w:val="0"/>
          <w:numId w:val="4"/>
        </w:numPr>
        <w:spacing w:line="360" w:lineRule="auto"/>
        <w:rPr>
          <w:rFonts w:hint="eastAsia" w:ascii="宋体" w:hAnsi="宋体" w:eastAsia="宋体"/>
        </w:rPr>
      </w:pPr>
      <w:r>
        <w:rPr>
          <w:rFonts w:hint="eastAsia" w:ascii="宋体" w:hAnsi="宋体" w:eastAsia="宋体"/>
        </w:rPr>
        <w:t>操作方式上的变化：可以通过电脑端或手机端的浏览器进行访问；</w:t>
      </w:r>
    </w:p>
    <w:p>
      <w:pPr>
        <w:numPr>
          <w:ilvl w:val="0"/>
          <w:numId w:val="4"/>
        </w:numPr>
        <w:spacing w:line="360" w:lineRule="auto"/>
        <w:rPr>
          <w:rFonts w:hint="eastAsia" w:ascii="宋体" w:hAnsi="宋体" w:eastAsia="宋体"/>
        </w:rPr>
      </w:pPr>
      <w:r>
        <w:rPr>
          <w:rFonts w:hint="eastAsia" w:ascii="宋体" w:hAnsi="宋体" w:eastAsia="宋体"/>
        </w:rPr>
        <w:t>运行环境的变化：在IE</w:t>
      </w:r>
      <w:r>
        <w:rPr>
          <w:rFonts w:ascii="宋体" w:hAnsi="宋体" w:eastAsia="宋体"/>
        </w:rPr>
        <w:t xml:space="preserve"> </w:t>
      </w:r>
      <w:r>
        <w:rPr>
          <w:rFonts w:hint="eastAsia" w:ascii="宋体" w:hAnsi="宋体" w:eastAsia="宋体"/>
        </w:rPr>
        <w:t>11、Firefox</w:t>
      </w:r>
      <w:r>
        <w:rPr>
          <w:rFonts w:ascii="宋体" w:hAnsi="宋体" w:eastAsia="宋体"/>
        </w:rPr>
        <w:t xml:space="preserve"> </w:t>
      </w:r>
      <w:r>
        <w:rPr>
          <w:rFonts w:hint="eastAsia" w:ascii="宋体" w:hAnsi="宋体" w:eastAsia="宋体"/>
        </w:rPr>
        <w:t>42、Goo</w:t>
      </w:r>
      <w:r>
        <w:rPr>
          <w:rFonts w:ascii="宋体" w:hAnsi="宋体" w:eastAsia="宋体"/>
        </w:rPr>
        <w:t xml:space="preserve">gle </w:t>
      </w:r>
      <w:r>
        <w:rPr>
          <w:rFonts w:hint="eastAsia" w:ascii="宋体" w:hAnsi="宋体" w:eastAsia="宋体"/>
        </w:rPr>
        <w:t>C</w:t>
      </w:r>
      <w:r>
        <w:rPr>
          <w:rFonts w:ascii="宋体" w:hAnsi="宋体" w:eastAsia="宋体"/>
        </w:rPr>
        <w:t>hrome</w:t>
      </w:r>
      <w:r>
        <w:rPr>
          <w:rFonts w:hint="eastAsia" w:ascii="宋体" w:hAnsi="宋体" w:eastAsia="宋体"/>
        </w:rPr>
        <w:t xml:space="preserve"> 53以上的环境进行访问；</w:t>
      </w:r>
    </w:p>
    <w:p>
      <w:pPr>
        <w:numPr>
          <w:ilvl w:val="0"/>
          <w:numId w:val="4"/>
        </w:numPr>
        <w:spacing w:line="360" w:lineRule="auto"/>
        <w:rPr>
          <w:rFonts w:hint="eastAsia" w:ascii="宋体" w:hAnsi="宋体" w:eastAsia="宋体"/>
        </w:rPr>
      </w:pPr>
      <w:r>
        <w:rPr>
          <w:rFonts w:hint="eastAsia" w:ascii="宋体" w:hAnsi="宋体" w:eastAsia="宋体"/>
        </w:rPr>
        <w:t>精度和有效时限的变化：精度变化要对系统的影响尽量减小；</w:t>
      </w:r>
    </w:p>
    <w:p>
      <w:pPr>
        <w:numPr>
          <w:ilvl w:val="0"/>
          <w:numId w:val="4"/>
        </w:numPr>
        <w:spacing w:line="360" w:lineRule="auto"/>
        <w:rPr>
          <w:rFonts w:hint="eastAsia" w:ascii="宋体" w:hAnsi="宋体" w:eastAsia="宋体"/>
        </w:rPr>
      </w:pPr>
      <w:r>
        <w:rPr>
          <w:rFonts w:hint="eastAsia" w:ascii="宋体" w:hAnsi="宋体" w:eastAsia="宋体"/>
        </w:rPr>
        <w:t>计划的变化或改进：能够比较容易地根据需求进行改进。</w:t>
      </w:r>
    </w:p>
    <w:p/>
    <w:p>
      <w:pPr>
        <w:pStyle w:val="3"/>
      </w:pPr>
      <w:bookmarkStart w:id="68" w:name="_Toc148635504"/>
      <w:bookmarkStart w:id="69" w:name="_Toc18175"/>
      <w:bookmarkStart w:id="70" w:name="_Toc17174"/>
      <w:r>
        <w:rPr>
          <w:rFonts w:hint="eastAsia"/>
        </w:rPr>
        <w:t>3、输入输出要求</w:t>
      </w:r>
      <w:bookmarkEnd w:id="68"/>
      <w:bookmarkEnd w:id="69"/>
      <w:bookmarkEnd w:id="70"/>
    </w:p>
    <w:p>
      <w:pPr>
        <w:spacing w:line="360" w:lineRule="auto"/>
        <w:ind w:firstLine="420"/>
        <w:rPr>
          <w:rFonts w:hint="eastAsia" w:ascii="宋体" w:hAnsi="宋体" w:eastAsia="宋体"/>
        </w:rPr>
      </w:pPr>
      <w:r>
        <w:rPr>
          <w:rFonts w:hint="eastAsia" w:ascii="宋体" w:hAnsi="宋体" w:eastAsia="宋体"/>
        </w:rPr>
        <w:t>输入数据基本为：用户账号、用户密码、验证码、游戏名称、报名信息、论坛内容、评论，以上输入均为字符串形式；输出数据基本为游戏信息界面、收藏的游戏界面、发布的论坛内容、发表的评论。</w:t>
      </w:r>
    </w:p>
    <w:p>
      <w:pPr>
        <w:rPr>
          <w:rFonts w:hint="eastAsia" w:ascii="宋体" w:hAnsi="宋体" w:eastAsia="宋体"/>
        </w:rPr>
      </w:pPr>
    </w:p>
    <w:p>
      <w:pPr>
        <w:pStyle w:val="3"/>
      </w:pPr>
      <w:bookmarkStart w:id="71" w:name="_Toc24450"/>
      <w:bookmarkStart w:id="72" w:name="_Toc148635505"/>
      <w:bookmarkStart w:id="73" w:name="_Toc8416"/>
      <w:r>
        <w:rPr>
          <w:rFonts w:hint="eastAsia"/>
        </w:rPr>
        <w:t>4、数据管理能力要求</w:t>
      </w:r>
      <w:bookmarkEnd w:id="71"/>
      <w:bookmarkEnd w:id="72"/>
      <w:bookmarkEnd w:id="73"/>
    </w:p>
    <w:p>
      <w:pPr>
        <w:spacing w:line="360" w:lineRule="auto"/>
        <w:ind w:firstLine="420"/>
        <w:rPr>
          <w:rFonts w:hint="eastAsia" w:ascii="宋体" w:hAnsi="宋体" w:eastAsia="宋体"/>
        </w:rPr>
      </w:pPr>
      <w:r>
        <w:rPr>
          <w:rFonts w:hint="eastAsia" w:ascii="宋体" w:hAnsi="宋体" w:eastAsia="宋体"/>
        </w:rPr>
        <w:t>需要管理的记录个数约1万。其中分为多个表和文卷，其大小规模为：500左右。</w:t>
      </w:r>
    </w:p>
    <w:p>
      <w:pPr>
        <w:rPr>
          <w:rFonts w:hint="eastAsia" w:ascii="宋体" w:hAnsi="宋体" w:eastAsia="宋体"/>
        </w:rPr>
      </w:pPr>
    </w:p>
    <w:p>
      <w:pPr>
        <w:pStyle w:val="3"/>
      </w:pPr>
      <w:bookmarkStart w:id="74" w:name="_Toc27896"/>
      <w:bookmarkStart w:id="75" w:name="_Toc148635506"/>
      <w:bookmarkStart w:id="76" w:name="_Toc18832"/>
      <w:r>
        <w:rPr>
          <w:rFonts w:hint="eastAsia"/>
        </w:rPr>
        <w:t>5、故障处理要求</w:t>
      </w:r>
      <w:bookmarkEnd w:id="74"/>
      <w:bookmarkEnd w:id="75"/>
      <w:bookmarkEnd w:id="76"/>
    </w:p>
    <w:p>
      <w:pPr>
        <w:spacing w:line="360" w:lineRule="auto"/>
        <w:ind w:firstLine="420"/>
        <w:rPr>
          <w:rFonts w:hint="eastAsia" w:ascii="宋体" w:hAnsi="宋体" w:eastAsia="宋体"/>
        </w:rPr>
      </w:pPr>
      <w:r>
        <w:rPr>
          <w:rFonts w:hint="eastAsia" w:ascii="宋体" w:hAnsi="宋体" w:eastAsia="宋体"/>
        </w:rPr>
        <w:t>发生错误时保证数据完整，对于数据库发生故障时要能够及时解决故障，恢复数据，以保证数据的一致性和完整性。</w:t>
      </w:r>
    </w:p>
    <w:p/>
    <w:p>
      <w:pPr>
        <w:pStyle w:val="3"/>
      </w:pPr>
      <w:bookmarkStart w:id="77" w:name="_Toc148635507"/>
      <w:bookmarkStart w:id="78" w:name="_Toc16908"/>
      <w:bookmarkStart w:id="79" w:name="_Toc1351"/>
      <w:r>
        <w:rPr>
          <w:rFonts w:hint="eastAsia"/>
        </w:rPr>
        <w:t>6、其他专门要求</w:t>
      </w:r>
      <w:bookmarkEnd w:id="77"/>
      <w:bookmarkEnd w:id="78"/>
      <w:bookmarkEnd w:id="79"/>
    </w:p>
    <w:p>
      <w:pPr>
        <w:ind w:firstLine="420" w:firstLineChars="200"/>
      </w:pPr>
      <w:r>
        <w:rPr>
          <w:rFonts w:hint="eastAsia" w:ascii="宋体" w:hAnsi="宋体" w:eastAsia="宋体"/>
        </w:rPr>
        <w:t>无其他专门要求。</w:t>
      </w: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海燕" w:date="2024-10-21T17:06:00Z" w:initials="chy">
    <w:p w14:paraId="57727BB9">
      <w:pPr>
        <w:pStyle w:val="7"/>
        <w:rPr>
          <w:rFonts w:hint="eastAsia"/>
        </w:rPr>
      </w:pPr>
      <w:r>
        <w:rPr>
          <w:rFonts w:hint="eastAsia"/>
        </w:rPr>
        <w:t>删除功能漏了</w:t>
      </w:r>
    </w:p>
  </w:comment>
  <w:comment w:id="1" w:author="陈海燕" w:date="2024-10-21T17:08:00Z" w:initials="chy">
    <w:p w14:paraId="7049139D">
      <w:pPr>
        <w:pStyle w:val="7"/>
      </w:pPr>
      <w:r>
        <w:rPr>
          <w:rFonts w:hint="eastAsia"/>
        </w:rPr>
        <w:t>简化一下用例图的表示，不需要连这么多线</w:t>
      </w:r>
    </w:p>
    <w:p w14:paraId="4A80692C">
      <w:pPr>
        <w:pStyle w:val="7"/>
        <w:rPr>
          <w:rFonts w:hint="eastAsia"/>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727BB9" w15:done="0"/>
  <w15:commentEx w15:paraId="4A8069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0000001"/>
    <w:multiLevelType w:val="multilevel"/>
    <w:tmpl w:val="0000000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0000002"/>
    <w:multiLevelType w:val="singleLevel"/>
    <w:tmpl w:val="00000002"/>
    <w:lvl w:ilvl="0" w:tentative="0">
      <w:start w:val="3"/>
      <w:numFmt w:val="decimal"/>
      <w:suff w:val="nothing"/>
      <w:lvlText w:val="（%1）"/>
      <w:lvlJc w:val="left"/>
    </w:lvl>
  </w:abstractNum>
  <w:abstractNum w:abstractNumId="3">
    <w:nsid w:val="00000003"/>
    <w:multiLevelType w:val="multilevel"/>
    <w:tmpl w:val="00000003"/>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MG-W00">
    <w15:presenceInfo w15:providerId="None" w15:userId="DMG-W00"/>
  </w15:person>
  <w15:person w15:author="快乐的小丸子">
    <w15:presenceInfo w15:providerId="None" w15:userId="快乐的小丸子"/>
  </w15:person>
  <w15:person w15:author="陈海燕">
    <w15:presenceInfo w15:providerId="None" w15:userId="陈海燕"/>
  </w15:person>
  <w15:person w15:author="快乐的小丸子 [2]">
    <w15:presenceInfo w15:providerId="WPS Office" w15:userId="42380392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2D660F0B"/>
    <w:rsid w:val="49903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9"/>
    <w:pPr>
      <w:keepNext/>
      <w:keepLines/>
      <w:spacing w:before="260" w:after="260" w:line="416" w:lineRule="auto"/>
      <w:jc w:val="left"/>
      <w:outlineLvl w:val="1"/>
    </w:pPr>
    <w:rPr>
      <w:rFonts w:ascii="Calibri Light" w:hAnsi="Calibri Light" w:eastAsia="华文中宋" w:cs="宋体"/>
      <w:b/>
      <w:bCs/>
      <w:sz w:val="24"/>
      <w:szCs w:val="32"/>
    </w:rPr>
  </w:style>
  <w:style w:type="paragraph" w:styleId="4">
    <w:name w:val="heading 3"/>
    <w:basedOn w:val="1"/>
    <w:next w:val="1"/>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qFormat/>
    <w:uiPriority w:val="9"/>
    <w:pPr>
      <w:keepNext/>
      <w:keepLines/>
      <w:spacing w:before="280" w:after="290" w:line="376" w:lineRule="auto"/>
      <w:outlineLvl w:val="3"/>
    </w:pPr>
    <w:rPr>
      <w:rFonts w:ascii="Calibri Light" w:hAnsi="Calibri Light" w:eastAsia="宋体" w:cs="宋体"/>
      <w:b/>
      <w:bCs/>
      <w:szCs w:val="28"/>
    </w:rPr>
  </w:style>
  <w:style w:type="character" w:default="1" w:styleId="16">
    <w:name w:val="Default Paragraph Font"/>
    <w:qFormat/>
    <w:uiPriority w:val="1"/>
  </w:style>
  <w:style w:type="table" w:default="1" w:styleId="14">
    <w:name w:val="Normal Table"/>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Arial" w:hAnsi="Arial" w:eastAsia="黑体"/>
      <w:sz w:val="20"/>
    </w:rPr>
  </w:style>
  <w:style w:type="paragraph" w:styleId="7">
    <w:name w:val="annotation text"/>
    <w:basedOn w:val="1"/>
    <w:link w:val="22"/>
    <w:qFormat/>
    <w:uiPriority w:val="99"/>
    <w:pPr>
      <w:jc w:val="left"/>
    </w:p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annotation subject"/>
    <w:basedOn w:val="7"/>
    <w:next w:val="7"/>
    <w:link w:val="23"/>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annotation reference"/>
    <w:basedOn w:val="16"/>
    <w:qFormat/>
    <w:uiPriority w:val="99"/>
    <w:rPr>
      <w:sz w:val="21"/>
      <w:szCs w:val="21"/>
    </w:rPr>
  </w:style>
  <w:style w:type="paragraph" w:customStyle="1" w:styleId="18">
    <w:name w:val="WPSOffice手动目录 1"/>
    <w:qFormat/>
    <w:uiPriority w:val="0"/>
    <w:rPr>
      <w:rFonts w:ascii="Calibri" w:hAnsi="Calibri" w:eastAsia="宋体" w:cs="宋体"/>
      <w:lang w:val="en-US" w:eastAsia="zh-CN" w:bidi="ar-SA"/>
    </w:rPr>
  </w:style>
  <w:style w:type="paragraph" w:styleId="19">
    <w:name w:val="List Paragraph"/>
    <w:basedOn w:val="1"/>
    <w:qFormat/>
    <w:uiPriority w:val="34"/>
    <w:pPr>
      <w:ind w:firstLine="420" w:firstLineChars="200"/>
    </w:pPr>
  </w:style>
  <w:style w:type="paragraph" w:customStyle="1" w:styleId="20">
    <w:name w:val="WPSOffice手动目录 2"/>
    <w:qFormat/>
    <w:uiPriority w:val="0"/>
    <w:pPr>
      <w:ind w:left="200" w:leftChars="200"/>
    </w:pPr>
    <w:rPr>
      <w:rFonts w:ascii="Calibri" w:hAnsi="Calibri" w:eastAsia="宋体" w:cs="宋体"/>
      <w:lang w:val="en-US" w:eastAsia="zh-CN" w:bidi="ar-SA"/>
    </w:rPr>
  </w:style>
  <w:style w:type="paragraph" w:customStyle="1" w:styleId="21">
    <w:name w:val="WPSOffice手动目录 3"/>
    <w:qFormat/>
    <w:uiPriority w:val="0"/>
    <w:pPr>
      <w:ind w:left="400" w:leftChars="400"/>
    </w:pPr>
    <w:rPr>
      <w:rFonts w:ascii="Calibri" w:hAnsi="Calibri" w:eastAsia="宋体" w:cs="宋体"/>
      <w:lang w:val="en-US" w:eastAsia="zh-CN" w:bidi="ar-SA"/>
    </w:rPr>
  </w:style>
  <w:style w:type="character" w:customStyle="1" w:styleId="22">
    <w:name w:val="批注文字 字符"/>
    <w:basedOn w:val="16"/>
    <w:link w:val="7"/>
    <w:qFormat/>
    <w:uiPriority w:val="99"/>
    <w:rPr>
      <w:kern w:val="2"/>
      <w:sz w:val="21"/>
      <w:szCs w:val="24"/>
    </w:rPr>
  </w:style>
  <w:style w:type="character" w:customStyle="1" w:styleId="23">
    <w:name w:val="批注主题 字符"/>
    <w:basedOn w:val="22"/>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1" Type="http://schemas.microsoft.com/office/2011/relationships/people" Target="people.xml"/><Relationship Id="rId40" Type="http://schemas.openxmlformats.org/officeDocument/2006/relationships/fontTable" Target="fontTable.xml"/><Relationship Id="rId4" Type="http://schemas.microsoft.com/office/2011/relationships/commentsExtended" Target="commentsExtended.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emf"/><Relationship Id="rId35" Type="http://schemas.openxmlformats.org/officeDocument/2006/relationships/image" Target="media/image29.emf"/><Relationship Id="rId34" Type="http://schemas.openxmlformats.org/officeDocument/2006/relationships/image" Target="media/image28.emf"/><Relationship Id="rId33" Type="http://schemas.openxmlformats.org/officeDocument/2006/relationships/image" Target="media/image27.emf"/><Relationship Id="rId32" Type="http://schemas.openxmlformats.org/officeDocument/2006/relationships/image" Target="media/image26.emf"/><Relationship Id="rId31" Type="http://schemas.openxmlformats.org/officeDocument/2006/relationships/image" Target="media/image25.emf"/><Relationship Id="rId30" Type="http://schemas.openxmlformats.org/officeDocument/2006/relationships/image" Target="media/image24.emf"/><Relationship Id="rId3" Type="http://schemas.openxmlformats.org/officeDocument/2006/relationships/comments" Target="comment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emf"/><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image" Target="media/image13.emf"/><Relationship Id="rId18" Type="http://schemas.openxmlformats.org/officeDocument/2006/relationships/image" Target="media/image12.emf"/><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8efd26-086d-42f6-b88b-7c813108fc09}">
  <ds:schemaRefs/>
</ds:datastoreItem>
</file>

<file path=docProps/app.xml><?xml version="1.0" encoding="utf-8"?>
<Properties xmlns="http://schemas.openxmlformats.org/officeDocument/2006/extended-properties" xmlns:vt="http://schemas.openxmlformats.org/officeDocument/2006/docPropsVTypes">
  <Template>Normal</Template>
  <Pages>31</Pages>
  <Words>6741</Words>
  <Characters>7009</Characters>
  <Paragraphs>514</Paragraphs>
  <TotalTime>1</TotalTime>
  <ScaleCrop>false</ScaleCrop>
  <LinksUpToDate>false</LinksUpToDate>
  <CharactersWithSpaces>7076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2024-10-17T13:40:00Z</dcterms:created>
  <dc:creator>乐逍遥</dc:creator>
  <cp:lastModifiedBy>快乐的小丸子</cp:lastModifiedBy>
  <dcterms:modified xsi:type="dcterms:W3CDTF">2024-10-24T16:05:01Z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142968DEC9BF4947AF1D2E4708171B63_13</vt:lpwstr>
  </property>
</Properties>
</file>