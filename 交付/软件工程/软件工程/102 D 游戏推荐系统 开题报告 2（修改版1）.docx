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40" w:lineRule="exact"/>
        <w:rPr>
          <w:b/>
          <w:color w:val="FF0000"/>
          <w:sz w:val="44"/>
          <w:szCs w:val="44"/>
        </w:rPr>
      </w:pPr>
      <w:bookmarkStart w:id="2" w:name="_GoBack"/>
      <w:bookmarkEnd w:id="2"/>
    </w:p>
    <w:p>
      <w:pPr>
        <w:spacing w:line="740" w:lineRule="exact"/>
        <w:jc w:val="center"/>
        <w:rPr>
          <w:b/>
          <w:sz w:val="44"/>
          <w:szCs w:val="44"/>
        </w:rPr>
      </w:pPr>
      <w:r>
        <w:rPr>
          <w:rFonts w:hint="eastAsia"/>
          <w:b/>
          <w:sz w:val="44"/>
          <w:szCs w:val="44"/>
        </w:rPr>
        <w:t>南京航空航天大学计算机科学与技术学院大学生科技创新基金项目申报书</w:t>
      </w:r>
    </w:p>
    <w:p>
      <w:pPr>
        <w:spacing w:line="1160" w:lineRule="exact"/>
        <w:jc w:val="center"/>
        <w:rPr>
          <w:sz w:val="96"/>
        </w:rPr>
      </w:pPr>
    </w:p>
    <w:p>
      <w:pPr>
        <w:spacing w:before="312" w:beforeLines="100" w:line="0" w:lineRule="atLeast"/>
        <w:ind w:firstLine="1920" w:firstLineChars="800"/>
        <w:rPr>
          <w:sz w:val="24"/>
          <w:u w:val="single"/>
        </w:rPr>
      </w:pPr>
      <w:r>
        <w:rPr>
          <w:rFonts w:hint="eastAsia"/>
          <w:sz w:val="24"/>
        </w:rPr>
        <w:t>项目名称：</w:t>
      </w:r>
      <w:r>
        <w:rPr>
          <w:rFonts w:hint="eastAsia"/>
          <w:szCs w:val="21"/>
          <w:u w:val="single"/>
        </w:rPr>
        <w:t xml:space="preserve">   </w:t>
      </w:r>
      <w:r>
        <w:rPr>
          <w:rFonts w:hint="eastAsia"/>
          <w:sz w:val="24"/>
          <w:u w:val="single"/>
        </w:rPr>
        <w:t>基于Java的</w:t>
      </w:r>
      <w:del w:id="0" w:author="石煜堃" w:date="2024-10-18T10:46:33Z">
        <w:r>
          <w:rPr>
            <w:rFonts w:hint="default"/>
            <w:sz w:val="24"/>
            <w:u w:val="single"/>
            <w:lang w:val="en-US"/>
          </w:rPr>
          <w:delText>休闲娱乐应用</w:delText>
        </w:r>
      </w:del>
      <w:ins w:id="1" w:author="石煜堃" w:date="2024-10-18T10:46:34Z">
        <w:r>
          <w:rPr>
            <w:rFonts w:hint="eastAsia"/>
            <w:sz w:val="24"/>
            <w:u w:val="single"/>
            <w:lang w:val="en-US" w:eastAsia="zh-CN"/>
          </w:rPr>
          <w:t>游戏</w:t>
        </w:r>
      </w:ins>
      <w:r>
        <w:rPr>
          <w:rFonts w:hint="eastAsia"/>
          <w:sz w:val="24"/>
          <w:u w:val="single"/>
        </w:rPr>
        <w:t>推荐系统</w:t>
      </w:r>
      <w:r>
        <w:rPr>
          <w:rFonts w:hint="eastAsia"/>
          <w:szCs w:val="21"/>
          <w:u w:val="single"/>
        </w:rPr>
        <w:t xml:space="preserve">  </w:t>
      </w:r>
    </w:p>
    <w:p>
      <w:pPr>
        <w:spacing w:before="312" w:beforeLines="100" w:line="0" w:lineRule="atLeast"/>
        <w:ind w:firstLine="1920" w:firstLineChars="80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刘梦琳 阿依斯木巴特·哈依拉提 朱天雅 石煜堃</w:t>
      </w:r>
      <w:r>
        <w:rPr>
          <w:sz w:val="24"/>
          <w:u w:val="single"/>
        </w:rPr>
        <w:t xml:space="preserve">     </w:t>
      </w:r>
    </w:p>
    <w:p>
      <w:pPr>
        <w:spacing w:before="312" w:beforeLines="100" w:line="0" w:lineRule="atLeast"/>
        <w:ind w:firstLine="1920" w:firstLineChars="800"/>
        <w:rPr>
          <w:sz w:val="24"/>
          <w:u w:val="single"/>
        </w:rPr>
      </w:pPr>
      <w:r>
        <w:rPr>
          <w:rFonts w:hint="eastAsia"/>
          <w:sz w:val="24"/>
        </w:rPr>
        <w:t>所在专业：</w:t>
      </w:r>
      <w:r>
        <w:rPr>
          <w:rFonts w:hint="eastAsia"/>
          <w:sz w:val="24"/>
          <w:u w:val="single"/>
        </w:rPr>
        <w:t xml:space="preserve">　计算机科学与技术专业  　 </w:t>
      </w:r>
      <w:r>
        <w:rPr>
          <w:sz w:val="24"/>
          <w:u w:val="single"/>
        </w:rPr>
        <w:t xml:space="preserve">   </w:t>
      </w:r>
    </w:p>
    <w:p>
      <w:pPr>
        <w:spacing w:before="312" w:beforeLines="100" w:line="0" w:lineRule="atLeast"/>
        <w:ind w:firstLine="1920" w:firstLineChars="80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w:t>
      </w:r>
    </w:p>
    <w:p>
      <w:pPr>
        <w:spacing w:before="312" w:beforeLines="100" w:line="0" w:lineRule="atLeast"/>
        <w:ind w:firstLine="1920" w:firstLineChars="800"/>
        <w:rPr>
          <w:sz w:val="24"/>
          <w:u w:val="single"/>
        </w:rPr>
      </w:pPr>
      <w:r>
        <w:rPr>
          <w:rFonts w:hint="eastAsia"/>
          <w:sz w:val="24"/>
        </w:rPr>
        <w:t>指导教师：</w:t>
      </w:r>
      <w:r>
        <w:rPr>
          <w:sz w:val="24"/>
          <w:u w:val="single"/>
        </w:rPr>
        <w:t xml:space="preserve">   </w:t>
      </w:r>
      <w:r>
        <w:rPr>
          <w:rFonts w:hint="eastAsia"/>
          <w:sz w:val="24"/>
          <w:u w:val="single"/>
        </w:rPr>
        <w:t>陈海燕</w:t>
      </w:r>
      <w:r>
        <w:rPr>
          <w:sz w:val="24"/>
          <w:u w:val="single"/>
        </w:rPr>
        <w:t xml:space="preserve">           </w:t>
      </w:r>
    </w:p>
    <w:p>
      <w:pPr>
        <w:spacing w:before="312" w:beforeLines="100" w:line="0" w:lineRule="atLeast"/>
        <w:ind w:firstLine="1920" w:firstLineChars="80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pPr>
        <w:spacing w:before="312" w:beforeLines="100" w:line="0" w:lineRule="atLeast"/>
        <w:ind w:firstLine="1920" w:firstLineChars="80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p>
    <w:p>
      <w:pPr>
        <w:spacing w:before="312" w:beforeLines="100" w:line="0" w:lineRule="atLeast"/>
        <w:ind w:firstLine="1920" w:firstLineChars="800"/>
        <w:rPr>
          <w:sz w:val="24"/>
          <w:u w:val="single"/>
        </w:rPr>
      </w:pPr>
    </w:p>
    <w:p>
      <w:pPr>
        <w:spacing w:before="312" w:beforeLines="100" w:line="0" w:lineRule="atLeast"/>
        <w:ind w:firstLine="1920" w:firstLineChars="800"/>
        <w:rPr>
          <w:sz w:val="24"/>
          <w:u w:val="single"/>
        </w:rPr>
      </w:pPr>
    </w:p>
    <w:p>
      <w:pPr>
        <w:spacing w:before="312" w:beforeLines="100" w:line="0" w:lineRule="atLeast"/>
        <w:jc w:val="center"/>
        <w:rPr>
          <w:sz w:val="30"/>
          <w:szCs w:val="30"/>
        </w:rPr>
      </w:pPr>
      <w:r>
        <w:rPr>
          <w:rFonts w:hint="eastAsia"/>
          <w:sz w:val="30"/>
          <w:szCs w:val="30"/>
        </w:rPr>
        <w:t>计算机科学与技术学院大学生科技创新基金管理办公室</w:t>
      </w:r>
    </w:p>
    <w:p>
      <w:pPr>
        <w:spacing w:before="312" w:beforeLines="100"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2024年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19</w:t>
      </w:r>
      <w:r>
        <w:rPr>
          <w:sz w:val="30"/>
          <w:szCs w:val="30"/>
        </w:rPr>
        <w:t xml:space="preserve"> </w:t>
      </w:r>
      <w:r>
        <w:rPr>
          <w:rFonts w:hint="eastAsia"/>
          <w:sz w:val="30"/>
          <w:szCs w:val="30"/>
        </w:rPr>
        <w:t>日</w:t>
      </w:r>
    </w:p>
    <w:p>
      <w:pPr>
        <w:spacing w:before="312" w:beforeLines="100" w:line="0" w:lineRule="atLeast"/>
        <w:jc w:val="center"/>
        <w:rPr>
          <w:sz w:val="30"/>
          <w:szCs w:val="30"/>
        </w:rPr>
      </w:pPr>
    </w:p>
    <w:p>
      <w:pPr>
        <w:spacing w:before="312" w:beforeLines="100" w:line="0" w:lineRule="atLeast"/>
        <w:jc w:val="center"/>
        <w:rPr>
          <w:sz w:val="30"/>
          <w:szCs w:val="30"/>
        </w:rPr>
      </w:pPr>
    </w:p>
    <w:p>
      <w:pPr>
        <w:spacing w:before="312" w:beforeLines="100" w:line="0" w:lineRule="atLeast"/>
        <w:jc w:val="center"/>
        <w:rPr>
          <w:sz w:val="30"/>
          <w:szCs w:val="30"/>
        </w:rPr>
      </w:pPr>
    </w:p>
    <w:p>
      <w:pPr>
        <w:widowControl/>
        <w:jc w:val="left"/>
        <w:rPr>
          <w:sz w:val="30"/>
          <w:szCs w:val="30"/>
        </w:rPr>
      </w:pPr>
      <w:r>
        <w:rPr>
          <w:sz w:val="30"/>
          <w:szCs w:val="30"/>
        </w:rPr>
        <w:br w:type="page"/>
      </w:r>
    </w:p>
    <w:p>
      <w:pPr>
        <w:spacing w:before="312" w:beforeLines="100" w:line="0" w:lineRule="atLeast"/>
        <w:jc w:val="center"/>
        <w:rPr>
          <w:szCs w:val="21"/>
          <w:u w:val="single"/>
        </w:rPr>
      </w:pPr>
    </w:p>
    <w:tbl>
      <w:tblPr>
        <w:tblStyle w:val="7"/>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69"/>
        <w:gridCol w:w="230"/>
        <w:gridCol w:w="840"/>
        <w:gridCol w:w="721"/>
        <w:gridCol w:w="834"/>
        <w:gridCol w:w="193"/>
        <w:gridCol w:w="449"/>
        <w:gridCol w:w="792"/>
        <w:gridCol w:w="884"/>
        <w:gridCol w:w="507"/>
        <w:gridCol w:w="186"/>
        <w:gridCol w:w="157"/>
        <w:gridCol w:w="601"/>
        <w:gridCol w:w="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27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项目名称</w:t>
            </w:r>
          </w:p>
        </w:tc>
        <w:tc>
          <w:tcPr>
            <w:tcW w:w="7090" w:type="dxa"/>
            <w:gridSpan w:val="12"/>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r>
              <w:rPr>
                <w:rFonts w:hint="eastAsia" w:ascii="楷体_GB2312" w:eastAsia="楷体_GB2312"/>
                <w:sz w:val="24"/>
              </w:rPr>
              <w:t>基于Java的</w:t>
            </w:r>
            <w:ins w:id="2" w:author="石煜堃" w:date="2024-10-18T10:46:43Z">
              <w:r>
                <w:rPr>
                  <w:rFonts w:hint="eastAsia" w:ascii="楷体_GB2312" w:eastAsia="楷体_GB2312"/>
                  <w:sz w:val="24"/>
                  <w:lang w:val="en-US" w:eastAsia="zh-CN"/>
                </w:rPr>
                <w:t>游戏</w:t>
              </w:r>
            </w:ins>
            <w:del w:id="3" w:author="石煜堃" w:date="2024-10-18T10:46:42Z">
              <w:r>
                <w:rPr>
                  <w:rFonts w:hint="eastAsia" w:ascii="楷体_GB2312" w:eastAsia="楷体_GB2312"/>
                  <w:sz w:val="24"/>
                </w:rPr>
                <w:delText>休闲娱乐应用</w:delText>
              </w:r>
            </w:del>
            <w:r>
              <w:rPr>
                <w:rFonts w:hint="eastAsia" w:ascii="楷体_GB2312" w:eastAsia="楷体_GB2312"/>
                <w:sz w:val="24"/>
              </w:rPr>
              <w:t>推荐系统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27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起止日期</w:t>
            </w:r>
          </w:p>
        </w:tc>
        <w:tc>
          <w:tcPr>
            <w:tcW w:w="7090" w:type="dxa"/>
            <w:gridSpan w:val="12"/>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r>
              <w:rPr>
                <w:rFonts w:hint="eastAsia" w:ascii="楷体_GB2312" w:eastAsia="楷体_GB2312"/>
                <w:sz w:val="24"/>
              </w:rPr>
              <w:t>2024年9月至2025年12月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27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申请经费</w:t>
            </w:r>
          </w:p>
        </w:tc>
        <w:tc>
          <w:tcPr>
            <w:tcW w:w="7090" w:type="dxa"/>
            <w:gridSpan w:val="12"/>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r>
              <w:rPr>
                <w:rFonts w:hint="eastAsia" w:ascii="楷体_GB2312" w:eastAsia="楷体_GB2312"/>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4" w:type="dxa"/>
            <w:gridSpan w:val="3"/>
            <w:vMerge w:val="restart"/>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申请者情况</w:t>
            </w:r>
          </w:p>
        </w:tc>
        <w:tc>
          <w:tcPr>
            <w:tcW w:w="156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学  号</w:t>
            </w:r>
          </w:p>
        </w:tc>
        <w:tc>
          <w:tcPr>
            <w:tcW w:w="1476"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姓 名</w:t>
            </w:r>
          </w:p>
        </w:tc>
        <w:tc>
          <w:tcPr>
            <w:tcW w:w="792"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平均绩点</w:t>
            </w:r>
          </w:p>
        </w:tc>
        <w:tc>
          <w:tcPr>
            <w:tcW w:w="139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E-mail</w:t>
            </w:r>
          </w:p>
        </w:tc>
        <w:tc>
          <w:tcPr>
            <w:tcW w:w="94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电 话</w:t>
            </w:r>
          </w:p>
        </w:tc>
        <w:tc>
          <w:tcPr>
            <w:tcW w:w="926"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签　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162210202</w:t>
            </w:r>
          </w:p>
        </w:tc>
        <w:tc>
          <w:tcPr>
            <w:tcW w:w="1476"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刘梦琳</w:t>
            </w:r>
          </w:p>
        </w:tc>
        <w:tc>
          <w:tcPr>
            <w:tcW w:w="792"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162210203</w:t>
            </w:r>
          </w:p>
        </w:tc>
        <w:tc>
          <w:tcPr>
            <w:tcW w:w="1476"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阿依斯木巴特·哈依拉提</w:t>
            </w:r>
          </w:p>
        </w:tc>
        <w:tc>
          <w:tcPr>
            <w:tcW w:w="792"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r>
              <w:rPr>
                <w:rFonts w:hint="eastAsia" w:ascii="楷体_GB2312" w:eastAsia="楷体_GB2312"/>
                <w:sz w:val="24"/>
              </w:rPr>
              <w:t xml:space="preserve"> 162210204     </w:t>
            </w:r>
          </w:p>
        </w:tc>
        <w:tc>
          <w:tcPr>
            <w:tcW w:w="1476"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朱天雅</w:t>
            </w:r>
          </w:p>
        </w:tc>
        <w:tc>
          <w:tcPr>
            <w:tcW w:w="792"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r>
              <w:rPr>
                <w:rFonts w:hint="eastAsia" w:ascii="楷体_GB2312" w:eastAsia="楷体_GB2312"/>
                <w:sz w:val="24"/>
              </w:rPr>
              <w:t xml:space="preserve"> 162210205</w:t>
            </w:r>
          </w:p>
        </w:tc>
        <w:tc>
          <w:tcPr>
            <w:tcW w:w="1476"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石煜堃</w:t>
            </w:r>
          </w:p>
        </w:tc>
        <w:tc>
          <w:tcPr>
            <w:tcW w:w="792"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1476"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792"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274" w:type="dxa"/>
            <w:gridSpan w:val="3"/>
            <w:vMerge w:val="restart"/>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指导老师</w:t>
            </w:r>
          </w:p>
        </w:tc>
        <w:tc>
          <w:tcPr>
            <w:tcW w:w="156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姓　名</w:t>
            </w:r>
          </w:p>
        </w:tc>
        <w:tc>
          <w:tcPr>
            <w:tcW w:w="3659" w:type="dxa"/>
            <w:gridSpan w:val="6"/>
            <w:tcBorders>
              <w:top w:val="single" w:color="auto" w:sz="4" w:space="0"/>
              <w:left w:val="single" w:color="auto" w:sz="4" w:space="0"/>
              <w:bottom w:val="single" w:color="auto" w:sz="4" w:space="0"/>
              <w:right w:val="single" w:color="auto" w:sz="4" w:space="0"/>
            </w:tcBorders>
            <w:vAlign w:val="center"/>
          </w:tcPr>
          <w:p>
            <w:pPr>
              <w:ind w:left="132"/>
              <w:jc w:val="center"/>
              <w:rPr>
                <w:rFonts w:ascii="楷体_GB2312" w:eastAsia="楷体_GB2312"/>
                <w:sz w:val="24"/>
              </w:rPr>
            </w:pPr>
            <w:r>
              <w:rPr>
                <w:rFonts w:hint="eastAsia" w:ascii="楷体_GB2312" w:eastAsia="楷体_GB2312"/>
                <w:sz w:val="24"/>
              </w:rPr>
              <w:t>单　位</w:t>
            </w:r>
          </w:p>
        </w:tc>
        <w:tc>
          <w:tcPr>
            <w:tcW w:w="944"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职　称</w:t>
            </w:r>
          </w:p>
        </w:tc>
        <w:tc>
          <w:tcPr>
            <w:tcW w:w="926" w:type="dxa"/>
            <w:tcBorders>
              <w:top w:val="single" w:color="auto" w:sz="4" w:space="0"/>
              <w:left w:val="single" w:color="auto" w:sz="4" w:space="0"/>
              <w:bottom w:val="single" w:color="auto" w:sz="4" w:space="0"/>
              <w:right w:val="single" w:color="auto" w:sz="4" w:space="0"/>
            </w:tcBorders>
            <w:vAlign w:val="center"/>
          </w:tcPr>
          <w:p>
            <w:pPr>
              <w:jc w:val="center"/>
              <w:rPr>
                <w:rFonts w:ascii="楷体_GB2312" w:eastAsia="楷体_GB2312"/>
                <w:sz w:val="24"/>
              </w:rPr>
            </w:pPr>
            <w:r>
              <w:rPr>
                <w:rFonts w:hint="eastAsia" w:ascii="楷体_GB2312" w:eastAsia="楷体_GB2312"/>
                <w:sz w:val="24"/>
              </w:rPr>
              <w:t>签　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r>
              <w:rPr>
                <w:rFonts w:hint="eastAsia" w:ascii="楷体_GB2312" w:eastAsia="楷体_GB2312"/>
                <w:sz w:val="24"/>
              </w:rPr>
              <w:t>陈海燕</w:t>
            </w:r>
          </w:p>
        </w:tc>
        <w:tc>
          <w:tcPr>
            <w:tcW w:w="3659" w:type="dxa"/>
            <w:gridSpan w:val="6"/>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pPr>
              <w:rPr>
                <w:rFonts w:ascii="楷体_GB2312"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8364" w:type="dxa"/>
            <w:gridSpan w:val="15"/>
            <w:tcBorders>
              <w:top w:val="single" w:color="auto" w:sz="4" w:space="0"/>
              <w:left w:val="single" w:color="auto" w:sz="4" w:space="0"/>
              <w:bottom w:val="single" w:color="auto" w:sz="4" w:space="0"/>
              <w:right w:val="single" w:color="auto" w:sz="4" w:space="0"/>
            </w:tcBorders>
          </w:tcPr>
          <w:p>
            <w:pPr>
              <w:rPr>
                <w:rFonts w:ascii="楷体_GB2312" w:eastAsia="楷体_GB2312"/>
                <w:sz w:val="24"/>
              </w:rPr>
            </w:pPr>
            <w:r>
              <w:rPr>
                <w:rFonts w:hint="eastAsia" w:ascii="楷体_GB2312" w:eastAsia="楷体_GB2312"/>
                <w:sz w:val="24"/>
              </w:rPr>
              <w:t>项目负责人获奖情况</w:t>
            </w: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p>
            <w:pPr>
              <w:rPr>
                <w:rFonts w:ascii="楷体_GB2312"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114" w:type="dxa"/>
            <w:gridSpan w:val="4"/>
            <w:tcBorders>
              <w:top w:val="single" w:color="auto" w:sz="4" w:space="0"/>
              <w:left w:val="single" w:color="auto" w:sz="4" w:space="0"/>
              <w:bottom w:val="single" w:color="auto" w:sz="4" w:space="0"/>
              <w:right w:val="single" w:color="auto" w:sz="4" w:space="0"/>
            </w:tcBorders>
          </w:tcPr>
          <w:p>
            <w:pPr>
              <w:rPr>
                <w:rFonts w:ascii="楷体_GB2312" w:eastAsia="楷体_GB2312"/>
                <w:sz w:val="24"/>
              </w:rPr>
            </w:pPr>
            <w:r>
              <w:rPr>
                <w:rFonts w:hint="eastAsia" w:ascii="楷体_GB2312" w:eastAsia="楷体_GB2312"/>
                <w:sz w:val="24"/>
              </w:rPr>
              <w:t>项目编号</w:t>
            </w:r>
          </w:p>
        </w:tc>
        <w:tc>
          <w:tcPr>
            <w:tcW w:w="6250" w:type="dxa"/>
            <w:gridSpan w:val="11"/>
            <w:tcBorders>
              <w:top w:val="single" w:color="auto" w:sz="4" w:space="0"/>
              <w:left w:val="single" w:color="auto" w:sz="4" w:space="0"/>
              <w:bottom w:val="single" w:color="auto" w:sz="4" w:space="0"/>
              <w:right w:val="single" w:color="auto" w:sz="4" w:space="0"/>
            </w:tcBorders>
          </w:tcPr>
          <w:p>
            <w:pPr>
              <w:rPr>
                <w:rFonts w:ascii="楷体_GB2312" w:eastAsia="楷体_GB2312"/>
                <w:sz w:val="24"/>
              </w:rPr>
            </w:pPr>
            <w:r>
              <w:rPr>
                <w:rFonts w:hint="eastAsia" w:ascii="楷体_GB2312" w:eastAsia="楷体_GB2312"/>
                <w:sz w:val="24"/>
              </w:rPr>
              <w:t>（评审用，办公室填写）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8364" w:type="dxa"/>
            <w:gridSpan w:val="15"/>
            <w:tcBorders>
              <w:top w:val="single" w:color="auto" w:sz="4" w:space="0"/>
              <w:left w:val="single" w:color="auto" w:sz="4" w:space="0"/>
              <w:bottom w:val="single" w:color="auto" w:sz="4" w:space="0"/>
              <w:right w:val="single" w:color="auto" w:sz="4" w:space="0"/>
            </w:tcBorders>
          </w:tcPr>
          <w:p>
            <w:pPr>
              <w:spacing w:line="360" w:lineRule="auto"/>
              <w:rPr>
                <w:rFonts w:ascii="楷体_GB2312" w:eastAsia="楷体_GB2312"/>
                <w:color w:val="FF0000"/>
                <w:sz w:val="24"/>
              </w:rPr>
            </w:pPr>
            <w:r>
              <w:rPr>
                <w:rFonts w:hint="eastAsia" w:ascii="楷体_GB2312" w:eastAsia="楷体_GB2312"/>
                <w:sz w:val="24"/>
              </w:rPr>
              <w:t>研究内容提要（限200字以内）</w:t>
            </w:r>
            <w:r>
              <w:rPr>
                <w:rFonts w:hint="eastAsia" w:ascii="楷体_GB2312" w:eastAsia="楷体_GB2312"/>
                <w:color w:val="FF0000"/>
                <w:sz w:val="24"/>
              </w:rPr>
              <w:t xml:space="preserve"> </w:t>
            </w:r>
          </w:p>
          <w:p>
            <w:pPr>
              <w:pStyle w:val="13"/>
              <w:numPr>
                <w:ilvl w:val="0"/>
                <w:numId w:val="1"/>
              </w:numPr>
              <w:spacing w:line="360" w:lineRule="auto"/>
              <w:ind w:firstLineChars="0"/>
              <w:rPr>
                <w:rFonts w:ascii="楷体_GB2312" w:eastAsia="楷体_GB2312"/>
                <w:sz w:val="24"/>
              </w:rPr>
            </w:pPr>
            <w:r>
              <w:rPr>
                <w:rFonts w:hint="eastAsia" w:ascii="楷体_GB2312" w:eastAsia="楷体_GB2312"/>
                <w:sz w:val="24"/>
              </w:rPr>
              <w:t>基于Java的Web应用开发。</w:t>
            </w:r>
          </w:p>
          <w:p>
            <w:pPr>
              <w:pStyle w:val="13"/>
              <w:spacing w:line="360" w:lineRule="auto"/>
              <w:ind w:left="360" w:firstLine="480"/>
              <w:rPr>
                <w:rFonts w:ascii="楷体_GB2312" w:eastAsia="楷体_GB2312"/>
                <w:sz w:val="24"/>
              </w:rPr>
            </w:pPr>
            <w:r>
              <w:rPr>
                <w:rFonts w:hint="eastAsia" w:ascii="楷体_GB2312" w:eastAsia="楷体_GB2312"/>
                <w:sz w:val="24"/>
              </w:rPr>
              <w:t>开发基于Java的</w:t>
            </w:r>
            <w:del w:id="4" w:author="石煜堃" w:date="2024-10-18T10:46:59Z">
              <w:r>
                <w:rPr>
                  <w:rFonts w:hint="default" w:ascii="楷体_GB2312" w:eastAsia="楷体_GB2312"/>
                  <w:sz w:val="24"/>
                  <w:lang w:val="en-US"/>
                </w:rPr>
                <w:delText>休闲娱乐应用</w:delText>
              </w:r>
            </w:del>
            <w:ins w:id="5" w:author="石煜堃" w:date="2024-10-18T10:47:00Z">
              <w:r>
                <w:rPr>
                  <w:rFonts w:hint="eastAsia" w:ascii="楷体_GB2312" w:eastAsia="楷体_GB2312"/>
                  <w:sz w:val="24"/>
                  <w:lang w:val="en-US" w:eastAsia="zh-CN"/>
                </w:rPr>
                <w:t>游戏</w:t>
              </w:r>
            </w:ins>
            <w:r>
              <w:rPr>
                <w:rFonts w:hint="eastAsia" w:ascii="楷体_GB2312" w:eastAsia="楷体_GB2312"/>
                <w:sz w:val="24"/>
              </w:rPr>
              <w:t>推荐系统，实现用户在PC</w:t>
            </w:r>
            <w:r>
              <w:rPr>
                <w:rFonts w:ascii="楷体_GB2312" w:eastAsia="楷体_GB2312"/>
                <w:sz w:val="24"/>
              </w:rPr>
              <w:t xml:space="preserve"> </w:t>
            </w:r>
            <w:r>
              <w:rPr>
                <w:rFonts w:hint="eastAsia" w:ascii="楷体_GB2312" w:eastAsia="楷体_GB2312"/>
                <w:sz w:val="24"/>
              </w:rPr>
              <w:t>Web端的账号管理、应用信息管理、留言提议、点赞收藏、排行榜推荐功能。</w:t>
            </w:r>
          </w:p>
          <w:p>
            <w:pPr>
              <w:pStyle w:val="13"/>
              <w:numPr>
                <w:ilvl w:val="0"/>
                <w:numId w:val="1"/>
              </w:numPr>
              <w:spacing w:line="360" w:lineRule="auto"/>
              <w:ind w:firstLineChars="0"/>
              <w:rPr>
                <w:rFonts w:ascii="楷体_GB2312" w:eastAsia="楷体_GB2312"/>
                <w:sz w:val="24"/>
              </w:rPr>
            </w:pPr>
            <w:r>
              <w:rPr>
                <w:rFonts w:hint="eastAsia" w:ascii="楷体_GB2312" w:eastAsia="楷体_GB2312"/>
                <w:sz w:val="24"/>
              </w:rPr>
              <w:t>基于Android的APP开发。</w:t>
            </w:r>
          </w:p>
          <w:p>
            <w:pPr>
              <w:pStyle w:val="13"/>
              <w:spacing w:line="360" w:lineRule="auto"/>
              <w:ind w:left="360" w:firstLine="480"/>
              <w:rPr>
                <w:rFonts w:ascii="楷体_GB2312" w:eastAsia="楷体_GB2312"/>
                <w:sz w:val="24"/>
              </w:rPr>
            </w:pPr>
            <w:r>
              <w:rPr>
                <w:rFonts w:hint="eastAsia" w:ascii="楷体_GB2312" w:eastAsia="楷体_GB2312"/>
                <w:sz w:val="24"/>
              </w:rPr>
              <w:t>开发基于Android的</w:t>
            </w:r>
            <w:del w:id="6" w:author="石煜堃" w:date="2024-10-18T10:47:22Z">
              <w:r>
                <w:rPr>
                  <w:rFonts w:hint="eastAsia" w:ascii="楷体_GB2312" w:eastAsia="楷体_GB2312"/>
                  <w:sz w:val="24"/>
                </w:rPr>
                <w:delText>休闲娱乐应用</w:delText>
              </w:r>
            </w:del>
            <w:ins w:id="7" w:author="石煜堃" w:date="2024-10-18T10:47:22Z">
              <w:r>
                <w:rPr>
                  <w:rFonts w:hint="eastAsia" w:ascii="楷体_GB2312" w:eastAsia="楷体_GB2312"/>
                  <w:sz w:val="24"/>
                  <w:lang w:eastAsia="zh-CN"/>
                </w:rPr>
                <w:t>游戏</w:t>
              </w:r>
            </w:ins>
            <w:r>
              <w:rPr>
                <w:rFonts w:hint="eastAsia" w:ascii="楷体_GB2312" w:eastAsia="楷体_GB2312"/>
                <w:sz w:val="24"/>
              </w:rPr>
              <w:t>推荐系统，实现用户在移动客户端的账号管理、应用信息管理、留言提议、点赞收藏、排行榜推荐功能。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8364" w:type="dxa"/>
            <w:gridSpan w:val="15"/>
            <w:tcBorders>
              <w:top w:val="single" w:color="auto" w:sz="4" w:space="0"/>
              <w:left w:val="single" w:color="auto" w:sz="4" w:space="0"/>
              <w:bottom w:val="single" w:color="auto" w:sz="4" w:space="0"/>
              <w:right w:val="single" w:color="auto" w:sz="4" w:space="0"/>
            </w:tcBorders>
          </w:tcPr>
          <w:p>
            <w:pPr>
              <w:spacing w:line="360" w:lineRule="auto"/>
              <w:rPr>
                <w:rFonts w:ascii="楷体_GB2312" w:eastAsia="楷体_GB2312"/>
                <w:sz w:val="24"/>
              </w:rPr>
            </w:pPr>
            <w:r>
              <w:rPr>
                <w:rFonts w:hint="eastAsia" w:ascii="楷体_GB2312" w:eastAsia="楷体_GB2312"/>
                <w:sz w:val="24"/>
              </w:rPr>
              <w:t>研究的目的和意义（限500-1000字）</w:t>
            </w:r>
          </w:p>
          <w:p>
            <w:pPr>
              <w:tabs>
                <w:tab w:val="left" w:pos="4785"/>
              </w:tabs>
              <w:spacing w:line="360" w:lineRule="auto"/>
              <w:ind w:firstLine="487" w:firstLineChars="203"/>
              <w:rPr>
                <w:rFonts w:ascii="楷体_GB2312" w:eastAsia="楷体_GB2312"/>
                <w:sz w:val="24"/>
              </w:rPr>
            </w:pPr>
            <w:r>
              <w:rPr>
                <w:rFonts w:hint="eastAsia" w:ascii="楷体_GB2312" w:eastAsia="楷体_GB2312"/>
                <w:sz w:val="24"/>
              </w:rPr>
              <w:t>互联网技术的飞速发展为游戏产业带来了革命性的变化。从早期的单机游戏到在线多人游戏，再到如今流行的移动游戏和云游戏，每一次技术进步都极大地推动了游戏产业的增长。据统计，全球游戏市场规模在2023年达到了1840亿美元，其中移动游戏市场占据了最大的份额。互联网的普及和提速，特别是5G技术的推广，使得玩家可以随时随地享受高质量的游戏体验，这也为游戏推荐应用的发展提供了广阔的市场空间。</w:t>
            </w:r>
          </w:p>
          <w:p>
            <w:pPr>
              <w:tabs>
                <w:tab w:val="left" w:pos="4785"/>
              </w:tabs>
              <w:spacing w:line="360" w:lineRule="auto"/>
              <w:ind w:firstLine="487" w:firstLineChars="203"/>
              <w:rPr>
                <w:rFonts w:ascii="楷体_GB2312" w:eastAsia="楷体_GB2312"/>
                <w:sz w:val="24"/>
              </w:rPr>
            </w:pPr>
            <w:r>
              <w:rPr>
                <w:rFonts w:hint="eastAsia" w:ascii="楷体_GB2312" w:eastAsia="楷体_GB2312"/>
                <w:sz w:val="24"/>
              </w:rPr>
              <w:t>随着互联网用户数量的增长，游戏玩家群体也日益庞大，他们对于发现新游戏和获取游戏信息的需求不断上升。游戏推荐应用通过分析用户的游戏历史、偏好和行为模式，为用户提供个性化的游戏推荐，帮助他们从海量的游戏库中找到最适合自己的游戏，从而提高用户体验和满意度。</w:t>
            </w:r>
          </w:p>
          <w:p>
            <w:pPr>
              <w:tabs>
                <w:tab w:val="left" w:pos="4785"/>
              </w:tabs>
              <w:spacing w:line="360" w:lineRule="auto"/>
              <w:ind w:firstLine="487" w:firstLineChars="203"/>
              <w:rPr>
                <w:rFonts w:ascii="楷体_GB2312" w:eastAsia="楷体_GB2312"/>
                <w:sz w:val="24"/>
              </w:rPr>
            </w:pPr>
            <w:commentRangeStart w:id="0"/>
            <w:r>
              <w:rPr>
                <w:rFonts w:hint="eastAsia" w:ascii="楷体_GB2312" w:eastAsia="楷体_GB2312"/>
                <w:sz w:val="24"/>
              </w:rPr>
              <w:t>游戏推荐应用通过智能算法分析用户的游戏行为和偏好，从而提供个性化的游戏推荐列表。这种技术的应用显著提高了用户在海量游戏库中发现新游戏的效率。据统计，使用推荐系统后，用户找到满意游戏的时间缩短了约40%，同时用户的游戏参与度提高了25%。</w:t>
            </w:r>
          </w:p>
          <w:p>
            <w:pPr>
              <w:tabs>
                <w:tab w:val="left" w:pos="4785"/>
              </w:tabs>
              <w:spacing w:line="360" w:lineRule="auto"/>
              <w:ind w:firstLine="487" w:firstLineChars="203"/>
              <w:rPr>
                <w:rFonts w:ascii="楷体_GB2312" w:eastAsia="楷体_GB2312"/>
                <w:sz w:val="24"/>
              </w:rPr>
            </w:pPr>
            <w:r>
              <w:rPr>
                <w:rFonts w:hint="eastAsia" w:ascii="楷体_GB2312" w:eastAsia="楷体_GB2312"/>
                <w:sz w:val="24"/>
              </w:rPr>
              <w:t>游戏推荐应用的核心价值在于其能够根据用户的个人喜好和行为模式，推荐符合其口味的游戏。这种个性化的服务不仅提升了用户体验，也满足了用户对于游戏内容多样化的需求。据调查，超过70%的用户表示个性化推荐帮助他们发现了之前未曾注意到的游戏类型，丰富了他们的游戏体验。此外，多样化的游戏推荐也有助于推广独立游戏开发者的作品，为游戏市场带来更</w:t>
            </w:r>
            <w:commentRangeEnd w:id="0"/>
            <w:r>
              <w:rPr>
                <w:rStyle w:val="11"/>
              </w:rPr>
              <w:commentReference w:id="0"/>
            </w:r>
            <w:r>
              <w:rPr>
                <w:rFonts w:hint="eastAsia" w:ascii="楷体_GB2312" w:eastAsia="楷体_GB2312"/>
                <w:sz w:val="24"/>
              </w:rPr>
              <w:t>多元化的生态。</w:t>
            </w:r>
          </w:p>
          <w:p>
            <w:pPr>
              <w:tabs>
                <w:tab w:val="left" w:pos="4785"/>
              </w:tabs>
              <w:spacing w:line="360" w:lineRule="auto"/>
              <w:ind w:firstLine="487" w:firstLineChars="203"/>
              <w:rPr>
                <w:rFonts w:ascii="楷体_GB2312" w:eastAsia="楷体_GB2312"/>
                <w:sz w:val="24"/>
              </w:rPr>
            </w:pPr>
            <w:r>
              <w:rPr>
                <w:rFonts w:hint="eastAsia" w:ascii="楷体_GB2312" w:eastAsia="楷体_GB2312"/>
                <w:sz w:val="24"/>
              </w:rPr>
              <w:t>根据中国科学院的报告，游戏科技已成为人工智能创新发展的重要驱动力，游戏产业规模每增长1%，对人工智能上市企业的营业收入贡献平均增加1.42亿元。游戏推荐应用通过精准匹配用户偏好与游戏特性，不仅能够提升玩家的游戏发现效率，还能够为游戏开发者提供宝贵的用户反馈，促进游戏内容和玩法的创新。</w:t>
            </w:r>
          </w:p>
          <w:p>
            <w:pPr>
              <w:tabs>
                <w:tab w:val="left" w:pos="4785"/>
              </w:tabs>
              <w:spacing w:line="360" w:lineRule="auto"/>
              <w:ind w:firstLine="487" w:firstLineChars="203"/>
              <w:rPr>
                <w:rFonts w:ascii="楷体_GB2312" w:eastAsia="楷体_GB2312"/>
                <w:sz w:val="24"/>
              </w:rPr>
            </w:pPr>
            <w:r>
              <w:rPr>
                <w:rFonts w:hint="eastAsia" w:ascii="楷体_GB2312" w:eastAsia="楷体_GB2312"/>
                <w:sz w:val="24"/>
              </w:rPr>
              <w:t>除此之外，</w:t>
            </w:r>
            <w:del w:id="8" w:author="石煜堃" w:date="2024-10-18T10:47:22Z">
              <w:r>
                <w:rPr>
                  <w:rFonts w:hint="eastAsia" w:ascii="楷体_GB2312" w:eastAsia="楷体_GB2312"/>
                  <w:sz w:val="24"/>
                </w:rPr>
                <w:delText>休闲娱乐应用</w:delText>
              </w:r>
            </w:del>
            <w:ins w:id="9" w:author="石煜堃" w:date="2024-10-18T10:47:22Z">
              <w:r>
                <w:rPr>
                  <w:rFonts w:hint="eastAsia" w:ascii="楷体_GB2312" w:eastAsia="楷体_GB2312"/>
                  <w:sz w:val="24"/>
                  <w:lang w:eastAsia="zh-CN"/>
                </w:rPr>
                <w:t>游戏</w:t>
              </w:r>
            </w:ins>
            <w:r>
              <w:rPr>
                <w:rFonts w:hint="eastAsia" w:ascii="楷体_GB2312" w:eastAsia="楷体_GB2312"/>
                <w:sz w:val="24"/>
              </w:rPr>
              <w:t>推荐系统能够根据用户的行为和偏好进行市场细分，为游戏开发商提供更精准的市场定位，用户也能够更容易找到自己喜欢的游戏类型，增加用户参与度和满意度。</w:t>
            </w:r>
          </w:p>
          <w:p>
            <w:pPr>
              <w:tabs>
                <w:tab w:val="left" w:pos="4785"/>
              </w:tabs>
              <w:spacing w:line="360" w:lineRule="auto"/>
              <w:ind w:firstLine="487" w:firstLineChars="203"/>
              <w:rPr>
                <w:rFonts w:ascii="楷体_GB2312" w:eastAsia="楷体_GB2312"/>
                <w:sz w:val="24"/>
              </w:rPr>
            </w:pPr>
            <w:r>
              <w:rPr>
                <w:rFonts w:hint="eastAsia" w:ascii="楷体_GB2312" w:eastAsia="楷体_GB2312"/>
                <w:sz w:val="24"/>
              </w:rPr>
              <w:t>综上所述，</w:t>
            </w:r>
            <w:del w:id="10" w:author="石煜堃" w:date="2024-10-18T10:47:22Z">
              <w:r>
                <w:rPr>
                  <w:rFonts w:hint="eastAsia" w:ascii="楷体_GB2312" w:eastAsia="楷体_GB2312"/>
                  <w:sz w:val="24"/>
                </w:rPr>
                <w:delText>休闲娱乐应用</w:delText>
              </w:r>
            </w:del>
            <w:ins w:id="11" w:author="石煜堃" w:date="2024-10-18T10:47:22Z">
              <w:r>
                <w:rPr>
                  <w:rFonts w:hint="eastAsia" w:ascii="楷体_GB2312" w:eastAsia="楷体_GB2312"/>
                  <w:sz w:val="24"/>
                  <w:lang w:eastAsia="zh-CN"/>
                </w:rPr>
                <w:t>游戏</w:t>
              </w:r>
            </w:ins>
            <w:r>
              <w:rPr>
                <w:rFonts w:hint="eastAsia" w:ascii="楷体_GB2312" w:eastAsia="楷体_GB2312"/>
                <w:sz w:val="24"/>
              </w:rPr>
              <w:t>软件系统的开发不仅能够为用户带来更好的娱乐体验，同时也为内容创作者和开发者创造了价值，推动了整个娱乐产业的发展。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3" w:hRule="atLeast"/>
        </w:trPr>
        <w:tc>
          <w:tcPr>
            <w:tcW w:w="8364" w:type="dxa"/>
            <w:gridSpan w:val="15"/>
            <w:tcBorders>
              <w:top w:val="single" w:color="auto" w:sz="4" w:space="0"/>
              <w:left w:val="single" w:color="auto" w:sz="4" w:space="0"/>
              <w:bottom w:val="single" w:color="auto" w:sz="4" w:space="0"/>
              <w:right w:val="single" w:color="auto" w:sz="4" w:space="0"/>
            </w:tcBorders>
          </w:tcPr>
          <w:p>
            <w:pPr>
              <w:spacing w:line="360" w:lineRule="auto"/>
              <w:rPr>
                <w:rFonts w:ascii="楷体_GB2312" w:eastAsia="楷体_GB2312"/>
                <w:sz w:val="24"/>
              </w:rPr>
            </w:pPr>
            <w:r>
              <w:rPr>
                <w:rFonts w:hint="eastAsia" w:ascii="楷体_GB2312" w:eastAsia="楷体_GB2312"/>
                <w:sz w:val="24"/>
              </w:rPr>
              <w:t>国内外本项目的研究状况（800字左右，附不少于4篇的参考文献）</w:t>
            </w:r>
          </w:p>
          <w:p>
            <w:pPr>
              <w:pStyle w:val="13"/>
              <w:spacing w:line="360" w:lineRule="auto"/>
              <w:ind w:firstLine="480"/>
              <w:rPr>
                <w:rFonts w:ascii="楷体_GB2312" w:eastAsia="楷体_GB2312" w:cs="宋体"/>
                <w:sz w:val="24"/>
              </w:rPr>
            </w:pPr>
            <w:r>
              <w:rPr>
                <w:rFonts w:hint="eastAsia" w:ascii="楷体_GB2312" w:eastAsia="楷体_GB2312" w:cs="宋体"/>
                <w:sz w:val="24"/>
              </w:rPr>
              <w:t>国内外推荐游戏的app中，有几个成熟的案例值得关注：</w:t>
            </w:r>
          </w:p>
          <w:p>
            <w:pPr>
              <w:pStyle w:val="13"/>
              <w:spacing w:line="360" w:lineRule="auto"/>
              <w:ind w:firstLine="480"/>
              <w:rPr>
                <w:rFonts w:ascii="楷体_GB2312" w:eastAsia="楷体_GB2312" w:cs="宋体"/>
                <w:sz w:val="24"/>
              </w:rPr>
            </w:pPr>
            <w:r>
              <w:rPr>
                <w:rFonts w:hint="eastAsia" w:ascii="楷体_GB2312" w:eastAsia="楷体_GB2312" w:cs="宋体"/>
                <w:sz w:val="24"/>
              </w:rPr>
              <w:t>国外案例：</w:t>
            </w:r>
          </w:p>
          <w:p>
            <w:pPr>
              <w:pStyle w:val="13"/>
              <w:spacing w:line="360" w:lineRule="auto"/>
              <w:ind w:firstLine="480"/>
              <w:jc w:val="left"/>
              <w:rPr>
                <w:rFonts w:ascii="楷体_GB2312" w:eastAsia="楷体_GB2312" w:cs="宋体"/>
                <w:sz w:val="24"/>
              </w:rPr>
            </w:pPr>
            <w:r>
              <w:rPr>
                <w:rFonts w:hint="eastAsia" w:ascii="楷体_GB2312" w:eastAsia="楷体_GB2312" w:cs="宋体"/>
                <w:sz w:val="24"/>
              </w:rPr>
              <w:t>1.Steam游戏推荐系统：Steam游戏推荐系统是一个复杂的机器学习模型，旨在通过分析用户的购买历史、游戏时长、用户评价以及其他数据来为Steam平台上的用户推荐可能感兴趣的游戏。</w:t>
            </w:r>
          </w:p>
          <w:p>
            <w:pPr>
              <w:pStyle w:val="13"/>
              <w:spacing w:line="360" w:lineRule="auto"/>
              <w:ind w:firstLine="480"/>
              <w:jc w:val="left"/>
              <w:rPr>
                <w:ins w:id="12" w:author="石煜堃" w:date="2024-10-18T11:06:59Z"/>
                <w:rFonts w:hint="eastAsia" w:ascii="楷体_GB2312" w:eastAsia="楷体_GB2312" w:cs="宋体"/>
                <w:sz w:val="24"/>
              </w:rPr>
            </w:pPr>
            <w:r>
              <w:rPr>
                <w:rFonts w:hint="eastAsia" w:ascii="楷体_GB2312" w:eastAsia="楷体_GB2312" w:cs="宋体"/>
                <w:sz w:val="24"/>
              </w:rPr>
              <w:t>优点：</w:t>
            </w:r>
          </w:p>
          <w:p>
            <w:pPr>
              <w:pStyle w:val="13"/>
              <w:spacing w:line="360" w:lineRule="auto"/>
              <w:ind w:firstLine="480"/>
              <w:jc w:val="left"/>
              <w:rPr>
                <w:ins w:id="13" w:author="石煜堃" w:date="2024-10-18T11:59:27Z"/>
                <w:rFonts w:hint="default" w:ascii="楷体_GB2312" w:eastAsia="楷体_GB2312" w:cs="宋体"/>
                <w:sz w:val="24"/>
                <w:lang w:val="en-US" w:eastAsia="zh-CN"/>
              </w:rPr>
            </w:pPr>
            <w:ins w:id="14" w:author="石煜堃" w:date="2024-10-18T11:58:54Z">
              <w:r>
                <w:rPr>
                  <w:rFonts w:hint="eastAsia" w:ascii="楷体_GB2312" w:eastAsia="楷体_GB2312" w:cs="宋体"/>
                  <w:sz w:val="24"/>
                  <w:lang w:val="en-US" w:eastAsia="zh-CN"/>
                </w:rPr>
                <w:t>该网站</w:t>
              </w:r>
            </w:ins>
            <w:ins w:id="15" w:author="石煜堃" w:date="2024-10-18T11:58:56Z">
              <w:r>
                <w:rPr>
                  <w:rFonts w:hint="eastAsia" w:ascii="楷体_GB2312" w:eastAsia="楷体_GB2312" w:cs="宋体"/>
                  <w:sz w:val="24"/>
                  <w:lang w:val="en-US" w:eastAsia="zh-CN"/>
                </w:rPr>
                <w:t>的</w:t>
              </w:r>
            </w:ins>
            <w:ins w:id="16" w:author="石煜堃" w:date="2024-10-18T11:59:00Z">
              <w:r>
                <w:rPr>
                  <w:rFonts w:hint="eastAsia" w:ascii="楷体_GB2312" w:eastAsia="楷体_GB2312" w:cs="宋体"/>
                  <w:sz w:val="24"/>
                  <w:lang w:val="en-US" w:eastAsia="zh-CN"/>
                </w:rPr>
                <w:t>页面信息</w:t>
              </w:r>
            </w:ins>
            <w:ins w:id="17" w:author="石煜堃" w:date="2024-10-18T11:59:05Z">
              <w:r>
                <w:rPr>
                  <w:rFonts w:hint="eastAsia" w:ascii="楷体_GB2312" w:eastAsia="楷体_GB2312" w:cs="宋体"/>
                  <w:sz w:val="24"/>
                  <w:lang w:val="en-US" w:eastAsia="zh-CN"/>
                </w:rPr>
                <w:t>较为</w:t>
              </w:r>
            </w:ins>
            <w:ins w:id="18" w:author="石煜堃" w:date="2024-10-18T13:00:02Z">
              <w:r>
                <w:rPr>
                  <w:rFonts w:hint="eastAsia" w:ascii="楷体_GB2312" w:eastAsia="楷体_GB2312" w:cs="宋体"/>
                  <w:sz w:val="24"/>
                  <w:lang w:val="en-US" w:eastAsia="zh-CN"/>
                </w:rPr>
                <w:t>丰富</w:t>
              </w:r>
            </w:ins>
            <w:ins w:id="19" w:author="石煜堃" w:date="2024-10-18T11:59:05Z">
              <w:r>
                <w:rPr>
                  <w:rFonts w:hint="eastAsia" w:ascii="楷体_GB2312" w:eastAsia="楷体_GB2312" w:cs="宋体"/>
                  <w:sz w:val="24"/>
                  <w:lang w:val="en-US" w:eastAsia="zh-CN"/>
                </w:rPr>
                <w:t>，</w:t>
              </w:r>
            </w:ins>
            <w:ins w:id="20" w:author="石煜堃" w:date="2024-10-18T13:01:24Z">
              <w:r>
                <w:rPr>
                  <w:rFonts w:hint="eastAsia" w:ascii="楷体_GB2312" w:eastAsia="楷体_GB2312" w:cs="宋体"/>
                  <w:sz w:val="24"/>
                  <w:lang w:val="en-US" w:eastAsia="zh-CN"/>
                </w:rPr>
                <w:t>顶部</w:t>
              </w:r>
            </w:ins>
            <w:ins w:id="21" w:author="石煜堃" w:date="2024-10-18T13:05:21Z">
              <w:r>
                <w:rPr>
                  <w:rFonts w:hint="eastAsia" w:ascii="楷体_GB2312" w:eastAsia="楷体_GB2312" w:cs="宋体"/>
                  <w:sz w:val="24"/>
                  <w:lang w:val="en-US" w:eastAsia="zh-CN"/>
                </w:rPr>
                <w:t>提供社区</w:t>
              </w:r>
            </w:ins>
            <w:ins w:id="22" w:author="石煜堃" w:date="2024-10-18T13:06:50Z">
              <w:r>
                <w:rPr>
                  <w:rFonts w:hint="eastAsia" w:ascii="楷体_GB2312" w:eastAsia="楷体_GB2312" w:cs="宋体"/>
                  <w:sz w:val="24"/>
                  <w:lang w:val="en-US" w:eastAsia="zh-CN"/>
                </w:rPr>
                <w:t>和</w:t>
              </w:r>
            </w:ins>
            <w:ins w:id="23" w:author="石煜堃" w:date="2024-10-18T13:06:51Z">
              <w:r>
                <w:rPr>
                  <w:rFonts w:hint="eastAsia" w:ascii="楷体_GB2312" w:eastAsia="楷体_GB2312" w:cs="宋体"/>
                  <w:sz w:val="24"/>
                  <w:lang w:val="en-US" w:eastAsia="zh-CN"/>
                </w:rPr>
                <w:t>客服</w:t>
              </w:r>
            </w:ins>
            <w:ins w:id="24" w:author="石煜堃" w:date="2024-10-18T13:11:56Z">
              <w:r>
                <w:rPr>
                  <w:rFonts w:hint="eastAsia" w:ascii="楷体_GB2312" w:eastAsia="楷体_GB2312" w:cs="宋体"/>
                  <w:sz w:val="24"/>
                  <w:lang w:val="en-US" w:eastAsia="zh-CN"/>
                </w:rPr>
                <w:t>以及</w:t>
              </w:r>
            </w:ins>
            <w:ins w:id="25" w:author="石煜堃" w:date="2024-10-18T13:11:59Z">
              <w:r>
                <w:rPr>
                  <w:rFonts w:hint="eastAsia" w:ascii="楷体_GB2312" w:eastAsia="楷体_GB2312" w:cs="宋体"/>
                  <w:sz w:val="24"/>
                  <w:lang w:val="en-US" w:eastAsia="zh-CN"/>
                </w:rPr>
                <w:t>搜索</w:t>
              </w:r>
            </w:ins>
            <w:ins w:id="26" w:author="石煜堃" w:date="2024-10-18T13:07:04Z">
              <w:r>
                <w:rPr>
                  <w:rFonts w:hint="eastAsia" w:ascii="楷体_GB2312" w:eastAsia="楷体_GB2312" w:cs="宋体"/>
                  <w:sz w:val="24"/>
                  <w:lang w:val="en-US" w:eastAsia="zh-CN"/>
                </w:rPr>
                <w:t>功能</w:t>
              </w:r>
            </w:ins>
            <w:ins w:id="27" w:author="石煜堃" w:date="2024-10-18T13:07:17Z">
              <w:r>
                <w:rPr>
                  <w:rFonts w:hint="eastAsia" w:ascii="楷体_GB2312" w:eastAsia="楷体_GB2312" w:cs="宋体"/>
                  <w:sz w:val="24"/>
                  <w:lang w:val="en-US" w:eastAsia="zh-CN"/>
                </w:rPr>
                <w:t>。</w:t>
              </w:r>
            </w:ins>
            <w:ins w:id="28" w:author="石煜堃" w:date="2024-10-18T13:07:11Z">
              <w:r>
                <w:rPr>
                  <w:rFonts w:hint="eastAsia" w:ascii="楷体_GB2312" w:eastAsia="楷体_GB2312" w:cs="宋体"/>
                  <w:sz w:val="24"/>
                  <w:lang w:val="en-US" w:eastAsia="zh-CN"/>
                </w:rPr>
                <w:t>在社区</w:t>
              </w:r>
            </w:ins>
            <w:ins w:id="29" w:author="石煜堃" w:date="2024-10-18T13:07:14Z">
              <w:r>
                <w:rPr>
                  <w:rFonts w:hint="eastAsia" w:ascii="楷体_GB2312" w:eastAsia="楷体_GB2312" w:cs="宋体"/>
                  <w:sz w:val="24"/>
                  <w:lang w:val="en-US" w:eastAsia="zh-CN"/>
                </w:rPr>
                <w:t>中</w:t>
              </w:r>
            </w:ins>
            <w:ins w:id="30" w:author="石煜堃" w:date="2024-10-18T13:07:15Z">
              <w:r>
                <w:rPr>
                  <w:rFonts w:hint="eastAsia" w:ascii="楷体_GB2312" w:eastAsia="楷体_GB2312" w:cs="宋体"/>
                  <w:sz w:val="24"/>
                  <w:lang w:val="en-US" w:eastAsia="zh-CN"/>
                </w:rPr>
                <w:t>，</w:t>
              </w:r>
            </w:ins>
            <w:ins w:id="31" w:author="石煜堃" w:date="2024-10-18T13:05:32Z">
              <w:r>
                <w:rPr>
                  <w:rFonts w:hint="eastAsia" w:ascii="楷体_GB2312" w:eastAsia="楷体_GB2312" w:cs="宋体"/>
                  <w:sz w:val="24"/>
                  <w:lang w:val="en-US" w:eastAsia="zh-CN"/>
                </w:rPr>
                <w:t>用户可以在</w:t>
              </w:r>
            </w:ins>
            <w:ins w:id="32" w:author="石煜堃" w:date="2024-10-18T13:05:38Z">
              <w:r>
                <w:rPr>
                  <w:rFonts w:hint="eastAsia" w:ascii="楷体_GB2312" w:eastAsia="楷体_GB2312" w:cs="宋体"/>
                  <w:sz w:val="24"/>
                  <w:lang w:val="en-US" w:eastAsia="zh-CN"/>
                </w:rPr>
                <w:t>社区内</w:t>
              </w:r>
            </w:ins>
            <w:ins w:id="33" w:author="石煜堃" w:date="2024-10-18T13:05:41Z">
              <w:r>
                <w:rPr>
                  <w:rFonts w:hint="eastAsia" w:ascii="楷体_GB2312" w:eastAsia="楷体_GB2312" w:cs="宋体"/>
                  <w:sz w:val="24"/>
                  <w:lang w:val="en-US" w:eastAsia="zh-CN"/>
                </w:rPr>
                <w:t>讨论游戏</w:t>
              </w:r>
            </w:ins>
            <w:ins w:id="34" w:author="石煜堃" w:date="2024-10-18T13:05:48Z">
              <w:r>
                <w:rPr>
                  <w:rFonts w:hint="eastAsia" w:ascii="楷体_GB2312" w:eastAsia="楷体_GB2312" w:cs="宋体"/>
                  <w:sz w:val="24"/>
                  <w:lang w:val="en-US" w:eastAsia="zh-CN"/>
                </w:rPr>
                <w:t>、</w:t>
              </w:r>
            </w:ins>
            <w:ins w:id="35" w:author="石煜堃" w:date="2024-10-18T13:05:54Z">
              <w:r>
                <w:rPr>
                  <w:rFonts w:hint="eastAsia" w:ascii="楷体_GB2312" w:eastAsia="楷体_GB2312" w:cs="宋体"/>
                  <w:sz w:val="24"/>
                  <w:lang w:val="en-US" w:eastAsia="zh-CN"/>
                </w:rPr>
                <w:t>分享成就</w:t>
              </w:r>
            </w:ins>
            <w:ins w:id="36" w:author="石煜堃" w:date="2024-10-18T13:05:57Z">
              <w:r>
                <w:rPr>
                  <w:rFonts w:hint="eastAsia" w:ascii="楷体_GB2312" w:eastAsia="楷体_GB2312" w:cs="宋体"/>
                  <w:sz w:val="24"/>
                  <w:lang w:val="en-US" w:eastAsia="zh-CN"/>
                </w:rPr>
                <w:t>和创意</w:t>
              </w:r>
            </w:ins>
            <w:ins w:id="37" w:author="石煜堃" w:date="2024-10-18T13:05:58Z">
              <w:r>
                <w:rPr>
                  <w:rFonts w:hint="eastAsia" w:ascii="楷体_GB2312" w:eastAsia="楷体_GB2312" w:cs="宋体"/>
                  <w:sz w:val="24"/>
                  <w:lang w:val="en-US" w:eastAsia="zh-CN"/>
                </w:rPr>
                <w:t>，</w:t>
              </w:r>
            </w:ins>
            <w:ins w:id="38" w:author="石煜堃" w:date="2024-10-18T13:06:28Z">
              <w:r>
                <w:rPr>
                  <w:rFonts w:hint="eastAsia" w:ascii="楷体_GB2312" w:eastAsia="楷体_GB2312" w:cs="宋体"/>
                  <w:sz w:val="24"/>
                  <w:lang w:val="en-US" w:eastAsia="zh-CN"/>
                </w:rPr>
                <w:t>增强了</w:t>
              </w:r>
            </w:ins>
            <w:ins w:id="39" w:author="石煜堃" w:date="2024-10-18T13:06:29Z">
              <w:r>
                <w:rPr>
                  <w:rFonts w:hint="eastAsia" w:ascii="楷体_GB2312" w:eastAsia="楷体_GB2312" w:cs="宋体"/>
                  <w:sz w:val="24"/>
                  <w:lang w:val="en-US" w:eastAsia="zh-CN"/>
                </w:rPr>
                <w:t>用户的</w:t>
              </w:r>
            </w:ins>
            <w:ins w:id="40" w:author="石煜堃" w:date="2024-10-18T13:06:32Z">
              <w:r>
                <w:rPr>
                  <w:rFonts w:hint="eastAsia" w:ascii="楷体_GB2312" w:eastAsia="楷体_GB2312" w:cs="宋体"/>
                  <w:sz w:val="24"/>
                  <w:lang w:val="en-US" w:eastAsia="zh-CN"/>
                </w:rPr>
                <w:t>互动性</w:t>
              </w:r>
            </w:ins>
            <w:ins w:id="41" w:author="石煜堃" w:date="2024-10-18T13:07:21Z">
              <w:r>
                <w:rPr>
                  <w:rFonts w:hint="eastAsia" w:ascii="楷体_GB2312" w:eastAsia="楷体_GB2312" w:cs="宋体"/>
                  <w:sz w:val="24"/>
                  <w:lang w:val="en-US" w:eastAsia="zh-CN"/>
                </w:rPr>
                <w:t>。</w:t>
              </w:r>
            </w:ins>
            <w:ins w:id="42" w:author="石煜堃" w:date="2024-10-18T13:07:23Z">
              <w:r>
                <w:rPr>
                  <w:rFonts w:hint="eastAsia" w:ascii="楷体_GB2312" w:eastAsia="楷体_GB2312" w:cs="宋体"/>
                  <w:sz w:val="24"/>
                  <w:lang w:val="en-US" w:eastAsia="zh-CN"/>
                </w:rPr>
                <w:t>在</w:t>
              </w:r>
            </w:ins>
            <w:ins w:id="43" w:author="石煜堃" w:date="2024-10-18T13:07:28Z">
              <w:r>
                <w:rPr>
                  <w:rFonts w:hint="eastAsia" w:ascii="楷体_GB2312" w:eastAsia="楷体_GB2312" w:cs="宋体"/>
                  <w:sz w:val="24"/>
                  <w:lang w:val="en-US" w:eastAsia="zh-CN"/>
                </w:rPr>
                <w:t>客服板块中</w:t>
              </w:r>
            </w:ins>
            <w:ins w:id="44" w:author="石煜堃" w:date="2024-10-18T13:07:30Z">
              <w:r>
                <w:rPr>
                  <w:rFonts w:hint="eastAsia" w:ascii="楷体_GB2312" w:eastAsia="楷体_GB2312" w:cs="宋体"/>
                  <w:sz w:val="24"/>
                  <w:lang w:val="en-US" w:eastAsia="zh-CN"/>
                </w:rPr>
                <w:t>，</w:t>
              </w:r>
            </w:ins>
            <w:ins w:id="45" w:author="石煜堃" w:date="2024-10-18T13:08:37Z">
              <w:r>
                <w:rPr>
                  <w:rFonts w:hint="eastAsia" w:ascii="楷体_GB2312" w:eastAsia="楷体_GB2312" w:cs="宋体"/>
                  <w:sz w:val="24"/>
                  <w:lang w:val="en-US" w:eastAsia="zh-CN"/>
                </w:rPr>
                <w:t>该</w:t>
              </w:r>
            </w:ins>
            <w:ins w:id="46" w:author="石煜堃" w:date="2024-10-18T13:08:41Z">
              <w:r>
                <w:rPr>
                  <w:rFonts w:hint="eastAsia" w:ascii="楷体_GB2312" w:eastAsia="楷体_GB2312" w:cs="宋体"/>
                  <w:sz w:val="24"/>
                  <w:lang w:val="en-US" w:eastAsia="zh-CN"/>
                </w:rPr>
                <w:t>网站提供了</w:t>
              </w:r>
            </w:ins>
            <w:ins w:id="47" w:author="石煜堃" w:date="2024-10-18T13:08:47Z">
              <w:r>
                <w:rPr>
                  <w:rFonts w:hint="eastAsia" w:ascii="楷体_GB2312" w:eastAsia="楷体_GB2312" w:cs="宋体"/>
                  <w:sz w:val="24"/>
                  <w:lang w:val="en-US" w:eastAsia="zh-CN"/>
                </w:rPr>
                <w:t>多语言的</w:t>
              </w:r>
            </w:ins>
            <w:ins w:id="48" w:author="石煜堃" w:date="2024-10-18T13:08:50Z">
              <w:r>
                <w:rPr>
                  <w:rFonts w:hint="eastAsia" w:ascii="楷体_GB2312" w:eastAsia="楷体_GB2312" w:cs="宋体"/>
                  <w:sz w:val="24"/>
                  <w:lang w:val="en-US" w:eastAsia="zh-CN"/>
                </w:rPr>
                <w:t>客服支持，</w:t>
              </w:r>
            </w:ins>
            <w:ins w:id="49" w:author="石煜堃" w:date="2024-10-18T13:08:57Z">
              <w:r>
                <w:rPr>
                  <w:rFonts w:hint="eastAsia" w:ascii="楷体_GB2312" w:eastAsia="楷体_GB2312" w:cs="宋体"/>
                  <w:sz w:val="24"/>
                  <w:lang w:val="en-US" w:eastAsia="zh-CN"/>
                </w:rPr>
                <w:t>玩家可以通过</w:t>
              </w:r>
            </w:ins>
            <w:ins w:id="50" w:author="石煜堃" w:date="2024-10-18T13:09:09Z">
              <w:r>
                <w:rPr>
                  <w:rFonts w:hint="eastAsia" w:ascii="楷体_GB2312" w:eastAsia="楷体_GB2312" w:cs="宋体"/>
                  <w:sz w:val="24"/>
                  <w:lang w:val="en-US" w:eastAsia="zh-CN"/>
                </w:rPr>
                <w:t>客服解决账户</w:t>
              </w:r>
            </w:ins>
            <w:ins w:id="51" w:author="石煜堃" w:date="2024-10-18T13:09:11Z">
              <w:r>
                <w:rPr>
                  <w:rFonts w:hint="eastAsia" w:ascii="楷体_GB2312" w:eastAsia="楷体_GB2312" w:cs="宋体"/>
                  <w:sz w:val="24"/>
                  <w:lang w:val="en-US" w:eastAsia="zh-CN"/>
                </w:rPr>
                <w:t>、</w:t>
              </w:r>
            </w:ins>
            <w:ins w:id="52" w:author="石煜堃" w:date="2024-10-18T13:09:17Z">
              <w:r>
                <w:rPr>
                  <w:rFonts w:hint="eastAsia" w:ascii="楷体_GB2312" w:eastAsia="楷体_GB2312" w:cs="宋体"/>
                  <w:sz w:val="24"/>
                  <w:lang w:val="en-US" w:eastAsia="zh-CN"/>
                </w:rPr>
                <w:t>技术</w:t>
              </w:r>
            </w:ins>
            <w:ins w:id="53" w:author="石煜堃" w:date="2024-10-18T13:09:35Z">
              <w:r>
                <w:rPr>
                  <w:rFonts w:hint="eastAsia" w:ascii="楷体_GB2312" w:eastAsia="楷体_GB2312" w:cs="宋体"/>
                  <w:sz w:val="24"/>
                  <w:lang w:val="en-US" w:eastAsia="zh-CN"/>
                </w:rPr>
                <w:t>、</w:t>
              </w:r>
            </w:ins>
            <w:ins w:id="54" w:author="石煜堃" w:date="2024-10-18T13:09:37Z">
              <w:r>
                <w:rPr>
                  <w:rFonts w:hint="eastAsia" w:ascii="楷体_GB2312" w:eastAsia="楷体_GB2312" w:cs="宋体"/>
                  <w:sz w:val="24"/>
                  <w:lang w:val="en-US" w:eastAsia="zh-CN"/>
                </w:rPr>
                <w:t>购买</w:t>
              </w:r>
            </w:ins>
            <w:ins w:id="55" w:author="石煜堃" w:date="2024-10-18T13:09:21Z">
              <w:r>
                <w:rPr>
                  <w:rFonts w:hint="eastAsia" w:ascii="楷体_GB2312" w:eastAsia="楷体_GB2312" w:cs="宋体"/>
                  <w:sz w:val="24"/>
                  <w:lang w:val="en-US" w:eastAsia="zh-CN"/>
                </w:rPr>
                <w:t>等问题，</w:t>
              </w:r>
            </w:ins>
            <w:ins w:id="56" w:author="石煜堃" w:date="2024-10-18T13:10:31Z">
              <w:r>
                <w:rPr>
                  <w:rFonts w:hint="eastAsia" w:ascii="楷体_GB2312" w:eastAsia="楷体_GB2312" w:cs="宋体"/>
                  <w:sz w:val="24"/>
                  <w:lang w:val="en-US" w:eastAsia="zh-CN"/>
                </w:rPr>
                <w:t>体现了线上平台的</w:t>
              </w:r>
            </w:ins>
            <w:ins w:id="57" w:author="石煜堃" w:date="2024-10-18T13:10:33Z">
              <w:r>
                <w:rPr>
                  <w:rFonts w:hint="eastAsia" w:ascii="楷体_GB2312" w:eastAsia="楷体_GB2312" w:cs="宋体"/>
                  <w:sz w:val="24"/>
                  <w:lang w:val="en-US" w:eastAsia="zh-CN"/>
                </w:rPr>
                <w:t>便捷性</w:t>
              </w:r>
            </w:ins>
            <w:ins w:id="58" w:author="石煜堃" w:date="2024-10-18T13:10:46Z">
              <w:r>
                <w:rPr>
                  <w:rFonts w:hint="eastAsia" w:ascii="楷体_GB2312" w:eastAsia="楷体_GB2312" w:cs="宋体"/>
                  <w:sz w:val="24"/>
                  <w:lang w:val="en-US" w:eastAsia="zh-CN"/>
                </w:rPr>
                <w:t>及</w:t>
              </w:r>
            </w:ins>
            <w:ins w:id="59" w:author="石煜堃" w:date="2024-10-18T13:10:56Z">
              <w:r>
                <w:rPr>
                  <w:rFonts w:hint="eastAsia" w:ascii="楷体_GB2312" w:eastAsia="楷体_GB2312" w:cs="宋体"/>
                  <w:sz w:val="24"/>
                  <w:lang w:val="en-US" w:eastAsia="zh-CN"/>
                </w:rPr>
                <w:t>该网站</w:t>
              </w:r>
            </w:ins>
            <w:ins w:id="60" w:author="石煜堃" w:date="2024-10-18T13:10:59Z">
              <w:r>
                <w:rPr>
                  <w:rFonts w:hint="eastAsia" w:ascii="楷体_GB2312" w:eastAsia="楷体_GB2312" w:cs="宋体"/>
                  <w:sz w:val="24"/>
                  <w:lang w:val="en-US" w:eastAsia="zh-CN"/>
                </w:rPr>
                <w:t>对客户的</w:t>
              </w:r>
            </w:ins>
            <w:ins w:id="61" w:author="石煜堃" w:date="2024-10-18T13:11:01Z">
              <w:r>
                <w:rPr>
                  <w:rFonts w:hint="eastAsia" w:ascii="楷体_GB2312" w:eastAsia="楷体_GB2312" w:cs="宋体"/>
                  <w:sz w:val="24"/>
                  <w:lang w:val="en-US" w:eastAsia="zh-CN"/>
                </w:rPr>
                <w:t>重视</w:t>
              </w:r>
            </w:ins>
            <w:ins w:id="62" w:author="石煜堃" w:date="2024-10-18T13:11:07Z">
              <w:r>
                <w:rPr>
                  <w:rFonts w:hint="eastAsia" w:ascii="楷体_GB2312" w:eastAsia="楷体_GB2312" w:cs="宋体"/>
                  <w:sz w:val="24"/>
                  <w:lang w:val="en-US" w:eastAsia="zh-CN"/>
                </w:rPr>
                <w:t>。</w:t>
              </w:r>
            </w:ins>
            <w:ins w:id="63" w:author="石煜堃" w:date="2024-10-18T13:13:11Z">
              <w:r>
                <w:rPr>
                  <w:rFonts w:hint="eastAsia" w:ascii="楷体_GB2312" w:eastAsia="楷体_GB2312" w:cs="宋体"/>
                  <w:sz w:val="24"/>
                  <w:lang w:val="en-US" w:eastAsia="zh-CN"/>
                </w:rPr>
                <w:t>侧边栏</w:t>
              </w:r>
            </w:ins>
            <w:ins w:id="64" w:author="石煜堃" w:date="2024-10-18T13:13:35Z">
              <w:r>
                <w:rPr>
                  <w:rFonts w:hint="eastAsia" w:ascii="楷体_GB2312" w:eastAsia="楷体_GB2312" w:cs="宋体"/>
                  <w:sz w:val="24"/>
                  <w:lang w:val="en-US" w:eastAsia="zh-CN"/>
                </w:rPr>
                <w:t>分</w:t>
              </w:r>
            </w:ins>
            <w:ins w:id="65" w:author="石煜堃" w:date="2024-10-18T13:13:53Z">
              <w:r>
                <w:rPr>
                  <w:rFonts w:hint="eastAsia" w:ascii="楷体_GB2312" w:eastAsia="楷体_GB2312" w:cs="宋体"/>
                  <w:sz w:val="24"/>
                  <w:lang w:val="en-US" w:eastAsia="zh-CN"/>
                </w:rPr>
                <w:t>成了</w:t>
              </w:r>
            </w:ins>
            <w:ins w:id="66" w:author="石煜堃" w:date="2024-10-18T13:13:58Z">
              <w:r>
                <w:rPr>
                  <w:rFonts w:hint="eastAsia" w:ascii="楷体_GB2312" w:eastAsia="楷体_GB2312" w:cs="宋体"/>
                  <w:sz w:val="24"/>
                  <w:lang w:val="en-US" w:eastAsia="zh-CN"/>
                </w:rPr>
                <w:t>三个板块</w:t>
              </w:r>
            </w:ins>
            <w:ins w:id="67" w:author="石煜堃" w:date="2024-10-18T13:13:59Z">
              <w:r>
                <w:rPr>
                  <w:rFonts w:hint="eastAsia" w:ascii="楷体_GB2312" w:eastAsia="楷体_GB2312" w:cs="宋体"/>
                  <w:sz w:val="24"/>
                  <w:lang w:val="en-US" w:eastAsia="zh-CN"/>
                </w:rPr>
                <w:t>：</w:t>
              </w:r>
            </w:ins>
            <w:ins w:id="68" w:author="石煜堃" w:date="2024-10-18T13:13:38Z">
              <w:r>
                <w:rPr>
                  <w:rFonts w:hint="eastAsia" w:ascii="楷体_GB2312" w:eastAsia="楷体_GB2312" w:cs="宋体"/>
                  <w:sz w:val="24"/>
                  <w:lang w:val="en-US" w:eastAsia="zh-CN"/>
                </w:rPr>
                <w:t>推荐</w:t>
              </w:r>
            </w:ins>
            <w:ins w:id="69" w:author="石煜堃" w:date="2024-10-18T13:14:02Z">
              <w:r>
                <w:rPr>
                  <w:rFonts w:hint="eastAsia" w:ascii="楷体_GB2312" w:eastAsia="楷体_GB2312" w:cs="宋体"/>
                  <w:sz w:val="24"/>
                  <w:lang w:val="en-US" w:eastAsia="zh-CN"/>
                </w:rPr>
                <w:t>板块</w:t>
              </w:r>
            </w:ins>
            <w:ins w:id="70" w:author="石煜堃" w:date="2024-10-18T13:14:03Z">
              <w:r>
                <w:rPr>
                  <w:rFonts w:hint="eastAsia" w:ascii="楷体_GB2312" w:eastAsia="楷体_GB2312" w:cs="宋体"/>
                  <w:sz w:val="24"/>
                  <w:lang w:val="en-US" w:eastAsia="zh-CN"/>
                </w:rPr>
                <w:t>、</w:t>
              </w:r>
            </w:ins>
            <w:ins w:id="71" w:author="石煜堃" w:date="2024-10-18T13:14:08Z">
              <w:r>
                <w:rPr>
                  <w:rFonts w:hint="eastAsia" w:ascii="楷体_GB2312" w:eastAsia="楷体_GB2312" w:cs="宋体"/>
                  <w:sz w:val="24"/>
                  <w:lang w:val="en-US" w:eastAsia="zh-CN"/>
                </w:rPr>
                <w:t>浏览分类</w:t>
              </w:r>
            </w:ins>
            <w:ins w:id="72" w:author="石煜堃" w:date="2024-10-18T13:14:10Z">
              <w:r>
                <w:rPr>
                  <w:rFonts w:hint="eastAsia" w:ascii="楷体_GB2312" w:eastAsia="楷体_GB2312" w:cs="宋体"/>
                  <w:sz w:val="24"/>
                  <w:lang w:val="en-US" w:eastAsia="zh-CN"/>
                </w:rPr>
                <w:t>板块</w:t>
              </w:r>
            </w:ins>
            <w:ins w:id="73" w:author="石煜堃" w:date="2024-10-18T13:14:14Z">
              <w:r>
                <w:rPr>
                  <w:rFonts w:hint="eastAsia" w:ascii="楷体_GB2312" w:eastAsia="楷体_GB2312" w:cs="宋体"/>
                  <w:sz w:val="24"/>
                  <w:lang w:val="en-US" w:eastAsia="zh-CN"/>
                </w:rPr>
                <w:t>、</w:t>
              </w:r>
            </w:ins>
            <w:ins w:id="74" w:author="石煜堃" w:date="2024-10-18T13:14:22Z">
              <w:r>
                <w:rPr>
                  <w:rFonts w:hint="eastAsia" w:ascii="楷体_GB2312" w:eastAsia="楷体_GB2312" w:cs="宋体"/>
                  <w:sz w:val="24"/>
                  <w:lang w:val="en-US" w:eastAsia="zh-CN"/>
                </w:rPr>
                <w:t>按类型浏览板块</w:t>
              </w:r>
            </w:ins>
            <w:ins w:id="75" w:author="石煜堃" w:date="2024-10-18T13:15:03Z">
              <w:r>
                <w:rPr>
                  <w:rFonts w:hint="eastAsia" w:ascii="楷体_GB2312" w:eastAsia="楷体_GB2312" w:cs="宋体"/>
                  <w:sz w:val="24"/>
                  <w:lang w:val="en-US" w:eastAsia="zh-CN"/>
                </w:rPr>
                <w:t>，</w:t>
              </w:r>
            </w:ins>
            <w:ins w:id="76" w:author="石煜堃" w:date="2024-10-18T13:15:45Z">
              <w:r>
                <w:rPr>
                  <w:rFonts w:hint="eastAsia" w:ascii="楷体_GB2312" w:eastAsia="楷体_GB2312" w:cs="宋体"/>
                  <w:sz w:val="24"/>
                  <w:lang w:val="en-US" w:eastAsia="zh-CN"/>
                </w:rPr>
                <w:t>区分鲜明，</w:t>
              </w:r>
            </w:ins>
            <w:ins w:id="77" w:author="石煜堃" w:date="2024-10-18T13:18:12Z">
              <w:r>
                <w:rPr>
                  <w:rFonts w:hint="eastAsia" w:ascii="楷体_GB2312" w:eastAsia="楷体_GB2312" w:cs="宋体"/>
                  <w:sz w:val="24"/>
                  <w:lang w:val="en-US" w:eastAsia="zh-CN"/>
                </w:rPr>
                <w:t>满足了</w:t>
              </w:r>
            </w:ins>
            <w:ins w:id="78" w:author="石煜堃" w:date="2024-10-18T13:18:15Z">
              <w:r>
                <w:rPr>
                  <w:rFonts w:hint="eastAsia" w:ascii="楷体_GB2312" w:eastAsia="楷体_GB2312" w:cs="宋体"/>
                  <w:sz w:val="24"/>
                  <w:lang w:val="en-US" w:eastAsia="zh-CN"/>
                </w:rPr>
                <w:t>不同用户</w:t>
              </w:r>
            </w:ins>
            <w:ins w:id="79" w:author="石煜堃" w:date="2024-10-18T13:18:27Z">
              <w:r>
                <w:rPr>
                  <w:rFonts w:hint="eastAsia" w:ascii="楷体_GB2312" w:eastAsia="楷体_GB2312" w:cs="宋体"/>
                  <w:sz w:val="24"/>
                  <w:lang w:val="en-US" w:eastAsia="zh-CN"/>
                </w:rPr>
                <w:t>对</w:t>
              </w:r>
            </w:ins>
            <w:ins w:id="80" w:author="石煜堃" w:date="2024-10-18T13:18:36Z">
              <w:r>
                <w:rPr>
                  <w:rFonts w:hint="eastAsia" w:ascii="楷体_GB2312" w:eastAsia="楷体_GB2312" w:cs="宋体"/>
                  <w:sz w:val="24"/>
                  <w:lang w:val="en-US" w:eastAsia="zh-CN"/>
                </w:rPr>
                <w:t>游戏类型的</w:t>
              </w:r>
            </w:ins>
            <w:ins w:id="81" w:author="石煜堃" w:date="2024-10-18T13:18:38Z">
              <w:r>
                <w:rPr>
                  <w:rFonts w:hint="eastAsia" w:ascii="楷体_GB2312" w:eastAsia="楷体_GB2312" w:cs="宋体"/>
                  <w:sz w:val="24"/>
                  <w:lang w:val="en-US" w:eastAsia="zh-CN"/>
                </w:rPr>
                <w:t>需求</w:t>
              </w:r>
            </w:ins>
            <w:ins w:id="82" w:author="石煜堃" w:date="2024-10-18T13:18:39Z">
              <w:r>
                <w:rPr>
                  <w:rFonts w:hint="eastAsia" w:ascii="楷体_GB2312" w:eastAsia="楷体_GB2312" w:cs="宋体"/>
                  <w:sz w:val="24"/>
                  <w:lang w:val="en-US" w:eastAsia="zh-CN"/>
                </w:rPr>
                <w:t>，</w:t>
              </w:r>
            </w:ins>
            <w:ins w:id="83" w:author="石煜堃" w:date="2024-10-18T13:15:53Z">
              <w:r>
                <w:rPr>
                  <w:rFonts w:hint="eastAsia" w:ascii="楷体_GB2312" w:eastAsia="楷体_GB2312" w:cs="宋体"/>
                  <w:sz w:val="24"/>
                  <w:lang w:val="en-US" w:eastAsia="zh-CN"/>
                </w:rPr>
                <w:t>给用户</w:t>
              </w:r>
            </w:ins>
            <w:ins w:id="84" w:author="石煜堃" w:date="2024-10-18T13:15:55Z">
              <w:r>
                <w:rPr>
                  <w:rFonts w:hint="eastAsia" w:ascii="楷体_GB2312" w:eastAsia="楷体_GB2312" w:cs="宋体"/>
                  <w:sz w:val="24"/>
                  <w:lang w:val="en-US" w:eastAsia="zh-CN"/>
                </w:rPr>
                <w:t>提供了</w:t>
              </w:r>
            </w:ins>
            <w:ins w:id="85" w:author="石煜堃" w:date="2024-10-18T13:15:57Z">
              <w:r>
                <w:rPr>
                  <w:rFonts w:hint="eastAsia" w:ascii="楷体_GB2312" w:eastAsia="楷体_GB2312" w:cs="宋体"/>
                  <w:sz w:val="24"/>
                  <w:lang w:val="en-US" w:eastAsia="zh-CN"/>
                </w:rPr>
                <w:t>更加</w:t>
              </w:r>
            </w:ins>
            <w:ins w:id="86" w:author="石煜堃" w:date="2024-10-18T13:16:03Z">
              <w:r>
                <w:rPr>
                  <w:rFonts w:hint="eastAsia" w:ascii="楷体_GB2312" w:eastAsia="楷体_GB2312" w:cs="宋体"/>
                  <w:sz w:val="24"/>
                  <w:lang w:val="en-US" w:eastAsia="zh-CN"/>
                </w:rPr>
                <w:t>方便</w:t>
              </w:r>
            </w:ins>
            <w:ins w:id="87" w:author="石煜堃" w:date="2024-10-18T13:16:13Z">
              <w:r>
                <w:rPr>
                  <w:rFonts w:hint="eastAsia" w:ascii="楷体_GB2312" w:eastAsia="楷体_GB2312" w:cs="宋体"/>
                  <w:sz w:val="24"/>
                  <w:lang w:val="en-US" w:eastAsia="zh-CN"/>
                </w:rPr>
                <w:t>、</w:t>
              </w:r>
            </w:ins>
            <w:ins w:id="88" w:author="石煜堃" w:date="2024-10-18T13:16:14Z">
              <w:r>
                <w:rPr>
                  <w:rFonts w:hint="eastAsia" w:ascii="楷体_GB2312" w:eastAsia="楷体_GB2312" w:cs="宋体"/>
                  <w:sz w:val="24"/>
                  <w:lang w:val="en-US" w:eastAsia="zh-CN"/>
                </w:rPr>
                <w:t>清晰</w:t>
              </w:r>
            </w:ins>
            <w:ins w:id="89" w:author="石煜堃" w:date="2024-10-18T13:16:03Z">
              <w:r>
                <w:rPr>
                  <w:rFonts w:hint="eastAsia" w:ascii="楷体_GB2312" w:eastAsia="楷体_GB2312" w:cs="宋体"/>
                  <w:sz w:val="24"/>
                  <w:lang w:val="en-US" w:eastAsia="zh-CN"/>
                </w:rPr>
                <w:t>的</w:t>
              </w:r>
            </w:ins>
            <w:ins w:id="90" w:author="石煜堃" w:date="2024-10-18T13:16:25Z">
              <w:r>
                <w:rPr>
                  <w:rFonts w:hint="eastAsia" w:ascii="楷体_GB2312" w:eastAsia="楷体_GB2312" w:cs="宋体"/>
                  <w:sz w:val="24"/>
                  <w:lang w:val="en-US" w:eastAsia="zh-CN"/>
                </w:rPr>
                <w:t>了解</w:t>
              </w:r>
            </w:ins>
            <w:ins w:id="91" w:author="石煜堃" w:date="2024-10-18T13:16:06Z">
              <w:r>
                <w:rPr>
                  <w:rFonts w:hint="eastAsia" w:ascii="楷体_GB2312" w:eastAsia="楷体_GB2312" w:cs="宋体"/>
                  <w:sz w:val="24"/>
                  <w:lang w:val="en-US" w:eastAsia="zh-CN"/>
                </w:rPr>
                <w:t>途径</w:t>
              </w:r>
            </w:ins>
            <w:ins w:id="92" w:author="石煜堃" w:date="2024-10-18T13:14:25Z">
              <w:r>
                <w:rPr>
                  <w:rFonts w:hint="eastAsia" w:ascii="楷体_GB2312" w:eastAsia="楷体_GB2312" w:cs="宋体"/>
                  <w:sz w:val="24"/>
                  <w:lang w:val="en-US" w:eastAsia="zh-CN"/>
                </w:rPr>
                <w:t>。</w:t>
              </w:r>
            </w:ins>
          </w:p>
          <w:p>
            <w:pPr>
              <w:pStyle w:val="13"/>
              <w:spacing w:line="360" w:lineRule="auto"/>
              <w:ind w:firstLine="480"/>
              <w:jc w:val="left"/>
              <w:rPr>
                <w:del w:id="93" w:author="石煜堃" w:date="2024-10-24T23:00:59Z"/>
                <w:rFonts w:hint="default" w:ascii="楷体_GB2312" w:eastAsia="楷体_GB2312" w:cs="宋体"/>
                <w:sz w:val="24"/>
                <w:lang w:val="en-US" w:eastAsia="zh-CN"/>
              </w:rPr>
            </w:pPr>
          </w:p>
          <w:p>
            <w:pPr>
              <w:pStyle w:val="13"/>
              <w:spacing w:line="360" w:lineRule="auto"/>
              <w:ind w:firstLine="480"/>
              <w:jc w:val="left"/>
              <w:rPr>
                <w:del w:id="94" w:author="石煜堃" w:date="2024-10-24T23:00:59Z"/>
                <w:rFonts w:ascii="楷体_GB2312" w:eastAsia="楷体_GB2312" w:cs="宋体"/>
                <w:sz w:val="24"/>
              </w:rPr>
            </w:pPr>
            <w:del w:id="95" w:author="石煜堃" w:date="2024-10-24T23:00:59Z">
              <w:commentRangeStart w:id="1"/>
              <w:r>
                <w:rPr>
                  <w:rFonts w:hint="eastAsia" w:ascii="楷体_GB2312" w:eastAsia="楷体_GB2312" w:cs="宋体"/>
                  <w:sz w:val="24"/>
                </w:rPr>
                <w:delText>1.提高用户满意度：通过提供个性化推荐，提高用户找到喜欢游戏的概率。</w:delText>
              </w:r>
            </w:del>
          </w:p>
          <w:p>
            <w:pPr>
              <w:pStyle w:val="13"/>
              <w:spacing w:line="360" w:lineRule="auto"/>
              <w:ind w:firstLine="480"/>
              <w:jc w:val="left"/>
              <w:rPr>
                <w:del w:id="96" w:author="石煜堃" w:date="2024-10-24T23:00:59Z"/>
                <w:rFonts w:ascii="楷体_GB2312" w:eastAsia="楷体_GB2312" w:cs="宋体"/>
                <w:sz w:val="24"/>
              </w:rPr>
            </w:pPr>
            <w:del w:id="97" w:author="石煜堃" w:date="2024-10-24T23:00:59Z">
              <w:r>
                <w:rPr>
                  <w:rFonts w:hint="eastAsia" w:ascii="楷体_GB2312" w:eastAsia="楷体_GB2312" w:cs="宋体"/>
                  <w:sz w:val="24"/>
                </w:rPr>
                <w:delText>2. 增加用户粘性：用户更可能在平台上花费更多时间，因为他们能够发现新游戏。</w:delText>
              </w:r>
            </w:del>
          </w:p>
          <w:p>
            <w:pPr>
              <w:pStyle w:val="13"/>
              <w:spacing w:line="360" w:lineRule="auto"/>
              <w:ind w:firstLine="480"/>
              <w:jc w:val="left"/>
              <w:rPr>
                <w:del w:id="98" w:author="石煜堃" w:date="2024-10-24T23:00:59Z"/>
                <w:rFonts w:ascii="楷体_GB2312" w:eastAsia="楷体_GB2312" w:cs="宋体"/>
                <w:sz w:val="24"/>
              </w:rPr>
            </w:pPr>
            <w:del w:id="99" w:author="石煜堃" w:date="2024-10-24T23:00:59Z">
              <w:r>
                <w:rPr>
                  <w:rFonts w:hint="eastAsia" w:ascii="楷体_GB2312" w:eastAsia="楷体_GB2312" w:cs="宋体"/>
                  <w:sz w:val="24"/>
                </w:rPr>
                <w:delText>3. 促进游戏发现：帮助用户发现长尾游戏，增加游戏的曝光率。</w:delText>
              </w:r>
            </w:del>
          </w:p>
          <w:p>
            <w:pPr>
              <w:pStyle w:val="13"/>
              <w:spacing w:line="360" w:lineRule="auto"/>
              <w:ind w:firstLine="480"/>
              <w:jc w:val="left"/>
              <w:rPr>
                <w:del w:id="100" w:author="石煜堃" w:date="2024-10-24T23:00:59Z"/>
                <w:rFonts w:ascii="楷体_GB2312" w:eastAsia="楷体_GB2312" w:cs="宋体"/>
                <w:sz w:val="24"/>
              </w:rPr>
            </w:pPr>
            <w:del w:id="101" w:author="石煜堃" w:date="2024-10-24T23:00:59Z">
              <w:r>
                <w:rPr>
                  <w:rFonts w:hint="eastAsia" w:ascii="楷体_GB2312" w:eastAsia="楷体_GB2312" w:cs="宋体"/>
                  <w:sz w:val="24"/>
                </w:rPr>
                <w:delText>4. 数据驱动的决策：基于用户数据的推荐决策更加科学和准确。</w:delText>
              </w:r>
            </w:del>
          </w:p>
          <w:p>
            <w:pPr>
              <w:pStyle w:val="13"/>
              <w:spacing w:line="360" w:lineRule="auto"/>
              <w:ind w:firstLine="480"/>
              <w:jc w:val="left"/>
              <w:rPr>
                <w:del w:id="102" w:author="石煜堃" w:date="2024-10-24T23:00:59Z"/>
                <w:rFonts w:ascii="楷体_GB2312" w:eastAsia="楷体_GB2312" w:cs="宋体"/>
                <w:sz w:val="24"/>
              </w:rPr>
            </w:pPr>
            <w:del w:id="103" w:author="石煜堃" w:date="2024-10-24T23:00:59Z">
              <w:r>
                <w:rPr>
                  <w:rFonts w:hint="eastAsia" w:ascii="楷体_GB2312" w:eastAsia="楷体_GB2312" w:cs="宋体"/>
                  <w:sz w:val="24"/>
                </w:rPr>
                <w:delText>5. 多样性和新颖性：推荐系统旨在提供多样化的游戏推荐，增加推荐的新颖性。</w:delText>
              </w:r>
            </w:del>
          </w:p>
          <w:p>
            <w:pPr>
              <w:pStyle w:val="13"/>
              <w:spacing w:line="360" w:lineRule="auto"/>
              <w:ind w:firstLine="480"/>
              <w:jc w:val="left"/>
              <w:rPr>
                <w:ins w:id="104" w:author="石煜堃" w:date="2024-10-18T11:30:49Z"/>
                <w:rFonts w:hint="eastAsia" w:ascii="楷体_GB2312" w:eastAsia="楷体_GB2312" w:cs="宋体"/>
                <w:sz w:val="24"/>
              </w:rPr>
            </w:pPr>
            <w:r>
              <w:rPr>
                <w:rFonts w:hint="eastAsia" w:ascii="楷体_GB2312" w:eastAsia="楷体_GB2312" w:cs="宋体"/>
                <w:sz w:val="24"/>
              </w:rPr>
              <w:t>缺点：</w:t>
            </w:r>
          </w:p>
          <w:p>
            <w:pPr>
              <w:pStyle w:val="13"/>
              <w:spacing w:line="360" w:lineRule="auto"/>
              <w:ind w:firstLine="480"/>
              <w:jc w:val="left"/>
              <w:rPr>
                <w:ins w:id="105" w:author="石煜堃" w:date="2024-10-18T11:30:50Z"/>
                <w:rFonts w:hint="default" w:ascii="楷体_GB2312" w:eastAsia="楷体_GB2312" w:cs="宋体"/>
                <w:sz w:val="24"/>
                <w:lang w:val="en-US" w:eastAsia="zh-CN"/>
              </w:rPr>
            </w:pPr>
            <w:ins w:id="106" w:author="石煜堃" w:date="2024-10-18T11:30:50Z">
              <w:r>
                <w:rPr>
                  <w:rFonts w:hint="eastAsia" w:ascii="楷体_GB2312" w:eastAsia="楷体_GB2312" w:cs="宋体"/>
                  <w:sz w:val="24"/>
                  <w:lang w:val="en-US" w:eastAsia="zh-CN"/>
                </w:rPr>
                <w:t>注册/登录界面人机验证比较麻烦，</w:t>
              </w:r>
            </w:ins>
            <w:ins w:id="107" w:author="石煜堃" w:date="2024-10-18T11:50:28Z">
              <w:r>
                <w:rPr>
                  <w:rFonts w:hint="eastAsia" w:ascii="楷体_GB2312" w:eastAsia="楷体_GB2312" w:cs="宋体"/>
                  <w:sz w:val="24"/>
                  <w:lang w:val="en-US" w:eastAsia="zh-CN"/>
                </w:rPr>
                <w:t>创建账户的</w:t>
              </w:r>
            </w:ins>
            <w:ins w:id="108" w:author="石煜堃" w:date="2024-10-18T11:50:34Z">
              <w:r>
                <w:rPr>
                  <w:rFonts w:hint="eastAsia" w:ascii="楷体_GB2312" w:eastAsia="楷体_GB2312" w:cs="宋体"/>
                  <w:sz w:val="24"/>
                  <w:lang w:val="en-US" w:eastAsia="zh-CN"/>
                </w:rPr>
                <w:t>等待时间较长</w:t>
              </w:r>
            </w:ins>
            <w:ins w:id="109" w:author="石煜堃" w:date="2024-10-18T13:21:37Z">
              <w:r>
                <w:rPr>
                  <w:rFonts w:hint="eastAsia" w:ascii="楷体_GB2312" w:eastAsia="楷体_GB2312" w:cs="宋体"/>
                  <w:sz w:val="24"/>
                  <w:lang w:val="en-US" w:eastAsia="zh-CN"/>
                </w:rPr>
                <w:t>，</w:t>
              </w:r>
            </w:ins>
            <w:ins w:id="110" w:author="石煜堃" w:date="2024-10-18T13:21:41Z">
              <w:r>
                <w:rPr>
                  <w:rFonts w:hint="eastAsia" w:ascii="楷体_GB2312" w:eastAsia="楷体_GB2312" w:cs="宋体"/>
                  <w:sz w:val="24"/>
                  <w:lang w:val="en-US" w:eastAsia="zh-CN"/>
                </w:rPr>
                <w:t>有时</w:t>
              </w:r>
            </w:ins>
            <w:ins w:id="111" w:author="石煜堃" w:date="2024-10-18T13:21:47Z">
              <w:r>
                <w:rPr>
                  <w:rFonts w:hint="eastAsia" w:ascii="楷体_GB2312" w:eastAsia="楷体_GB2312" w:cs="宋体"/>
                  <w:sz w:val="24"/>
                  <w:lang w:val="en-US" w:eastAsia="zh-CN"/>
                </w:rPr>
                <w:t>网络连接不稳定</w:t>
              </w:r>
            </w:ins>
            <w:ins w:id="112" w:author="石煜堃" w:date="2024-10-18T13:19:57Z">
              <w:r>
                <w:rPr>
                  <w:rFonts w:hint="eastAsia" w:ascii="楷体_GB2312" w:eastAsia="楷体_GB2312" w:cs="宋体"/>
                  <w:sz w:val="24"/>
                  <w:lang w:val="en-US" w:eastAsia="zh-CN"/>
                </w:rPr>
                <w:t>。</w:t>
              </w:r>
            </w:ins>
          </w:p>
          <w:p>
            <w:pPr>
              <w:pStyle w:val="13"/>
              <w:spacing w:line="360" w:lineRule="auto"/>
              <w:ind w:firstLine="480"/>
              <w:jc w:val="left"/>
              <w:rPr>
                <w:del w:id="113" w:author="石煜堃" w:date="2024-10-24T23:01:11Z"/>
                <w:rFonts w:hint="eastAsia" w:ascii="楷体_GB2312" w:eastAsia="楷体_GB2312" w:cs="宋体"/>
                <w:sz w:val="24"/>
              </w:rPr>
            </w:pPr>
          </w:p>
          <w:p>
            <w:pPr>
              <w:pStyle w:val="13"/>
              <w:spacing w:line="360" w:lineRule="auto"/>
              <w:ind w:firstLine="480"/>
              <w:jc w:val="left"/>
              <w:rPr>
                <w:del w:id="114" w:author="石煜堃" w:date="2024-10-24T23:01:11Z"/>
                <w:rFonts w:ascii="楷体_GB2312" w:eastAsia="楷体_GB2312" w:cs="宋体"/>
                <w:sz w:val="24"/>
              </w:rPr>
            </w:pPr>
            <w:del w:id="115" w:author="石煜堃" w:date="2024-10-24T23:01:11Z">
              <w:r>
                <w:rPr>
                  <w:rFonts w:hint="eastAsia" w:ascii="楷体_GB2312" w:eastAsia="楷体_GB2312" w:cs="宋体"/>
                  <w:sz w:val="24"/>
                </w:rPr>
                <w:delText>1. 冷启动问题：对于新用户或新游戏，系统可能难以提供准确的推荐。</w:delText>
              </w:r>
            </w:del>
          </w:p>
          <w:p>
            <w:pPr>
              <w:pStyle w:val="13"/>
              <w:spacing w:line="360" w:lineRule="auto"/>
              <w:ind w:firstLine="480"/>
              <w:jc w:val="left"/>
              <w:rPr>
                <w:del w:id="116" w:author="石煜堃" w:date="2024-10-24T23:01:11Z"/>
                <w:rFonts w:ascii="楷体_GB2312" w:eastAsia="楷体_GB2312" w:cs="宋体"/>
                <w:sz w:val="24"/>
              </w:rPr>
            </w:pPr>
            <w:del w:id="117" w:author="石煜堃" w:date="2024-10-24T23:01:11Z">
              <w:r>
                <w:rPr>
                  <w:rFonts w:hint="eastAsia" w:ascii="楷体_GB2312" w:eastAsia="楷体_GB2312" w:cs="宋体"/>
                  <w:sz w:val="24"/>
                </w:rPr>
                <w:delText>2. 数据隐私和安全：收集和分析用户数据可能引发隐私和安全问题。</w:delText>
              </w:r>
            </w:del>
          </w:p>
          <w:p>
            <w:pPr>
              <w:pStyle w:val="13"/>
              <w:spacing w:line="360" w:lineRule="auto"/>
              <w:ind w:firstLine="480"/>
              <w:jc w:val="left"/>
              <w:rPr>
                <w:del w:id="118" w:author="石煜堃" w:date="2024-10-24T23:01:11Z"/>
                <w:rFonts w:ascii="楷体_GB2312" w:eastAsia="楷体_GB2312" w:cs="宋体"/>
                <w:sz w:val="24"/>
              </w:rPr>
            </w:pPr>
            <w:del w:id="119" w:author="石煜堃" w:date="2024-10-24T23:01:11Z">
              <w:r>
                <w:rPr>
                  <w:rFonts w:hint="eastAsia" w:ascii="楷体_GB2312" w:eastAsia="楷体_GB2312" w:cs="宋体"/>
                  <w:sz w:val="24"/>
                </w:rPr>
                <w:delText>3. 过度个性化：系统可能过度优化用户的已知偏好，限制了用户探索新类型的游戏。</w:delText>
              </w:r>
            </w:del>
          </w:p>
          <w:p>
            <w:pPr>
              <w:pStyle w:val="13"/>
              <w:spacing w:line="360" w:lineRule="auto"/>
              <w:ind w:firstLine="480"/>
              <w:jc w:val="left"/>
              <w:rPr>
                <w:del w:id="120" w:author="石煜堃" w:date="2024-10-24T23:01:11Z"/>
                <w:rFonts w:ascii="楷体_GB2312" w:eastAsia="楷体_GB2312" w:cs="宋体"/>
                <w:sz w:val="24"/>
              </w:rPr>
            </w:pPr>
            <w:del w:id="121" w:author="石煜堃" w:date="2024-10-24T23:01:11Z">
              <w:r>
                <w:rPr>
                  <w:rFonts w:hint="eastAsia" w:ascii="楷体_GB2312" w:eastAsia="楷体_GB2312" w:cs="宋体"/>
                  <w:sz w:val="24"/>
                </w:rPr>
                <w:delText>4. 算法复杂性：维护和优化复杂的机器学习模型需要专业的技术知识和资源。</w:delText>
              </w:r>
            </w:del>
          </w:p>
          <w:p>
            <w:pPr>
              <w:pStyle w:val="13"/>
              <w:spacing w:line="360" w:lineRule="auto"/>
              <w:ind w:firstLine="480"/>
              <w:jc w:val="left"/>
              <w:rPr>
                <w:del w:id="122" w:author="石煜堃" w:date="2024-10-24T23:01:11Z"/>
                <w:rFonts w:ascii="楷体_GB2312" w:eastAsia="楷体_GB2312" w:cs="宋体"/>
                <w:sz w:val="24"/>
              </w:rPr>
            </w:pPr>
            <w:del w:id="123" w:author="石煜堃" w:date="2024-10-24T23:01:11Z">
              <w:r>
                <w:rPr>
                  <w:rFonts w:hint="eastAsia" w:ascii="楷体_GB2312" w:eastAsia="楷体_GB2312" w:cs="宋体"/>
                  <w:sz w:val="24"/>
                </w:rPr>
                <w:delText>5.用户反馈的偏差：用户反馈可能不总是准确反映用户的真正偏好，影响推荐质量。</w:delText>
              </w:r>
            </w:del>
          </w:p>
          <w:p>
            <w:pPr>
              <w:pStyle w:val="13"/>
              <w:spacing w:line="360" w:lineRule="auto"/>
              <w:ind w:firstLine="480"/>
              <w:jc w:val="left"/>
              <w:rPr>
                <w:del w:id="124" w:author="石煜堃" w:date="2024-10-24T23:01:11Z"/>
                <w:rFonts w:ascii="楷体_GB2312" w:eastAsia="楷体_GB2312" w:cs="宋体"/>
                <w:sz w:val="24"/>
              </w:rPr>
            </w:pPr>
            <w:del w:id="125" w:author="石煜堃" w:date="2024-10-24T23:01:11Z">
              <w:r>
                <w:rPr>
                  <w:rFonts w:hint="eastAsia" w:ascii="楷体_GB2312" w:eastAsia="楷体_GB2312" w:cs="宋体"/>
                  <w:sz w:val="24"/>
                </w:rPr>
                <w:delText>6.系统更新和维护：随着用户行为和市场趋势的变化，推荐系统需要不断更新和维护。</w:delText>
              </w:r>
              <w:commentRangeEnd w:id="1"/>
            </w:del>
            <w:del w:id="126" w:author="石煜堃" w:date="2024-10-24T23:01:11Z">
              <w:r>
                <w:rPr>
                  <w:rStyle w:val="11"/>
                </w:rPr>
                <w:commentReference w:id="1"/>
              </w:r>
            </w:del>
          </w:p>
          <w:p>
            <w:pPr>
              <w:pStyle w:val="13"/>
              <w:spacing w:line="360" w:lineRule="auto"/>
              <w:ind w:firstLine="0" w:firstLineChars="0"/>
              <w:jc w:val="center"/>
              <w:rPr>
                <w:rFonts w:ascii="楷体_GB2312" w:eastAsia="楷体_GB2312" w:cs="宋体"/>
                <w:sz w:val="24"/>
              </w:rPr>
            </w:pPr>
            <w:r>
              <w:rPr>
                <w:rFonts w:hint="eastAsia" w:ascii="楷体_GB2312" w:eastAsia="楷体_GB2312" w:cs="宋体"/>
                <w:sz w:val="24"/>
              </w:rPr>
              <w:drawing>
                <wp:inline distT="0" distB="0" distL="114300" distR="114300">
                  <wp:extent cx="3641090" cy="2031365"/>
                  <wp:effectExtent l="0" t="0" r="1270" b="10795"/>
                  <wp:docPr id="4" name="图片 4" descr="7af3afb8c0158a35e2b5ba7d243d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af3afb8c0158a35e2b5ba7d243d18a"/>
                          <pic:cNvPicPr>
                            <a:picLocks noChangeAspect="1"/>
                          </pic:cNvPicPr>
                        </pic:nvPicPr>
                        <pic:blipFill>
                          <a:blip r:embed="rId7"/>
                          <a:stretch>
                            <a:fillRect/>
                          </a:stretch>
                        </pic:blipFill>
                        <pic:spPr>
                          <a:xfrm>
                            <a:off x="0" y="0"/>
                            <a:ext cx="3641090" cy="2031365"/>
                          </a:xfrm>
                          <a:prstGeom prst="rect">
                            <a:avLst/>
                          </a:prstGeom>
                        </pic:spPr>
                      </pic:pic>
                    </a:graphicData>
                  </a:graphic>
                </wp:inline>
              </w:drawing>
            </w:r>
          </w:p>
          <w:p>
            <w:pPr>
              <w:pStyle w:val="13"/>
              <w:spacing w:line="360" w:lineRule="auto"/>
              <w:ind w:firstLine="480"/>
              <w:rPr>
                <w:rFonts w:ascii="楷体_GB2312" w:eastAsia="楷体_GB2312" w:cs="宋体"/>
                <w:sz w:val="24"/>
              </w:rPr>
            </w:pPr>
            <w:r>
              <w:rPr>
                <w:rFonts w:hint="eastAsia" w:ascii="楷体_GB2312" w:eastAsia="楷体_GB2312" w:cs="宋体"/>
                <w:sz w:val="24"/>
              </w:rPr>
              <w:t>国内案例：</w:t>
            </w:r>
          </w:p>
          <w:p>
            <w:pPr>
              <w:pStyle w:val="13"/>
              <w:spacing w:line="360" w:lineRule="auto"/>
              <w:ind w:firstLine="480"/>
              <w:rPr>
                <w:ins w:id="127" w:author="石煜堃" w:date="2024-10-24T23:02:10Z"/>
                <w:rFonts w:hint="eastAsia" w:ascii="楷体_GB2312" w:eastAsia="楷体_GB2312" w:cs="宋体"/>
                <w:sz w:val="24"/>
              </w:rPr>
            </w:pPr>
            <w:ins w:id="128" w:author="石煜堃" w:date="2024-10-24T23:02:18Z">
              <w:bookmarkStart w:id="0" w:name="OLE_LINK2"/>
              <w:r>
                <w:rPr>
                  <w:rFonts w:hint="eastAsia" w:ascii="楷体_GB2312" w:eastAsia="楷体_GB2312" w:cs="宋体"/>
                  <w:sz w:val="24"/>
                  <w:lang w:val="en-US" w:eastAsia="zh-CN"/>
                </w:rPr>
                <w:t>1.</w:t>
              </w:r>
            </w:ins>
            <w:ins w:id="129" w:author="石煜堃" w:date="2024-10-24T23:02:10Z">
              <w:r>
                <w:rPr>
                  <w:rFonts w:hint="eastAsia" w:ascii="楷体_GB2312" w:eastAsia="楷体_GB2312" w:cs="宋体"/>
                  <w:sz w:val="24"/>
                </w:rPr>
                <w:t>TapTap 这个平台，就是那种专门给手机游戏爱好者准备的，你可以在这里找到各种好玩的游戏。它有点像是一个游戏的超市，但是比超市更酷，因为它还有社区功能，你可以和其他玩家一起聊天，分享游戏心得，还能看到别人怎么评价某个游戏。</w:t>
              </w:r>
            </w:ins>
          </w:p>
          <w:p>
            <w:pPr>
              <w:pStyle w:val="13"/>
              <w:spacing w:line="360" w:lineRule="auto"/>
              <w:ind w:firstLine="480"/>
              <w:rPr>
                <w:ins w:id="130" w:author="石煜堃" w:date="2024-10-24T23:02:10Z"/>
                <w:rFonts w:hint="eastAsia" w:ascii="楷体_GB2312" w:eastAsia="楷体_GB2312" w:cs="宋体"/>
                <w:sz w:val="24"/>
              </w:rPr>
            </w:pPr>
            <w:ins w:id="131" w:author="石煜堃" w:date="2024-10-24T23:02:10Z">
              <w:r>
                <w:rPr>
                  <w:rFonts w:hint="eastAsia" w:ascii="楷体_GB2312" w:eastAsia="楷体_GB2312" w:cs="宋体"/>
                  <w:sz w:val="24"/>
                </w:rPr>
                <w:t>优点：</w:t>
              </w:r>
            </w:ins>
          </w:p>
          <w:p>
            <w:pPr>
              <w:pStyle w:val="13"/>
              <w:spacing w:line="360" w:lineRule="auto"/>
              <w:ind w:firstLine="480"/>
              <w:rPr>
                <w:ins w:id="132" w:author="石煜堃" w:date="2024-10-24T23:02:10Z"/>
                <w:rFonts w:hint="eastAsia" w:ascii="楷体_GB2312" w:eastAsia="楷体_GB2312" w:cs="宋体"/>
                <w:sz w:val="24"/>
              </w:rPr>
            </w:pPr>
            <w:ins w:id="133" w:author="石煜堃" w:date="2024-10-24T23:02:10Z">
              <w:r>
                <w:rPr>
                  <w:rFonts w:hint="eastAsia" w:ascii="楷体_GB2312" w:eastAsia="楷体_GB2312" w:cs="宋体"/>
                  <w:sz w:val="24"/>
                </w:rPr>
                <w:t>•  游戏种类多，不管你喜欢什么类型的游戏，基本上都能找到。</w:t>
              </w:r>
            </w:ins>
          </w:p>
          <w:p>
            <w:pPr>
              <w:pStyle w:val="13"/>
              <w:spacing w:line="360" w:lineRule="auto"/>
              <w:ind w:firstLine="480"/>
              <w:rPr>
                <w:ins w:id="134" w:author="石煜堃" w:date="2024-10-24T23:02:10Z"/>
                <w:rFonts w:hint="eastAsia" w:ascii="楷体_GB2312" w:eastAsia="楷体_GB2312" w:cs="宋体"/>
                <w:sz w:val="24"/>
              </w:rPr>
            </w:pPr>
            <w:ins w:id="135" w:author="石煜堃" w:date="2024-10-24T23:02:10Z">
              <w:r>
                <w:rPr>
                  <w:rFonts w:hint="eastAsia" w:ascii="楷体_GB2312" w:eastAsia="楷体_GB2312" w:cs="宋体"/>
                  <w:sz w:val="24"/>
                </w:rPr>
                <w:t>•  社区很活跃，你可以和很多同好一起讨论，分享你的游戏经验。</w:t>
              </w:r>
            </w:ins>
          </w:p>
          <w:p>
            <w:pPr>
              <w:pStyle w:val="13"/>
              <w:spacing w:line="360" w:lineRule="auto"/>
              <w:ind w:firstLine="480"/>
              <w:rPr>
                <w:ins w:id="136" w:author="石煜堃" w:date="2024-10-24T23:02:10Z"/>
                <w:rFonts w:hint="eastAsia" w:ascii="楷体_GB2312" w:eastAsia="楷体_GB2312" w:cs="宋体"/>
                <w:sz w:val="24"/>
              </w:rPr>
            </w:pPr>
            <w:ins w:id="137" w:author="石煜堃" w:date="2024-10-24T23:02:10Z">
              <w:r>
                <w:rPr>
                  <w:rFonts w:hint="eastAsia" w:ascii="楷体_GB2312" w:eastAsia="楷体_GB2312" w:cs="宋体"/>
                  <w:sz w:val="24"/>
                </w:rPr>
                <w:t>•  对独立游戏开发者很友好，给他们的游戏提供了展示的机会。</w:t>
              </w:r>
            </w:ins>
          </w:p>
          <w:p>
            <w:pPr>
              <w:pStyle w:val="13"/>
              <w:spacing w:line="360" w:lineRule="auto"/>
              <w:ind w:firstLine="480"/>
              <w:rPr>
                <w:ins w:id="138" w:author="石煜堃" w:date="2024-10-24T23:02:10Z"/>
                <w:rFonts w:hint="eastAsia" w:ascii="楷体_GB2312" w:eastAsia="楷体_GB2312" w:cs="宋体"/>
                <w:sz w:val="24"/>
              </w:rPr>
            </w:pPr>
            <w:ins w:id="139" w:author="石煜堃" w:date="2024-10-24T23:02:10Z">
              <w:r>
                <w:rPr>
                  <w:rFonts w:hint="eastAsia" w:ascii="楷体_GB2312" w:eastAsia="楷体_GB2312" w:cs="宋体"/>
                  <w:sz w:val="24"/>
                </w:rPr>
                <w:t>•  评分系统很透明，你可以看到其他玩家的真实评价，帮助你决定要不要下载某个游戏。</w:t>
              </w:r>
            </w:ins>
          </w:p>
          <w:p>
            <w:pPr>
              <w:pStyle w:val="13"/>
              <w:spacing w:line="360" w:lineRule="auto"/>
              <w:ind w:firstLine="480"/>
              <w:rPr>
                <w:ins w:id="140" w:author="石煜堃" w:date="2024-10-24T23:02:10Z"/>
                <w:rFonts w:hint="eastAsia" w:ascii="楷体_GB2312" w:eastAsia="楷体_GB2312" w:cs="宋体"/>
                <w:sz w:val="24"/>
              </w:rPr>
            </w:pPr>
            <w:ins w:id="141" w:author="石煜堃" w:date="2024-10-24T23:02:10Z">
              <w:r>
                <w:rPr>
                  <w:rFonts w:hint="eastAsia" w:ascii="楷体_GB2312" w:eastAsia="楷体_GB2312" w:cs="宋体"/>
                  <w:sz w:val="24"/>
                </w:rPr>
                <w:t>•  对开发者来说，TapTap 提供了不少工具和资源，帮助他们更好地开发和推广游戏。</w:t>
              </w:r>
            </w:ins>
          </w:p>
          <w:p>
            <w:pPr>
              <w:pStyle w:val="13"/>
              <w:spacing w:line="360" w:lineRule="auto"/>
              <w:ind w:firstLine="480"/>
              <w:rPr>
                <w:ins w:id="142" w:author="石煜堃" w:date="2024-10-24T23:02:10Z"/>
                <w:rFonts w:hint="eastAsia" w:ascii="楷体_GB2312" w:eastAsia="楷体_GB2312" w:cs="宋体"/>
                <w:sz w:val="24"/>
              </w:rPr>
            </w:pPr>
            <w:ins w:id="143" w:author="石煜堃" w:date="2024-10-24T23:02:10Z">
              <w:r>
                <w:rPr>
                  <w:rFonts w:hint="eastAsia" w:ascii="楷体_GB2312" w:eastAsia="楷体_GB2312" w:cs="宋体"/>
                  <w:sz w:val="24"/>
                </w:rPr>
                <w:t>缺点：</w:t>
              </w:r>
            </w:ins>
          </w:p>
          <w:p>
            <w:pPr>
              <w:pStyle w:val="13"/>
              <w:spacing w:line="360" w:lineRule="auto"/>
              <w:ind w:firstLine="480"/>
              <w:rPr>
                <w:ins w:id="144" w:author="石煜堃" w:date="2024-10-24T23:02:10Z"/>
                <w:rFonts w:hint="eastAsia" w:ascii="楷体_GB2312" w:eastAsia="楷体_GB2312" w:cs="宋体"/>
                <w:sz w:val="24"/>
              </w:rPr>
            </w:pPr>
            <w:ins w:id="145" w:author="石煜堃" w:date="2024-10-24T23:02:10Z">
              <w:r>
                <w:rPr>
                  <w:rFonts w:hint="eastAsia" w:ascii="楷体_GB2312" w:eastAsia="楷体_GB2312" w:cs="宋体"/>
                  <w:sz w:val="24"/>
                </w:rPr>
                <w:t>•  有时候会有内容审核和版号的问题，可能会影响游戏的更新和上架。</w:t>
              </w:r>
            </w:ins>
          </w:p>
          <w:p>
            <w:pPr>
              <w:pStyle w:val="13"/>
              <w:spacing w:line="360" w:lineRule="auto"/>
              <w:ind w:firstLine="480"/>
              <w:rPr>
                <w:ins w:id="146" w:author="石煜堃" w:date="2024-10-24T23:02:10Z"/>
                <w:rFonts w:hint="eastAsia" w:ascii="楷体_GB2312" w:eastAsia="楷体_GB2312" w:cs="宋体"/>
                <w:sz w:val="24"/>
              </w:rPr>
            </w:pPr>
            <w:ins w:id="147" w:author="石煜堃" w:date="2024-10-24T23:02:10Z">
              <w:r>
                <w:rPr>
                  <w:rFonts w:hint="eastAsia" w:ascii="楷体_GB2312" w:eastAsia="楷体_GB2312" w:cs="宋体"/>
                  <w:sz w:val="24"/>
                </w:rPr>
                <w:t>•  有些玩家可能会滥用评分系统，这就让评分变得不那么靠谱了。</w:t>
              </w:r>
            </w:ins>
          </w:p>
          <w:p>
            <w:pPr>
              <w:pStyle w:val="13"/>
              <w:spacing w:line="360" w:lineRule="auto"/>
              <w:ind w:firstLine="480"/>
              <w:rPr>
                <w:del w:id="148" w:author="石煜堃" w:date="2024-10-24T23:02:10Z"/>
                <w:rFonts w:hint="eastAsia" w:ascii="楷体_GB2312" w:eastAsia="楷体_GB2312" w:cs="宋体"/>
                <w:sz w:val="24"/>
              </w:rPr>
            </w:pPr>
            <w:ins w:id="149" w:author="石煜堃" w:date="2024-10-24T23:02:10Z">
              <w:r>
                <w:rPr>
                  <w:rFonts w:hint="eastAsia" w:ascii="楷体_GB2312" w:eastAsia="楷体_GB2312" w:cs="宋体"/>
                  <w:sz w:val="24"/>
                </w:rPr>
                <w:t>•  对于新用户来说，可能一开始不太容易上手，需要花点时间熟悉。</w:t>
              </w:r>
            </w:ins>
            <w:del w:id="150" w:author="石煜堃" w:date="2024-10-24T23:02:10Z">
              <w:r>
                <w:rPr>
                  <w:rFonts w:hint="eastAsia" w:ascii="楷体_GB2312" w:eastAsia="楷体_GB2312" w:cs="宋体"/>
                  <w:sz w:val="24"/>
                </w:rPr>
                <w:delText xml:space="preserve">1.TapTap </w:delText>
              </w:r>
              <w:bookmarkEnd w:id="0"/>
              <w:r>
                <w:rPr>
                  <w:rFonts w:hint="eastAsia" w:ascii="楷体_GB2312" w:eastAsia="楷体_GB2312" w:cs="宋体"/>
                  <w:sz w:val="24"/>
                </w:rPr>
                <w:delText>是一个专注于移动游戏的推荐平台，通过提供丰富的游戏内容和活跃的社区环境，为玩家和开发者提供了一个互动和交流的空间。尽管存在一些挑战，TapTap 仍然在不断优化和扩展其服务，以满足用户的需求。TapTap 是一个专注于移动游戏的推荐平台，它提供了一个社区环境，让玩家可以发现、下载和分享游戏。TapTap 每天推荐精品手游，帮助用户发现新游戏。玩家可以在社区中交流游戏心得，分享经验，参与讨论。提供热门榜、预约榜、热卖榜等多个排行榜，展示游戏的流行度。提供游戏相关的新闻、更新和活动信息。它提供了一个社区环境，让玩家可以发现、下载和分享游戏。</w:delText>
              </w:r>
            </w:del>
          </w:p>
          <w:p>
            <w:pPr>
              <w:pStyle w:val="13"/>
              <w:spacing w:line="360" w:lineRule="auto"/>
              <w:ind w:firstLine="480"/>
              <w:rPr>
                <w:del w:id="151" w:author="石煜堃" w:date="2024-10-24T23:02:10Z"/>
                <w:rFonts w:hint="eastAsia" w:ascii="楷体_GB2312" w:eastAsia="楷体_GB2312" w:cs="宋体"/>
                <w:sz w:val="24"/>
              </w:rPr>
            </w:pPr>
            <w:del w:id="152" w:author="石煜堃" w:date="2024-10-24T23:02:10Z">
              <w:r>
                <w:rPr>
                  <w:rFonts w:hint="eastAsia" w:ascii="楷体_GB2312" w:eastAsia="楷体_GB2312" w:cs="宋体"/>
                  <w:sz w:val="24"/>
                </w:rPr>
                <w:delText>优点：</w:delText>
              </w:r>
            </w:del>
          </w:p>
          <w:p>
            <w:pPr>
              <w:pStyle w:val="13"/>
              <w:numPr>
                <w:ilvl w:val="0"/>
                <w:numId w:val="2"/>
              </w:numPr>
              <w:spacing w:line="360" w:lineRule="auto"/>
              <w:ind w:firstLine="480"/>
              <w:rPr>
                <w:del w:id="153" w:author="石煜堃" w:date="2024-10-24T23:02:10Z"/>
                <w:rFonts w:hint="eastAsia" w:ascii="楷体_GB2312" w:eastAsia="楷体_GB2312" w:cs="宋体"/>
                <w:sz w:val="24"/>
              </w:rPr>
            </w:pPr>
            <w:del w:id="154" w:author="石煜堃" w:date="2024-10-24T23:02:10Z">
              <w:r>
                <w:rPr>
                  <w:rFonts w:hint="eastAsia" w:ascii="楷体_GB2312" w:eastAsia="楷体_GB2312" w:cs="宋体"/>
                  <w:sz w:val="24"/>
                </w:rPr>
                <w:delText>丰富的游戏库：提供各种类型的游戏，满足不同玩家的需求。</w:delText>
              </w:r>
            </w:del>
          </w:p>
          <w:p>
            <w:pPr>
              <w:pStyle w:val="13"/>
              <w:numPr>
                <w:ilvl w:val="0"/>
                <w:numId w:val="2"/>
              </w:numPr>
              <w:spacing w:line="360" w:lineRule="auto"/>
              <w:ind w:firstLine="480"/>
              <w:rPr>
                <w:del w:id="155" w:author="石煜堃" w:date="2024-10-24T23:02:10Z"/>
                <w:rFonts w:hint="eastAsia" w:ascii="楷体_GB2312" w:eastAsia="楷体_GB2312" w:cs="宋体"/>
                <w:sz w:val="24"/>
              </w:rPr>
            </w:pPr>
            <w:del w:id="156" w:author="石煜堃" w:date="2024-10-24T23:02:10Z">
              <w:r>
                <w:rPr>
                  <w:rFonts w:hint="eastAsia" w:ascii="楷体_GB2312" w:eastAsia="楷体_GB2312" w:cs="宋体"/>
                  <w:sz w:val="24"/>
                </w:rPr>
                <w:delText> 社区活跃：拥有活跃的玩家社区，玩家可以轻松交流和分享。</w:delText>
              </w:r>
            </w:del>
          </w:p>
          <w:p>
            <w:pPr>
              <w:pStyle w:val="13"/>
              <w:numPr>
                <w:ilvl w:val="0"/>
                <w:numId w:val="2"/>
              </w:numPr>
              <w:spacing w:line="360" w:lineRule="auto"/>
              <w:ind w:firstLine="480"/>
              <w:rPr>
                <w:del w:id="157" w:author="石煜堃" w:date="2024-10-24T23:02:10Z"/>
                <w:rFonts w:hint="eastAsia" w:ascii="楷体_GB2312" w:eastAsia="楷体_GB2312" w:cs="宋体"/>
                <w:sz w:val="24"/>
              </w:rPr>
            </w:pPr>
            <w:del w:id="158" w:author="石煜堃" w:date="2024-10-24T23:02:10Z">
              <w:r>
                <w:rPr>
                  <w:rFonts w:hint="eastAsia" w:ascii="楷体_GB2312" w:eastAsia="楷体_GB2312" w:cs="宋体"/>
                  <w:sz w:val="24"/>
                </w:rPr>
                <w:delText>支持独立游戏：TapTap 支持和推广独立游戏，为开发者提供更多机会。</w:delText>
              </w:r>
            </w:del>
          </w:p>
          <w:p>
            <w:pPr>
              <w:pStyle w:val="13"/>
              <w:numPr>
                <w:ilvl w:val="0"/>
                <w:numId w:val="2"/>
              </w:numPr>
              <w:spacing w:line="360" w:lineRule="auto"/>
              <w:ind w:firstLine="480"/>
              <w:rPr>
                <w:del w:id="159" w:author="石煜堃" w:date="2024-10-24T23:02:10Z"/>
                <w:rFonts w:hint="eastAsia" w:ascii="楷体_GB2312" w:eastAsia="楷体_GB2312" w:cs="宋体"/>
                <w:sz w:val="24"/>
              </w:rPr>
            </w:pPr>
            <w:del w:id="160" w:author="石煜堃" w:date="2024-10-24T23:02:10Z">
              <w:r>
                <w:rPr>
                  <w:rFonts w:hint="eastAsia" w:ascii="楷体_GB2312" w:eastAsia="楷体_GB2312" w:cs="宋体"/>
                  <w:sz w:val="24"/>
                </w:rPr>
                <w:delText>透明的评分系统：提供真实的玩家评分，帮助玩家做出更好的选择。</w:delText>
              </w:r>
            </w:del>
          </w:p>
          <w:p>
            <w:pPr>
              <w:pStyle w:val="13"/>
              <w:numPr>
                <w:ilvl w:val="0"/>
                <w:numId w:val="2"/>
              </w:numPr>
              <w:spacing w:line="360" w:lineRule="auto"/>
              <w:ind w:firstLine="480"/>
              <w:rPr>
                <w:del w:id="161" w:author="石煜堃" w:date="2024-10-24T23:02:10Z"/>
                <w:rFonts w:hint="eastAsia" w:ascii="楷体_GB2312" w:eastAsia="楷体_GB2312" w:cs="宋体"/>
                <w:sz w:val="24"/>
              </w:rPr>
            </w:pPr>
            <w:del w:id="162" w:author="石煜堃" w:date="2024-10-24T23:02:10Z">
              <w:r>
                <w:rPr>
                  <w:rFonts w:hint="eastAsia" w:ascii="楷体_GB2312" w:eastAsia="楷体_GB2312" w:cs="宋体"/>
                  <w:sz w:val="24"/>
                </w:rPr>
                <w:delText>开发者友好：为开发者提供工具和资源，支持游戏开发和推广。</w:delText>
              </w:r>
            </w:del>
          </w:p>
          <w:p>
            <w:pPr>
              <w:pStyle w:val="13"/>
              <w:spacing w:line="360" w:lineRule="auto"/>
              <w:ind w:firstLine="480"/>
              <w:rPr>
                <w:del w:id="163" w:author="石煜堃" w:date="2024-10-24T23:02:10Z"/>
                <w:rFonts w:hint="eastAsia" w:ascii="楷体_GB2312" w:eastAsia="楷体_GB2312" w:cs="宋体"/>
                <w:sz w:val="24"/>
              </w:rPr>
            </w:pPr>
            <w:del w:id="164" w:author="石煜堃" w:date="2024-10-24T23:02:10Z">
              <w:r>
                <w:rPr>
                  <w:rFonts w:hint="eastAsia" w:ascii="楷体_GB2312" w:eastAsia="楷体_GB2312" w:cs="宋体"/>
                  <w:sz w:val="24"/>
                </w:rPr>
                <w:delText>缺点：</w:delText>
              </w:r>
            </w:del>
          </w:p>
          <w:p>
            <w:pPr>
              <w:pStyle w:val="13"/>
              <w:numPr>
                <w:ilvl w:val="0"/>
                <w:numId w:val="3"/>
              </w:numPr>
              <w:spacing w:line="360" w:lineRule="auto"/>
              <w:ind w:firstLine="480"/>
              <w:rPr>
                <w:del w:id="165" w:author="石煜堃" w:date="2024-10-24T23:02:10Z"/>
                <w:rFonts w:hint="eastAsia" w:ascii="楷体_GB2312" w:eastAsia="楷体_GB2312" w:cs="宋体"/>
                <w:sz w:val="24"/>
              </w:rPr>
            </w:pPr>
            <w:del w:id="166" w:author="石煜堃" w:date="2024-10-24T23:02:10Z">
              <w:r>
                <w:rPr>
                  <w:rFonts w:hint="eastAsia" w:ascii="楷体_GB2312" w:eastAsia="楷体_GB2312" w:cs="宋体"/>
                  <w:sz w:val="24"/>
                </w:rPr>
                <w:delText>内容审核：可能会有内容审核和版号限制，影响游戏的上架和更新。</w:delText>
              </w:r>
            </w:del>
          </w:p>
          <w:p>
            <w:pPr>
              <w:pStyle w:val="13"/>
              <w:numPr>
                <w:ilvl w:val="0"/>
                <w:numId w:val="3"/>
              </w:numPr>
              <w:spacing w:line="360" w:lineRule="auto"/>
              <w:ind w:firstLine="480"/>
              <w:rPr>
                <w:del w:id="167" w:author="石煜堃" w:date="2024-10-24T23:02:10Z"/>
                <w:rFonts w:hint="eastAsia" w:ascii="楷体_GB2312" w:eastAsia="楷体_GB2312" w:cs="宋体"/>
                <w:sz w:val="24"/>
              </w:rPr>
            </w:pPr>
            <w:del w:id="168" w:author="石煜堃" w:date="2024-10-24T23:02:10Z">
              <w:r>
                <w:rPr>
                  <w:rFonts w:hint="eastAsia" w:ascii="楷体_GB2312" w:eastAsia="楷体_GB2312" w:cs="宋体"/>
                  <w:sz w:val="24"/>
                </w:rPr>
                <w:delText> 用户行为影响：部分用户可能滥用评分系统，影响评分的公正性。</w:delText>
              </w:r>
            </w:del>
          </w:p>
          <w:p>
            <w:pPr>
              <w:pStyle w:val="13"/>
              <w:numPr>
                <w:ilvl w:val="0"/>
                <w:numId w:val="3"/>
              </w:numPr>
              <w:spacing w:line="360" w:lineRule="auto"/>
              <w:ind w:firstLine="480"/>
              <w:rPr>
                <w:del w:id="169" w:author="石煜堃" w:date="2024-10-24T23:02:10Z"/>
                <w:rFonts w:hint="eastAsia" w:ascii="楷体_GB2312" w:eastAsia="楷体_GB2312" w:cs="宋体"/>
                <w:sz w:val="24"/>
              </w:rPr>
            </w:pPr>
            <w:del w:id="170" w:author="石煜堃" w:date="2024-10-24T23:02:10Z">
              <w:r>
                <w:rPr>
                  <w:rFonts w:hint="eastAsia" w:ascii="楷体_GB2312" w:eastAsia="楷体_GB2312" w:cs="宋体"/>
                  <w:sz w:val="24"/>
                </w:rPr>
                <w:delText>新用户发现：新用户可能需要时间来发现和适应平台的特点和功能。</w:delText>
              </w:r>
            </w:del>
          </w:p>
          <w:p>
            <w:pPr>
              <w:pStyle w:val="13"/>
              <w:numPr>
                <w:ilvl w:val="0"/>
                <w:numId w:val="3"/>
              </w:numPr>
              <w:spacing w:line="360" w:lineRule="auto"/>
              <w:ind w:firstLine="480"/>
              <w:rPr>
                <w:del w:id="171" w:author="石煜堃" w:date="2024-10-24T23:02:10Z"/>
                <w:rFonts w:hint="eastAsia" w:ascii="楷体_GB2312" w:eastAsia="楷体_GB2312" w:cs="宋体"/>
                <w:sz w:val="24"/>
              </w:rPr>
            </w:pPr>
            <w:del w:id="172" w:author="石煜堃" w:date="2024-10-24T23:02:10Z">
              <w:r>
                <w:rPr>
                  <w:rFonts w:hint="eastAsia" w:ascii="楷体_GB2312" w:eastAsia="楷体_GB2312" w:cs="宋体"/>
                  <w:sz w:val="24"/>
                </w:rPr>
                <w:delText> 国际市场挑战：在国际市场上可能面临与本地化和文化差异相关的挑战。</w:delText>
              </w:r>
            </w:del>
          </w:p>
          <w:p>
            <w:pPr>
              <w:pStyle w:val="13"/>
              <w:numPr>
                <w:ilvl w:val="0"/>
                <w:numId w:val="3"/>
              </w:numPr>
              <w:spacing w:line="360" w:lineRule="auto"/>
              <w:ind w:firstLine="480"/>
              <w:rPr>
                <w:del w:id="173" w:author="石煜堃" w:date="2024-10-24T23:02:10Z"/>
                <w:rFonts w:hint="eastAsia" w:ascii="楷体_GB2312" w:eastAsia="楷体_GB2312" w:cs="宋体"/>
                <w:sz w:val="24"/>
              </w:rPr>
            </w:pPr>
            <w:del w:id="174" w:author="石煜堃" w:date="2024-10-24T23:02:10Z">
              <w:r>
                <w:rPr>
                  <w:rFonts w:hint="eastAsia" w:ascii="楷体_GB2312" w:eastAsia="楷体_GB2312" w:cs="宋体"/>
                  <w:sz w:val="24"/>
                </w:rPr>
                <w:delText>竞争压力：与其他游戏平台竞争，需要不断创新和改进以保持竞争力。</w:delText>
              </w:r>
            </w:del>
          </w:p>
          <w:p>
            <w:pPr>
              <w:pStyle w:val="13"/>
              <w:spacing w:line="360" w:lineRule="auto"/>
              <w:ind w:firstLine="0" w:firstLineChars="0"/>
              <w:jc w:val="center"/>
              <w:rPr>
                <w:rFonts w:ascii="楷体_GB2312" w:eastAsia="楷体_GB2312" w:cs="宋体"/>
                <w:sz w:val="24"/>
              </w:rPr>
            </w:pPr>
            <w:r>
              <w:drawing>
                <wp:inline distT="0" distB="0" distL="114300" distR="114300">
                  <wp:extent cx="3687445" cy="2199005"/>
                  <wp:effectExtent l="0" t="0" r="63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687445" cy="2199005"/>
                          </a:xfrm>
                          <a:prstGeom prst="rect">
                            <a:avLst/>
                          </a:prstGeom>
                          <a:noFill/>
                          <a:ln>
                            <a:noFill/>
                          </a:ln>
                        </pic:spPr>
                      </pic:pic>
                    </a:graphicData>
                  </a:graphic>
                </wp:inline>
              </w:drawing>
            </w:r>
          </w:p>
          <w:p>
            <w:pPr>
              <w:pStyle w:val="13"/>
              <w:spacing w:line="360" w:lineRule="auto"/>
              <w:ind w:firstLine="480"/>
              <w:rPr>
                <w:ins w:id="175" w:author="石煜堃" w:date="2024-10-24T23:03:37Z"/>
                <w:rFonts w:hint="eastAsia" w:ascii="楷体_GB2312" w:eastAsia="楷体_GB2312" w:cs="宋体"/>
                <w:sz w:val="24"/>
              </w:rPr>
            </w:pPr>
            <w:bookmarkStart w:id="1" w:name="OLE_LINK3"/>
            <w:r>
              <w:rPr>
                <w:rFonts w:hint="eastAsia" w:ascii="楷体_GB2312" w:eastAsia="楷体_GB2312" w:cs="宋体"/>
                <w:sz w:val="24"/>
              </w:rPr>
              <w:t>2. </w:t>
            </w:r>
            <w:ins w:id="176" w:author="石煜堃" w:date="2024-10-24T23:03:37Z">
              <w:r>
                <w:rPr>
                  <w:rFonts w:hint="eastAsia" w:ascii="楷体_GB2312" w:eastAsia="楷体_GB2312" w:cs="宋体"/>
                  <w:sz w:val="24"/>
                </w:rPr>
                <w:t>WeGame，就是腾讯搞的一个游戏平台，有点像是游戏界的“大管家”。你想玩游戏，它这儿啥都有，从最新的游戏资讯，到买游戏、下载游戏，再到玩游戏的时候的各种辅助工具，还有直播和社区功能，可以说是一条龙服务。</w:t>
              </w:r>
            </w:ins>
          </w:p>
          <w:p>
            <w:pPr>
              <w:pStyle w:val="13"/>
              <w:spacing w:line="360" w:lineRule="auto"/>
              <w:ind w:firstLine="480"/>
              <w:rPr>
                <w:ins w:id="177" w:author="石煜堃" w:date="2024-10-24T23:03:37Z"/>
                <w:rFonts w:hint="eastAsia" w:ascii="楷体_GB2312" w:eastAsia="楷体_GB2312" w:cs="宋体"/>
                <w:sz w:val="24"/>
              </w:rPr>
            </w:pPr>
            <w:ins w:id="178" w:author="石煜堃" w:date="2024-10-24T23:03:37Z">
              <w:r>
                <w:rPr>
                  <w:rFonts w:hint="eastAsia" w:ascii="楷体_GB2312" w:eastAsia="楷体_GB2312" w:cs="宋体"/>
                  <w:sz w:val="24"/>
                </w:rPr>
                <w:t>优点：</w:t>
              </w:r>
            </w:ins>
          </w:p>
          <w:p>
            <w:pPr>
              <w:pStyle w:val="13"/>
              <w:spacing w:line="360" w:lineRule="auto"/>
              <w:ind w:firstLine="480"/>
              <w:rPr>
                <w:ins w:id="179" w:author="石煜堃" w:date="2024-10-24T23:03:37Z"/>
                <w:rFonts w:hint="eastAsia" w:ascii="楷体_GB2312" w:eastAsia="楷体_GB2312" w:cs="宋体"/>
                <w:sz w:val="24"/>
              </w:rPr>
            </w:pPr>
            <w:ins w:id="180" w:author="石煜堃" w:date="2024-10-24T23:03:37Z">
              <w:r>
                <w:rPr>
                  <w:rFonts w:hint="eastAsia" w:ascii="楷体_GB2312" w:eastAsia="楷体_GB2312" w:cs="宋体"/>
                  <w:sz w:val="24"/>
                </w:rPr>
                <w:t>•  游戏多，不管你喜欢什么类型的，都能在这儿找到。</w:t>
              </w:r>
            </w:ins>
          </w:p>
          <w:p>
            <w:pPr>
              <w:pStyle w:val="13"/>
              <w:spacing w:line="360" w:lineRule="auto"/>
              <w:ind w:firstLine="480"/>
              <w:rPr>
                <w:ins w:id="181" w:author="石煜堃" w:date="2024-10-24T23:03:37Z"/>
                <w:rFonts w:hint="eastAsia" w:ascii="楷体_GB2312" w:eastAsia="楷体_GB2312" w:cs="宋体"/>
                <w:sz w:val="24"/>
              </w:rPr>
            </w:pPr>
            <w:ins w:id="182" w:author="石煜堃" w:date="2024-10-24T23:03:37Z">
              <w:r>
                <w:rPr>
                  <w:rFonts w:hint="eastAsia" w:ascii="楷体_GB2312" w:eastAsia="楷体_GB2312" w:cs="宋体"/>
                  <w:sz w:val="24"/>
                </w:rPr>
                <w:t>•  服务贴心，比如游戏的汉化做得挺好，本地玩家用起来特别顺手。</w:t>
              </w:r>
            </w:ins>
          </w:p>
          <w:p>
            <w:pPr>
              <w:pStyle w:val="13"/>
              <w:spacing w:line="360" w:lineRule="auto"/>
              <w:ind w:firstLine="480"/>
              <w:rPr>
                <w:ins w:id="183" w:author="石煜堃" w:date="2024-10-24T23:03:37Z"/>
                <w:rFonts w:hint="eastAsia" w:ascii="楷体_GB2312" w:eastAsia="楷体_GB2312" w:cs="宋体"/>
                <w:sz w:val="24"/>
              </w:rPr>
            </w:pPr>
            <w:ins w:id="184" w:author="石煜堃" w:date="2024-10-24T23:03:37Z">
              <w:r>
                <w:rPr>
                  <w:rFonts w:hint="eastAsia" w:ascii="楷体_GB2312" w:eastAsia="楷体_GB2312" w:cs="宋体"/>
                  <w:sz w:val="24"/>
                </w:rPr>
                <w:t>•  社交功能挺强，玩家之间可以很方便地交流，组队打游戏也容易。</w:t>
              </w:r>
            </w:ins>
          </w:p>
          <w:p>
            <w:pPr>
              <w:pStyle w:val="13"/>
              <w:spacing w:line="360" w:lineRule="auto"/>
              <w:ind w:firstLine="480"/>
              <w:rPr>
                <w:ins w:id="185" w:author="石煜堃" w:date="2024-10-24T23:03:37Z"/>
                <w:rFonts w:hint="eastAsia" w:ascii="楷体_GB2312" w:eastAsia="楷体_GB2312" w:cs="宋体"/>
                <w:sz w:val="24"/>
              </w:rPr>
            </w:pPr>
            <w:ins w:id="186" w:author="石煜堃" w:date="2024-10-24T23:03:37Z">
              <w:r>
                <w:rPr>
                  <w:rFonts w:hint="eastAsia" w:ascii="楷体_GB2312" w:eastAsia="楷体_GB2312" w:cs="宋体"/>
                  <w:sz w:val="24"/>
                </w:rPr>
                <w:t>•  退款政策挺宽松，你要是买了游戏发现不喜欢，退起来也不麻烦。</w:t>
              </w:r>
            </w:ins>
          </w:p>
          <w:p>
            <w:pPr>
              <w:pStyle w:val="13"/>
              <w:spacing w:line="360" w:lineRule="auto"/>
              <w:ind w:firstLine="480"/>
              <w:rPr>
                <w:ins w:id="187" w:author="石煜堃" w:date="2024-10-24T23:03:37Z"/>
                <w:rFonts w:hint="eastAsia" w:ascii="楷体_GB2312" w:eastAsia="楷体_GB2312" w:cs="宋体"/>
                <w:sz w:val="24"/>
              </w:rPr>
            </w:pPr>
            <w:ins w:id="188" w:author="石煜堃" w:date="2024-10-24T23:03:37Z">
              <w:r>
                <w:rPr>
                  <w:rFonts w:hint="eastAsia" w:ascii="楷体_GB2312" w:eastAsia="楷体_GB2312" w:cs="宋体"/>
                  <w:sz w:val="24"/>
                </w:rPr>
                <w:t>•  对独立游戏挺支持的，给了不少帮助，让这些小团队的游戏也能被大家看到。</w:t>
              </w:r>
            </w:ins>
          </w:p>
          <w:p>
            <w:pPr>
              <w:pStyle w:val="13"/>
              <w:spacing w:line="360" w:lineRule="auto"/>
              <w:ind w:firstLine="480"/>
              <w:rPr>
                <w:ins w:id="189" w:author="石煜堃" w:date="2024-10-24T23:03:37Z"/>
                <w:rFonts w:hint="eastAsia" w:ascii="楷体_GB2312" w:eastAsia="楷体_GB2312" w:cs="宋体"/>
                <w:sz w:val="24"/>
              </w:rPr>
            </w:pPr>
            <w:ins w:id="190" w:author="石煜堃" w:date="2024-10-24T23:03:37Z">
              <w:r>
                <w:rPr>
                  <w:rFonts w:hint="eastAsia" w:ascii="楷体_GB2312" w:eastAsia="楷体_GB2312" w:cs="宋体"/>
                  <w:sz w:val="24"/>
                </w:rPr>
                <w:t>•  多端互通，手机和电脑可以一起玩，体验挺丰富。</w:t>
              </w:r>
            </w:ins>
          </w:p>
          <w:p>
            <w:pPr>
              <w:pStyle w:val="13"/>
              <w:spacing w:line="360" w:lineRule="auto"/>
              <w:ind w:firstLine="480"/>
              <w:rPr>
                <w:ins w:id="191" w:author="石煜堃" w:date="2024-10-24T23:03:37Z"/>
                <w:rFonts w:hint="eastAsia" w:ascii="楷体_GB2312" w:eastAsia="楷体_GB2312" w:cs="宋体"/>
                <w:sz w:val="24"/>
              </w:rPr>
            </w:pPr>
            <w:ins w:id="192" w:author="石煜堃" w:date="2024-10-24T23:03:37Z">
              <w:r>
                <w:rPr>
                  <w:rFonts w:hint="eastAsia" w:ascii="楷体_GB2312" w:eastAsia="楷体_GB2312" w:cs="宋体"/>
                  <w:sz w:val="24"/>
                </w:rPr>
                <w:t>缺点：</w:t>
              </w:r>
            </w:ins>
          </w:p>
          <w:p>
            <w:pPr>
              <w:pStyle w:val="13"/>
              <w:spacing w:line="360" w:lineRule="auto"/>
              <w:ind w:firstLine="480"/>
              <w:rPr>
                <w:ins w:id="193" w:author="石煜堃" w:date="2024-10-24T23:03:37Z"/>
                <w:rFonts w:hint="eastAsia" w:ascii="楷体_GB2312" w:eastAsia="楷体_GB2312" w:cs="宋体"/>
                <w:sz w:val="24"/>
              </w:rPr>
            </w:pPr>
            <w:ins w:id="194" w:author="石煜堃" w:date="2024-10-24T23:03:37Z">
              <w:r>
                <w:rPr>
                  <w:rFonts w:hint="eastAsia" w:ascii="楷体_GB2312" w:eastAsia="楷体_GB2312" w:cs="宋体"/>
                  <w:sz w:val="24"/>
                </w:rPr>
                <w:t>•  审核严格，有些游戏可能因为各种原因上不了线。</w:t>
              </w:r>
            </w:ins>
          </w:p>
          <w:p>
            <w:pPr>
              <w:pStyle w:val="13"/>
              <w:spacing w:line="360" w:lineRule="auto"/>
              <w:ind w:firstLine="480"/>
              <w:rPr>
                <w:ins w:id="195" w:author="石煜堃" w:date="2024-10-24T23:03:37Z"/>
                <w:rFonts w:hint="eastAsia" w:ascii="楷体_GB2312" w:eastAsia="楷体_GB2312" w:cs="宋体"/>
                <w:sz w:val="24"/>
              </w:rPr>
            </w:pPr>
            <w:ins w:id="196" w:author="石煜堃" w:date="2024-10-24T23:03:37Z">
              <w:r>
                <w:rPr>
                  <w:rFonts w:hint="eastAsia" w:ascii="楷体_GB2312" w:eastAsia="楷体_GB2312" w:cs="宋体"/>
                  <w:sz w:val="24"/>
                </w:rPr>
                <w:t>•  有玩家反映，用WeGame启动游戏有时候会卡，影响游戏体验。</w:t>
              </w:r>
            </w:ins>
          </w:p>
          <w:p>
            <w:pPr>
              <w:pStyle w:val="13"/>
              <w:spacing w:line="360" w:lineRule="auto"/>
              <w:ind w:firstLine="480"/>
              <w:rPr>
                <w:del w:id="197" w:author="石煜堃" w:date="2024-10-24T23:03:37Z"/>
                <w:rFonts w:hint="eastAsia" w:ascii="楷体_GB2312" w:eastAsia="楷体_GB2312" w:cs="宋体"/>
                <w:sz w:val="24"/>
              </w:rPr>
            </w:pPr>
            <w:ins w:id="198" w:author="石煜堃" w:date="2024-10-24T23:03:37Z">
              <w:r>
                <w:rPr>
                  <w:rFonts w:hint="eastAsia" w:ascii="楷体_GB2312" w:eastAsia="楷体_GB2312" w:cs="宋体"/>
                  <w:sz w:val="24"/>
                </w:rPr>
                <w:t>•  游戏内容有时候会感觉有点重复，不够新鲜。</w:t>
              </w:r>
            </w:ins>
            <w:del w:id="199" w:author="石煜堃" w:date="2024-10-24T23:03:37Z">
              <w:r>
                <w:rPr>
                  <w:rFonts w:hint="eastAsia" w:ascii="楷体_GB2312" w:eastAsia="楷体_GB2312" w:cs="宋体"/>
                  <w:sz w:val="24"/>
                </w:rPr>
                <w:delText>WeGame（腾讯游戏平台）</w:delText>
              </w:r>
              <w:bookmarkEnd w:id="1"/>
              <w:r>
                <w:rPr>
                  <w:rFonts w:hint="eastAsia" w:ascii="楷体_GB2312" w:eastAsia="楷体_GB2312" w:cs="宋体"/>
                  <w:sz w:val="24"/>
                </w:rPr>
                <w:delText>：是腾讯公司推出的一款游戏平台，旨在为用户提供一站式的游戏服务，包括游戏的资讯、购买、下载、助手、直播和社区功能。</w:delText>
              </w:r>
            </w:del>
          </w:p>
          <w:p>
            <w:pPr>
              <w:pStyle w:val="13"/>
              <w:spacing w:line="360" w:lineRule="auto"/>
              <w:ind w:firstLine="480"/>
              <w:rPr>
                <w:del w:id="200" w:author="石煜堃" w:date="2024-10-24T23:03:37Z"/>
                <w:rFonts w:hint="eastAsia" w:ascii="楷体_GB2312" w:eastAsia="楷体_GB2312" w:cs="宋体"/>
                <w:sz w:val="24"/>
              </w:rPr>
            </w:pPr>
            <w:del w:id="201" w:author="石煜堃" w:date="2024-10-24T23:03:37Z">
              <w:r>
                <w:rPr>
                  <w:rFonts w:hint="eastAsia" w:ascii="楷体_GB2312" w:eastAsia="楷体_GB2312" w:cs="宋体"/>
                  <w:sz w:val="24"/>
                </w:rPr>
                <w:delText>提供不同游戏的攻略资讯和游戏数据。允许玩家聚集和互动，方便组队游戏。</w:delText>
              </w:r>
            </w:del>
          </w:p>
          <w:p>
            <w:pPr>
              <w:pStyle w:val="13"/>
              <w:spacing w:line="360" w:lineRule="auto"/>
              <w:ind w:firstLine="480"/>
              <w:rPr>
                <w:del w:id="202" w:author="石煜堃" w:date="2024-10-24T23:03:37Z"/>
                <w:rFonts w:hint="eastAsia" w:ascii="楷体_GB2312" w:eastAsia="楷体_GB2312" w:cs="宋体"/>
                <w:sz w:val="24"/>
              </w:rPr>
            </w:pPr>
            <w:del w:id="203" w:author="石煜堃" w:date="2024-10-24T23:03:37Z">
              <w:r>
                <w:rPr>
                  <w:rFonts w:hint="eastAsia" w:ascii="楷体_GB2312" w:eastAsia="楷体_GB2312" w:cs="宋体"/>
                  <w:sz w:val="24"/>
                </w:rPr>
                <w:delText>这些平台和应用提供了丰富的游戏推荐服务，无论是寻找热门游戏还是独立制作的游戏，都能在这些推荐中找到适合自己的选择。提供游戏时刻、高玩攻略、官方活动和赛事直播等。</w:delText>
              </w:r>
            </w:del>
          </w:p>
          <w:p>
            <w:pPr>
              <w:pStyle w:val="13"/>
              <w:spacing w:line="360" w:lineRule="auto"/>
              <w:ind w:firstLine="480"/>
              <w:rPr>
                <w:del w:id="204" w:author="石煜堃" w:date="2024-10-24T23:03:37Z"/>
                <w:rFonts w:hint="eastAsia" w:ascii="楷体_GB2312" w:eastAsia="楷体_GB2312" w:cs="宋体"/>
                <w:sz w:val="24"/>
              </w:rPr>
            </w:pPr>
            <w:del w:id="205" w:author="石煜堃" w:date="2024-10-24T23:03:37Z">
              <w:r>
                <w:rPr>
                  <w:rFonts w:hint="eastAsia" w:ascii="楷体_GB2312" w:eastAsia="楷体_GB2312" w:cs="宋体"/>
                  <w:sz w:val="24"/>
                </w:rPr>
                <w:delText>优点：</w:delText>
              </w:r>
            </w:del>
          </w:p>
          <w:p>
            <w:pPr>
              <w:pStyle w:val="13"/>
              <w:spacing w:line="360" w:lineRule="auto"/>
              <w:ind w:firstLine="480"/>
              <w:rPr>
                <w:del w:id="206" w:author="石煜堃" w:date="2024-10-24T23:03:37Z"/>
                <w:rFonts w:hint="eastAsia" w:ascii="楷体_GB2312" w:eastAsia="楷体_GB2312" w:cs="宋体"/>
                <w:sz w:val="24"/>
              </w:rPr>
            </w:pPr>
            <w:del w:id="207" w:author="石煜堃" w:date="2024-10-24T23:03:37Z">
              <w:r>
                <w:rPr>
                  <w:rFonts w:hint="eastAsia" w:ascii="楷体_GB2312" w:eastAsia="楷体_GB2312" w:cs="宋体"/>
                  <w:sz w:val="24"/>
                </w:rPr>
                <w:delText>1. 丰富的游戏资源：提供大量的游戏内容，满足不同玩家的需求。</w:delText>
              </w:r>
            </w:del>
          </w:p>
          <w:p>
            <w:pPr>
              <w:pStyle w:val="13"/>
              <w:spacing w:line="360" w:lineRule="auto"/>
              <w:ind w:firstLine="480"/>
              <w:rPr>
                <w:del w:id="208" w:author="石煜堃" w:date="2024-10-24T23:03:37Z"/>
                <w:rFonts w:hint="eastAsia" w:ascii="楷体_GB2312" w:eastAsia="楷体_GB2312" w:cs="宋体"/>
                <w:sz w:val="24"/>
              </w:rPr>
            </w:pPr>
            <w:del w:id="209" w:author="石煜堃" w:date="2024-10-24T23:03:37Z">
              <w:r>
                <w:rPr>
                  <w:rFonts w:hint="eastAsia" w:ascii="楷体_GB2312" w:eastAsia="楷体_GB2312" w:cs="宋体"/>
                  <w:sz w:val="24"/>
                </w:rPr>
                <w:delText>2. 本地化服务：提供优质的汉化和本地化服务。</w:delText>
              </w:r>
            </w:del>
          </w:p>
          <w:p>
            <w:pPr>
              <w:pStyle w:val="13"/>
              <w:spacing w:line="360" w:lineRule="auto"/>
              <w:ind w:firstLine="480"/>
              <w:rPr>
                <w:del w:id="210" w:author="石煜堃" w:date="2024-10-24T23:03:37Z"/>
                <w:rFonts w:hint="eastAsia" w:ascii="楷体_GB2312" w:eastAsia="楷体_GB2312" w:cs="宋体"/>
                <w:sz w:val="24"/>
              </w:rPr>
            </w:pPr>
            <w:del w:id="211" w:author="石煜堃" w:date="2024-10-24T23:03:37Z">
              <w:r>
                <w:rPr>
                  <w:rFonts w:hint="eastAsia" w:ascii="楷体_GB2312" w:eastAsia="楷体_GB2312" w:cs="宋体"/>
                  <w:sz w:val="24"/>
                </w:rPr>
                <w:delText>3. 社交功能：强大的社交功能，增强玩家间的互动。</w:delText>
              </w:r>
            </w:del>
          </w:p>
          <w:p>
            <w:pPr>
              <w:pStyle w:val="13"/>
              <w:spacing w:line="360" w:lineRule="auto"/>
              <w:ind w:firstLine="480"/>
              <w:rPr>
                <w:del w:id="212" w:author="石煜堃" w:date="2024-10-24T23:03:37Z"/>
                <w:rFonts w:hint="eastAsia" w:ascii="楷体_GB2312" w:eastAsia="楷体_GB2312" w:cs="宋体"/>
                <w:sz w:val="24"/>
              </w:rPr>
            </w:pPr>
            <w:del w:id="213" w:author="石煜堃" w:date="2024-10-24T23:03:37Z">
              <w:r>
                <w:rPr>
                  <w:rFonts w:hint="eastAsia" w:ascii="楷体_GB2312" w:eastAsia="楷体_GB2312" w:cs="宋体"/>
                  <w:sz w:val="24"/>
                </w:rPr>
                <w:delText>4. 退款政策：提供相对宽松的退款政策，保护消费者权益。</w:delText>
              </w:r>
            </w:del>
          </w:p>
          <w:p>
            <w:pPr>
              <w:pStyle w:val="13"/>
              <w:spacing w:line="360" w:lineRule="auto"/>
              <w:ind w:firstLine="480"/>
              <w:rPr>
                <w:del w:id="214" w:author="石煜堃" w:date="2024-10-24T23:03:37Z"/>
                <w:rFonts w:hint="eastAsia" w:ascii="楷体_GB2312" w:eastAsia="楷体_GB2312" w:cs="宋体"/>
                <w:sz w:val="24"/>
              </w:rPr>
            </w:pPr>
            <w:del w:id="215" w:author="石煜堃" w:date="2024-10-24T23:03:37Z">
              <w:r>
                <w:rPr>
                  <w:rFonts w:hint="eastAsia" w:ascii="楷体_GB2312" w:eastAsia="楷体_GB2312" w:cs="宋体"/>
                  <w:sz w:val="24"/>
                </w:rPr>
                <w:delText>5. 扶持独立游戏：通过各种扶持政策支持独立游戏开发者。</w:delText>
              </w:r>
            </w:del>
          </w:p>
          <w:p>
            <w:pPr>
              <w:pStyle w:val="13"/>
              <w:spacing w:line="360" w:lineRule="auto"/>
              <w:ind w:firstLine="480"/>
              <w:rPr>
                <w:del w:id="216" w:author="石煜堃" w:date="2024-10-24T23:03:37Z"/>
                <w:rFonts w:hint="eastAsia" w:ascii="楷体_GB2312" w:eastAsia="楷体_GB2312" w:cs="宋体"/>
                <w:sz w:val="24"/>
              </w:rPr>
            </w:pPr>
            <w:del w:id="217" w:author="石煜堃" w:date="2024-10-24T23:03:37Z">
              <w:r>
                <w:rPr>
                  <w:rFonts w:hint="eastAsia" w:ascii="楷体_GB2312" w:eastAsia="楷体_GB2312" w:cs="宋体"/>
                  <w:sz w:val="24"/>
                </w:rPr>
                <w:delText>6. 多端互通：支持端手游互通，提供更丰富的游戏体验。</w:delText>
              </w:r>
            </w:del>
          </w:p>
          <w:p>
            <w:pPr>
              <w:pStyle w:val="13"/>
              <w:spacing w:line="360" w:lineRule="auto"/>
              <w:ind w:firstLine="480"/>
              <w:rPr>
                <w:del w:id="218" w:author="石煜堃" w:date="2024-10-24T23:03:37Z"/>
                <w:rFonts w:hint="eastAsia" w:ascii="楷体_GB2312" w:eastAsia="楷体_GB2312" w:cs="宋体"/>
                <w:sz w:val="24"/>
              </w:rPr>
            </w:pPr>
            <w:del w:id="219" w:author="石煜堃" w:date="2024-10-24T23:03:37Z">
              <w:r>
                <w:rPr>
                  <w:rFonts w:hint="eastAsia" w:ascii="楷体_GB2312" w:eastAsia="楷体_GB2312" w:cs="宋体"/>
                  <w:sz w:val="24"/>
                </w:rPr>
                <w:delText>缺点：</w:delText>
              </w:r>
            </w:del>
          </w:p>
          <w:p>
            <w:pPr>
              <w:pStyle w:val="13"/>
              <w:spacing w:line="360" w:lineRule="auto"/>
              <w:ind w:firstLine="480"/>
              <w:rPr>
                <w:del w:id="220" w:author="石煜堃" w:date="2024-10-24T23:03:37Z"/>
                <w:rFonts w:hint="eastAsia" w:ascii="楷体_GB2312" w:eastAsia="楷体_GB2312" w:cs="宋体"/>
                <w:sz w:val="24"/>
              </w:rPr>
            </w:pPr>
            <w:del w:id="221" w:author="石煜堃" w:date="2024-10-24T23:03:37Z">
              <w:r>
                <w:rPr>
                  <w:rFonts w:hint="eastAsia" w:ascii="楷体_GB2312" w:eastAsia="楷体_GB2312" w:cs="宋体"/>
                  <w:sz w:val="24"/>
                </w:rPr>
                <w:delText>1. 内容审核限制：受到国内审核制度的限制，部分游戏可能无法上线。</w:delText>
              </w:r>
            </w:del>
          </w:p>
          <w:p>
            <w:pPr>
              <w:pStyle w:val="13"/>
              <w:spacing w:line="360" w:lineRule="auto"/>
              <w:ind w:firstLine="480"/>
              <w:rPr>
                <w:del w:id="222" w:author="石煜堃" w:date="2024-10-24T23:03:37Z"/>
                <w:rFonts w:hint="eastAsia" w:ascii="楷体_GB2312" w:eastAsia="楷体_GB2312" w:cs="宋体"/>
                <w:sz w:val="24"/>
              </w:rPr>
            </w:pPr>
            <w:del w:id="223" w:author="石煜堃" w:date="2024-10-24T23:03:37Z">
              <w:r>
                <w:rPr>
                  <w:rFonts w:hint="eastAsia" w:ascii="楷体_GB2312" w:eastAsia="楷体_GB2312" w:cs="宋体"/>
                  <w:sz w:val="24"/>
                </w:rPr>
                <w:delText>2. 与Steam竞争：与国际主流游戏平台Steam存在竞争，可能影响其发展。</w:delText>
              </w:r>
            </w:del>
          </w:p>
          <w:p>
            <w:pPr>
              <w:pStyle w:val="13"/>
              <w:spacing w:line="360" w:lineRule="auto"/>
              <w:ind w:firstLine="480"/>
              <w:rPr>
                <w:del w:id="224" w:author="石煜堃" w:date="2024-10-24T23:03:37Z"/>
                <w:rFonts w:hint="eastAsia" w:ascii="楷体_GB2312" w:eastAsia="楷体_GB2312" w:cs="宋体"/>
                <w:sz w:val="24"/>
              </w:rPr>
            </w:pPr>
            <w:del w:id="225" w:author="石煜堃" w:date="2024-10-24T23:03:37Z">
              <w:r>
                <w:rPr>
                  <w:rFonts w:hint="eastAsia" w:ascii="楷体_GB2312" w:eastAsia="楷体_GB2312" w:cs="宋体"/>
                  <w:sz w:val="24"/>
                </w:rPr>
                <w:delText>3. 用户印象：部分玩家可能对WeGame存在刻板印象，认为其主要是游戏启动器。</w:delText>
              </w:r>
            </w:del>
          </w:p>
          <w:p>
            <w:pPr>
              <w:pStyle w:val="13"/>
              <w:spacing w:line="360" w:lineRule="auto"/>
              <w:ind w:firstLine="480"/>
              <w:rPr>
                <w:del w:id="226" w:author="石煜堃" w:date="2024-10-24T23:03:37Z"/>
                <w:rFonts w:hint="eastAsia" w:ascii="楷体_GB2312" w:eastAsia="楷体_GB2312" w:cs="宋体"/>
                <w:sz w:val="24"/>
              </w:rPr>
            </w:pPr>
            <w:del w:id="227" w:author="石煜堃" w:date="2024-10-24T23:03:37Z">
              <w:r>
                <w:rPr>
                  <w:rFonts w:hint="eastAsia" w:ascii="楷体_GB2312" w:eastAsia="楷体_GB2312" w:cs="宋体"/>
                  <w:sz w:val="24"/>
                </w:rPr>
                <w:delText>4. 服务器问题：有用户反映使用WeGame启动游戏可能会影响游戏性能。</w:delText>
              </w:r>
            </w:del>
          </w:p>
          <w:p>
            <w:pPr>
              <w:pStyle w:val="13"/>
              <w:spacing w:line="360" w:lineRule="auto"/>
              <w:ind w:firstLine="480"/>
              <w:rPr>
                <w:del w:id="228" w:author="石煜堃" w:date="2024-10-24T23:03:37Z"/>
                <w:rFonts w:hint="eastAsia" w:ascii="楷体_GB2312" w:eastAsia="楷体_GB2312" w:cs="宋体"/>
                <w:sz w:val="24"/>
              </w:rPr>
            </w:pPr>
            <w:del w:id="229" w:author="石煜堃" w:date="2024-10-24T23:03:37Z">
              <w:r>
                <w:rPr>
                  <w:rFonts w:hint="eastAsia" w:ascii="楷体_GB2312" w:eastAsia="楷体_GB2312" w:cs="宋体"/>
                  <w:sz w:val="24"/>
                </w:rPr>
                <w:delText>5. 内容同质化：平台上的游戏内容可能存在一定程度的同质化现象。</w:delText>
              </w:r>
            </w:del>
          </w:p>
          <w:p>
            <w:pPr>
              <w:pStyle w:val="13"/>
              <w:spacing w:line="360" w:lineRule="auto"/>
              <w:ind w:firstLine="480"/>
              <w:rPr>
                <w:rFonts w:hint="eastAsia" w:ascii="楷体_GB2312" w:eastAsia="楷体_GB2312" w:cs="宋体"/>
                <w:sz w:val="24"/>
              </w:rPr>
            </w:pPr>
            <w:del w:id="230" w:author="石煜堃" w:date="2024-10-24T23:03:37Z">
              <w:r>
                <w:rPr>
                  <w:rFonts w:hint="eastAsia" w:ascii="楷体_GB2312" w:eastAsia="楷体_GB2312" w:cs="宋体"/>
                  <w:sz w:val="24"/>
                </w:rPr>
                <w:delText>6. 国际市场挑战：在国际市场上可能面临更多的挑战和竞争。</w:delText>
              </w:r>
            </w:del>
          </w:p>
          <w:p>
            <w:pPr>
              <w:pStyle w:val="13"/>
              <w:spacing w:line="360" w:lineRule="auto"/>
              <w:ind w:firstLine="0" w:firstLineChars="0"/>
              <w:jc w:val="center"/>
              <w:rPr>
                <w:rFonts w:ascii="楷体_GB2312" w:eastAsia="楷体_GB2312" w:cs="宋体"/>
                <w:sz w:val="24"/>
              </w:rPr>
            </w:pPr>
            <w:r>
              <w:rPr>
                <w:rFonts w:hint="eastAsia" w:ascii="楷体_GB2312" w:eastAsia="楷体_GB2312" w:cs="宋体"/>
                <w:sz w:val="24"/>
              </w:rPr>
              <w:drawing>
                <wp:inline distT="0" distB="0" distL="114300" distR="114300">
                  <wp:extent cx="3409950" cy="1790065"/>
                  <wp:effectExtent l="0" t="0" r="3810" b="8255"/>
                  <wp:docPr id="2" name="图片 2" descr="e5b1325b8993f7169b4275418e0c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5b1325b8993f7169b4275418e0ca9a"/>
                          <pic:cNvPicPr>
                            <a:picLocks noChangeAspect="1"/>
                          </pic:cNvPicPr>
                        </pic:nvPicPr>
                        <pic:blipFill>
                          <a:blip r:embed="rId9"/>
                          <a:stretch>
                            <a:fillRect/>
                          </a:stretch>
                        </pic:blipFill>
                        <pic:spPr>
                          <a:xfrm>
                            <a:off x="0" y="0"/>
                            <a:ext cx="3409950" cy="1790065"/>
                          </a:xfrm>
                          <a:prstGeom prst="rect">
                            <a:avLst/>
                          </a:prstGeom>
                        </pic:spPr>
                      </pic:pic>
                    </a:graphicData>
                  </a:graphic>
                </wp:inline>
              </w:drawing>
            </w:r>
          </w:p>
          <w:p>
            <w:pPr>
              <w:pStyle w:val="13"/>
              <w:spacing w:line="360" w:lineRule="auto"/>
              <w:ind w:firstLine="0" w:firstLineChars="0"/>
              <w:jc w:val="center"/>
              <w:rPr>
                <w:rFonts w:ascii="楷体_GB2312" w:eastAsia="楷体_GB2312" w:cs="宋体"/>
                <w:sz w:val="24"/>
              </w:rPr>
            </w:pPr>
            <w:r>
              <w:rPr>
                <w:rFonts w:hint="eastAsia" w:ascii="楷体_GB2312" w:eastAsia="楷体_GB2312" w:cs="宋体"/>
                <w:sz w:val="24"/>
              </w:rPr>
              <w:drawing>
                <wp:inline distT="0" distB="0" distL="114300" distR="114300">
                  <wp:extent cx="3396615" cy="1623695"/>
                  <wp:effectExtent l="0" t="0" r="1905" b="6985"/>
                  <wp:docPr id="3" name="图片 3" descr="a02e3615afbee72539bba879cb47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02e3615afbee72539bba879cb473d0"/>
                          <pic:cNvPicPr>
                            <a:picLocks noChangeAspect="1"/>
                          </pic:cNvPicPr>
                        </pic:nvPicPr>
                        <pic:blipFill>
                          <a:blip r:embed="rId10"/>
                          <a:stretch>
                            <a:fillRect/>
                          </a:stretch>
                        </pic:blipFill>
                        <pic:spPr>
                          <a:xfrm>
                            <a:off x="0" y="0"/>
                            <a:ext cx="3396615" cy="1623695"/>
                          </a:xfrm>
                          <a:prstGeom prst="rect">
                            <a:avLst/>
                          </a:prstGeom>
                        </pic:spPr>
                      </pic:pic>
                    </a:graphicData>
                  </a:graphic>
                </wp:inline>
              </w:drawing>
            </w:r>
          </w:p>
          <w:p>
            <w:pPr>
              <w:pStyle w:val="13"/>
              <w:spacing w:line="360" w:lineRule="auto"/>
              <w:ind w:firstLine="480"/>
              <w:rPr>
                <w:rFonts w:ascii="楷体_GB2312" w:eastAsia="楷体_GB2312" w:cs="宋体"/>
                <w:sz w:val="24"/>
              </w:rPr>
            </w:pPr>
            <w:r>
              <w:rPr>
                <w:rFonts w:hint="eastAsia" w:ascii="楷体_GB2312" w:eastAsia="楷体_GB2312" w:cs="宋体"/>
                <w:sz w:val="24"/>
              </w:rPr>
              <w:t>因为</w:t>
            </w:r>
            <w:del w:id="231" w:author="石煜堃" w:date="2024-10-18T10:47:22Z">
              <w:r>
                <w:rPr>
                  <w:rFonts w:hint="eastAsia" w:ascii="楷体_GB2312" w:eastAsia="楷体_GB2312" w:cs="宋体"/>
                  <w:sz w:val="24"/>
                </w:rPr>
                <w:delText>休闲娱乐应用</w:delText>
              </w:r>
            </w:del>
            <w:ins w:id="232" w:author="石煜堃" w:date="2024-10-18T10:47:22Z">
              <w:r>
                <w:rPr>
                  <w:rFonts w:hint="eastAsia" w:ascii="楷体_GB2312" w:eastAsia="楷体_GB2312" w:cs="宋体"/>
                  <w:sz w:val="24"/>
                  <w:lang w:eastAsia="zh-CN"/>
                </w:rPr>
                <w:t>游戏</w:t>
              </w:r>
            </w:ins>
            <w:r>
              <w:rPr>
                <w:rFonts w:hint="eastAsia" w:ascii="楷体_GB2312" w:eastAsia="楷体_GB2312" w:cs="宋体"/>
                <w:sz w:val="24"/>
              </w:rPr>
              <w:t>软件推荐系统种类繁多，因此我们对各平台的优势劣势进行了分析。下面附上对各类</w:t>
            </w:r>
            <w:del w:id="233" w:author="石煜堃" w:date="2024-10-18T10:47:22Z">
              <w:r>
                <w:rPr>
                  <w:rFonts w:hint="eastAsia" w:ascii="楷体_GB2312" w:eastAsia="楷体_GB2312" w:cs="宋体"/>
                  <w:sz w:val="24"/>
                </w:rPr>
                <w:delText>休闲娱乐应用</w:delText>
              </w:r>
            </w:del>
            <w:ins w:id="234" w:author="石煜堃" w:date="2024-10-18T10:47:22Z">
              <w:r>
                <w:rPr>
                  <w:rFonts w:hint="eastAsia" w:ascii="楷体_GB2312" w:eastAsia="楷体_GB2312" w:cs="宋体"/>
                  <w:sz w:val="24"/>
                  <w:lang w:eastAsia="zh-CN"/>
                </w:rPr>
                <w:t>游戏</w:t>
              </w:r>
            </w:ins>
            <w:r>
              <w:rPr>
                <w:rFonts w:hint="eastAsia" w:ascii="楷体_GB2312" w:eastAsia="楷体_GB2312" w:cs="宋体"/>
                <w:sz w:val="24"/>
              </w:rPr>
              <w:t>推荐系统平台的比较：</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3134"/>
              <w:gridCol w:w="3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vMerge w:val="restart"/>
                </w:tcPr>
                <w:p>
                  <w:pPr>
                    <w:pStyle w:val="13"/>
                    <w:spacing w:line="360" w:lineRule="auto"/>
                    <w:ind w:firstLine="0" w:firstLineChars="0"/>
                    <w:jc w:val="center"/>
                    <w:rPr>
                      <w:rFonts w:ascii="楷体_GB2312" w:eastAsia="楷体_GB2312" w:cs="宋体"/>
                      <w:kern w:val="0"/>
                      <w:sz w:val="24"/>
                    </w:rPr>
                  </w:pPr>
                </w:p>
              </w:tc>
              <w:tc>
                <w:tcPr>
                  <w:tcW w:w="3134" w:type="dxa"/>
                  <w:vAlign w:val="center"/>
                </w:tcPr>
                <w:p>
                  <w:pPr>
                    <w:pStyle w:val="13"/>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国外</w:t>
                  </w:r>
                </w:p>
              </w:tc>
              <w:tc>
                <w:tcPr>
                  <w:tcW w:w="3445" w:type="dxa"/>
                  <w:vAlign w:val="center"/>
                </w:tcPr>
                <w:p>
                  <w:pPr>
                    <w:pStyle w:val="13"/>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国内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057" w:type="dxa"/>
                  <w:vMerge w:val="continue"/>
                </w:tcPr>
                <w:p>
                  <w:pPr>
                    <w:pStyle w:val="13"/>
                    <w:spacing w:line="360" w:lineRule="auto"/>
                    <w:ind w:firstLine="0" w:firstLineChars="0"/>
                    <w:jc w:val="center"/>
                    <w:rPr>
                      <w:rFonts w:ascii="楷体_GB2312" w:eastAsia="楷体_GB2312" w:cs="宋体"/>
                      <w:kern w:val="0"/>
                      <w:sz w:val="24"/>
                    </w:rPr>
                  </w:pPr>
                </w:p>
              </w:tc>
              <w:tc>
                <w:tcPr>
                  <w:tcW w:w="3134" w:type="dxa"/>
                  <w:vAlign w:val="center"/>
                </w:tcPr>
                <w:p>
                  <w:pPr>
                    <w:pStyle w:val="13"/>
                    <w:spacing w:line="360" w:lineRule="auto"/>
                    <w:ind w:firstLine="0" w:firstLineChars="0"/>
                    <w:jc w:val="center"/>
                    <w:rPr>
                      <w:rFonts w:ascii="楷体_GB2312" w:eastAsia="楷体_GB2312" w:cs="宋体"/>
                      <w:kern w:val="0"/>
                      <w:sz w:val="24"/>
                    </w:rPr>
                  </w:pPr>
                  <w:r>
                    <w:rPr>
                      <w:rFonts w:hint="eastAsia" w:ascii="楷体_GB2312" w:eastAsia="楷体_GB2312" w:cs="宋体"/>
                      <w:sz w:val="24"/>
                    </w:rPr>
                    <w:t>Steam游戏推荐系统</w:t>
                  </w:r>
                </w:p>
              </w:tc>
              <w:tc>
                <w:tcPr>
                  <w:tcW w:w="3445" w:type="dxa"/>
                  <w:vAlign w:val="center"/>
                </w:tcPr>
                <w:p>
                  <w:pPr>
                    <w:pStyle w:val="13"/>
                    <w:spacing w:line="360" w:lineRule="auto"/>
                    <w:ind w:firstLine="0" w:firstLineChars="0"/>
                    <w:jc w:val="center"/>
                    <w:rPr>
                      <w:rFonts w:ascii="楷体_GB2312" w:eastAsia="楷体_GB2312" w:cs="宋体"/>
                      <w:kern w:val="0"/>
                      <w:sz w:val="24"/>
                    </w:rPr>
                  </w:pPr>
                  <w:r>
                    <w:rPr>
                      <w:rFonts w:hint="eastAsia" w:ascii="楷体_GB2312" w:eastAsia="楷体_GB2312" w:cs="宋体"/>
                      <w:sz w:val="24"/>
                    </w:rPr>
                    <w:t>TapTap 、 WeGame（腾讯游戏平台）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9" w:hRule="atLeast"/>
                <w:jc w:val="center"/>
              </w:trPr>
              <w:tc>
                <w:tcPr>
                  <w:tcW w:w="1057" w:type="dxa"/>
                  <w:vAlign w:val="center"/>
                </w:tcPr>
                <w:p>
                  <w:pPr>
                    <w:pStyle w:val="13"/>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优点</w:t>
                  </w:r>
                </w:p>
              </w:tc>
              <w:tc>
                <w:tcPr>
                  <w:tcW w:w="3134" w:type="dxa"/>
                </w:tcPr>
                <w:p>
                  <w:pPr>
                    <w:pStyle w:val="13"/>
                    <w:spacing w:line="360" w:lineRule="auto"/>
                    <w:ind w:firstLine="0" w:firstLineChars="0"/>
                    <w:rPr>
                      <w:rFonts w:ascii="楷体_GB2312" w:eastAsia="楷体_GB2312" w:cs="宋体"/>
                      <w:kern w:val="0"/>
                      <w:sz w:val="24"/>
                    </w:rPr>
                  </w:pPr>
                  <w:ins w:id="235" w:author="石煜堃" w:date="2024-10-24T23:05:55Z">
                    <w:r>
                      <w:rPr>
                        <w:rFonts w:hint="eastAsia" w:ascii="楷体_GB2312" w:eastAsia="楷体_GB2312" w:cs="宋体"/>
                        <w:sz w:val="24"/>
                      </w:rPr>
                      <w:t>它的推荐特别个性化，会根据你的喜好来。而且，它一直在改进推荐系统，保证给你推荐的游戏既准确又新。它还考虑到了全世界的玩家，不管你在哪儿，都能找到自己喜欢的游戏。</w:t>
                    </w:r>
                  </w:ins>
                  <w:del w:id="236" w:author="石煜堃" w:date="2024-10-24T23:05:55Z">
                    <w:r>
                      <w:rPr>
                        <w:rFonts w:hint="eastAsia" w:ascii="楷体_GB2312" w:eastAsia="楷体_GB2312" w:cs="宋体"/>
                        <w:sz w:val="24"/>
                      </w:rPr>
                      <w:delText>具备高度个性化的推荐能力；不断优化推荐算法，确保推荐的准确性和时效性；注重全球化布局，能够满足不同国家和地区玩家的需求。</w:delText>
                    </w:r>
                  </w:del>
                </w:p>
              </w:tc>
              <w:tc>
                <w:tcPr>
                  <w:tcW w:w="3445" w:type="dxa"/>
                </w:tcPr>
                <w:p>
                  <w:pPr>
                    <w:pStyle w:val="13"/>
                    <w:spacing w:line="360" w:lineRule="auto"/>
                    <w:ind w:firstLine="0" w:firstLineChars="0"/>
                    <w:rPr>
                      <w:rFonts w:ascii="楷体_GB2312" w:eastAsia="楷体_GB2312" w:cs="宋体"/>
                      <w:kern w:val="0"/>
                      <w:sz w:val="24"/>
                    </w:rPr>
                  </w:pPr>
                  <w:ins w:id="237" w:author="石煜堃" w:date="2024-10-24T23:06:25Z">
                    <w:r>
                      <w:rPr>
                        <w:rFonts w:hint="eastAsia" w:ascii="楷体_GB2312" w:eastAsia="楷体_GB2312" w:cs="宋体"/>
                        <w:kern w:val="0"/>
                        <w:sz w:val="24"/>
                      </w:rPr>
                      <w:t>平台会根据你喜欢的游戏类型、以前玩过的游戏，还有你现在对啥感兴趣，来给你推荐游戏。这样你用起来更爽，满意度也会提高。而且，它还会不断改进推荐的方法，保证推荐的游戏既靠谱又紧跟潮流。</w:t>
                    </w:r>
                  </w:ins>
                  <w:del w:id="238" w:author="石煜堃" w:date="2024-10-24T23:06:25Z">
                    <w:r>
                      <w:rPr>
                        <w:rFonts w:hint="eastAsia" w:ascii="楷体_GB2312" w:eastAsia="楷体_GB2312" w:cs="宋体"/>
                        <w:kern w:val="0"/>
                        <w:sz w:val="24"/>
                      </w:rPr>
                      <w:delText>根据用户的游戏偏好、历史行为及实时兴趣，推送个性化的游戏内容，提升用户体验和满意度；能够不断优化推荐算法，确保推荐的准确性和时效性。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vAlign w:val="center"/>
                </w:tcPr>
                <w:p>
                  <w:pPr>
                    <w:pStyle w:val="13"/>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缺点</w:t>
                  </w:r>
                </w:p>
              </w:tc>
              <w:tc>
                <w:tcPr>
                  <w:tcW w:w="3134" w:type="dxa"/>
                </w:tcPr>
                <w:p>
                  <w:pPr>
                    <w:pStyle w:val="13"/>
                    <w:spacing w:line="360" w:lineRule="auto"/>
                    <w:ind w:firstLine="0" w:firstLineChars="0"/>
                    <w:rPr>
                      <w:rFonts w:ascii="楷体_GB2312" w:eastAsia="楷体_GB2312" w:cs="宋体"/>
                      <w:kern w:val="0"/>
                      <w:sz w:val="24"/>
                    </w:rPr>
                  </w:pPr>
                  <w:ins w:id="239" w:author="石煜堃" w:date="2024-10-24T23:06:59Z">
                    <w:r>
                      <w:rPr>
                        <w:rFonts w:hint="eastAsia" w:ascii="楷体_GB2312" w:eastAsia="楷体_GB2312" w:cs="宋体"/>
                        <w:kern w:val="0"/>
                        <w:sz w:val="24"/>
                      </w:rPr>
                      <w:t>推荐的游戏可能不太符合本地玩家口味，翻译有时也不够准。</w:t>
                    </w:r>
                  </w:ins>
                  <w:del w:id="240" w:author="石煜堃" w:date="2024-10-24T23:06:59Z">
                    <w:r>
                      <w:rPr>
                        <w:rFonts w:hint="eastAsia" w:ascii="楷体_GB2312" w:eastAsia="楷体_GB2312" w:cs="宋体"/>
                        <w:kern w:val="0"/>
                        <w:sz w:val="24"/>
                      </w:rPr>
                      <w:delText>因地域文化差异因素导致推荐内容与当地玩家的兴趣和偏好不完全吻合，影响推荐效果；存在语言覆盖不全或翻译不准确的问题</w:delText>
                    </w:r>
                  </w:del>
                </w:p>
              </w:tc>
              <w:tc>
                <w:tcPr>
                  <w:tcW w:w="3445" w:type="dxa"/>
                </w:tcPr>
                <w:p>
                  <w:pPr>
                    <w:pStyle w:val="13"/>
                    <w:spacing w:line="360" w:lineRule="auto"/>
                    <w:ind w:firstLine="0" w:firstLineChars="0"/>
                    <w:rPr>
                      <w:rFonts w:ascii="楷体_GB2312" w:eastAsia="楷体_GB2312" w:cs="宋体"/>
                      <w:kern w:val="0"/>
                      <w:sz w:val="24"/>
                    </w:rPr>
                  </w:pPr>
                  <w:ins w:id="241" w:author="石煜堃" w:date="2024-10-24T23:07:35Z">
                    <w:r>
                      <w:rPr>
                        <w:rFonts w:hint="eastAsia" w:ascii="楷体_GB2312" w:eastAsia="楷体_GB2312" w:cs="宋体"/>
                        <w:kern w:val="0"/>
                        <w:sz w:val="24"/>
                      </w:rPr>
                      <w:t>游戏推荐太单调，用户选择少；隐私和数据安全让人担心；推荐可能受人为影响，不够公平。</w:t>
                    </w:r>
                  </w:ins>
                  <w:del w:id="242" w:author="石煜堃" w:date="2024-10-24T23:07:35Z">
                    <w:r>
                      <w:rPr>
                        <w:rFonts w:hint="eastAsia" w:ascii="楷体_GB2312" w:eastAsia="楷体_GB2312" w:cs="宋体"/>
                        <w:kern w:val="0"/>
                        <w:sz w:val="24"/>
                      </w:rPr>
                      <w:delText>推荐内容单一化，限制了用户的探索空间；用户隐私和数据安全存在隐患；推荐系统受到人为干预或偏见的影响，结果往往不够公正客观</w:delText>
                    </w:r>
                  </w:del>
                </w:p>
              </w:tc>
            </w:tr>
          </w:tbl>
          <w:p>
            <w:pPr>
              <w:pStyle w:val="13"/>
              <w:spacing w:line="360" w:lineRule="auto"/>
              <w:ind w:left="360" w:firstLine="0" w:firstLineChars="0"/>
              <w:rPr>
                <w:rFonts w:ascii="楷体_GB2312" w:eastAsia="楷体_GB2312" w:cs="宋体"/>
                <w:color w:val="000000" w:themeColor="text1"/>
                <w:sz w:val="24"/>
                <w14:textFill>
                  <w14:solidFill>
                    <w14:schemeClr w14:val="tx1"/>
                  </w14:solidFill>
                </w14:textFill>
              </w:rPr>
            </w:pPr>
          </w:p>
          <w:p>
            <w:pPr>
              <w:pStyle w:val="13"/>
              <w:spacing w:line="360" w:lineRule="auto"/>
              <w:ind w:firstLine="480"/>
              <w:rPr>
                <w:rFonts w:ascii="楷体_GB2312" w:eastAsia="楷体_GB2312" w:cs="宋体"/>
                <w:color w:val="000000" w:themeColor="text1"/>
                <w:sz w:val="24"/>
                <w14:textFill>
                  <w14:solidFill>
                    <w14:schemeClr w14:val="tx1"/>
                  </w14:solidFill>
                </w14:textFill>
              </w:rPr>
            </w:pPr>
            <w:r>
              <w:rPr>
                <w:rFonts w:hint="eastAsia" w:ascii="楷体_GB2312" w:eastAsia="楷体_GB2312" w:cs="宋体"/>
                <w:color w:val="000000" w:themeColor="text1"/>
                <w:sz w:val="24"/>
                <w14:textFill>
                  <w14:solidFill>
                    <w14:schemeClr w14:val="tx1"/>
                  </w14:solidFill>
                </w14:textFill>
              </w:rPr>
              <w:t>综上所述：本项目拟开发一款包含账号管理、应用信息管理、留言提议、点赞收藏、排行榜推荐等功能的</w:t>
            </w:r>
            <w:del w:id="243" w:author="石煜堃" w:date="2024-10-18T10:47:22Z">
              <w:r>
                <w:rPr>
                  <w:rFonts w:hint="eastAsia" w:ascii="楷体_GB2312" w:eastAsia="楷体_GB2312" w:cs="宋体"/>
                  <w:color w:val="000000" w:themeColor="text1"/>
                  <w:sz w:val="24"/>
                  <w14:textFill>
                    <w14:solidFill>
                      <w14:schemeClr w14:val="tx1"/>
                    </w14:solidFill>
                  </w14:textFill>
                </w:rPr>
                <w:delText>休闲娱乐应用</w:delText>
              </w:r>
            </w:del>
            <w:ins w:id="244" w:author="石煜堃" w:date="2024-10-18T10:47:22Z">
              <w:r>
                <w:rPr>
                  <w:rFonts w:hint="eastAsia" w:ascii="楷体_GB2312" w:eastAsia="楷体_GB2312" w:cs="宋体"/>
                  <w:color w:val="000000" w:themeColor="text1"/>
                  <w:sz w:val="24"/>
                  <w:lang w:eastAsia="zh-CN"/>
                  <w14:textFill>
                    <w14:solidFill>
                      <w14:schemeClr w14:val="tx1"/>
                    </w14:solidFill>
                  </w14:textFill>
                </w:rPr>
                <w:t>游戏</w:t>
              </w:r>
            </w:ins>
            <w:r>
              <w:rPr>
                <w:rFonts w:hint="eastAsia" w:ascii="楷体_GB2312" w:eastAsia="楷体_GB2312" w:cs="宋体"/>
                <w:color w:val="000000" w:themeColor="text1"/>
                <w:sz w:val="24"/>
                <w14:textFill>
                  <w14:solidFill>
                    <w14:schemeClr w14:val="tx1"/>
                  </w14:solidFill>
                </w14:textFill>
              </w:rPr>
              <w:t>推荐系统，包括Web端和配套移动端a</w:t>
            </w:r>
            <w:r>
              <w:rPr>
                <w:rFonts w:ascii="楷体_GB2312" w:eastAsia="楷体_GB2312" w:cs="宋体"/>
                <w:color w:val="000000" w:themeColor="text1"/>
                <w:sz w:val="24"/>
                <w14:textFill>
                  <w14:solidFill>
                    <w14:schemeClr w14:val="tx1"/>
                  </w14:solidFill>
                </w14:textFill>
              </w:rPr>
              <w:t>pp</w:t>
            </w:r>
            <w:r>
              <w:rPr>
                <w:rFonts w:hint="eastAsia" w:ascii="楷体_GB2312" w:eastAsia="楷体_GB2312" w:cs="宋体"/>
                <w:color w:val="000000" w:themeColor="text1"/>
                <w:sz w:val="24"/>
                <w14:textFill>
                  <w14:solidFill>
                    <w14:schemeClr w14:val="tx1"/>
                  </w14:solidFill>
                </w14:textFill>
              </w:rPr>
              <w:t>。</w:t>
            </w:r>
          </w:p>
          <w:p>
            <w:pPr>
              <w:pStyle w:val="13"/>
              <w:spacing w:line="360" w:lineRule="auto"/>
              <w:ind w:left="360" w:firstLine="0" w:firstLineChars="0"/>
              <w:rPr>
                <w:rFonts w:ascii="楷体_GB2312" w:eastAsia="楷体_GB2312" w:cs="宋体"/>
                <w:sz w:val="24"/>
              </w:rPr>
            </w:pPr>
          </w:p>
          <w:p>
            <w:pPr>
              <w:pStyle w:val="13"/>
              <w:spacing w:line="360" w:lineRule="auto"/>
              <w:ind w:firstLine="480"/>
              <w:rPr>
                <w:rFonts w:ascii="楷体_GB2312" w:eastAsia="楷体_GB2312" w:cs="宋体"/>
                <w:sz w:val="24"/>
              </w:rPr>
            </w:pPr>
            <w:r>
              <w:rPr>
                <w:rFonts w:hint="eastAsia" w:ascii="楷体_GB2312" w:eastAsia="楷体_GB2312" w:cs="宋体"/>
                <w:sz w:val="24"/>
              </w:rPr>
              <w:t>参考文献</w:t>
            </w:r>
          </w:p>
          <w:p>
            <w:pPr>
              <w:pStyle w:val="13"/>
              <w:spacing w:line="360" w:lineRule="auto"/>
              <w:ind w:firstLine="480"/>
              <w:rPr>
                <w:rFonts w:ascii="楷体_GB2312" w:eastAsia="楷体_GB2312" w:cs="宋体"/>
                <w:sz w:val="24"/>
              </w:rPr>
            </w:pPr>
            <w:r>
              <w:rPr>
                <w:rFonts w:hint="eastAsia" w:ascii="楷体_GB2312" w:eastAsia="楷体_GB2312" w:cs="宋体"/>
                <w:sz w:val="24"/>
              </w:rPr>
              <w:t>[1]田奥黔.Nintendo Switch游戏推荐系统的研究与实现[D].华东师范大学,2023.DOI:10.27149/d.cnki.ghdsu.2023.004796.</w:t>
            </w:r>
          </w:p>
          <w:p>
            <w:pPr>
              <w:pStyle w:val="13"/>
              <w:spacing w:line="360" w:lineRule="auto"/>
              <w:ind w:firstLine="480"/>
              <w:rPr>
                <w:rFonts w:ascii="楷体_GB2312" w:eastAsia="楷体_GB2312" w:cs="宋体"/>
                <w:sz w:val="24"/>
              </w:rPr>
            </w:pPr>
            <w:r>
              <w:rPr>
                <w:rFonts w:ascii="楷体_GB2312" w:eastAsia="楷体_GB2312" w:cs="宋体"/>
                <w:sz w:val="24"/>
              </w:rPr>
              <w:t>[2]</w:t>
            </w:r>
            <w:r>
              <w:rPr>
                <w:rFonts w:hint="eastAsia" w:ascii="楷体_GB2312" w:eastAsia="楷体_GB2312" w:cs="宋体"/>
                <w:sz w:val="24"/>
              </w:rPr>
              <w:t>陈前.游戏社区平台推荐算法优化[D].上海财经大学,2023.DOI:10.27296/d.cnki.gshcu.2023.000641.</w:t>
            </w:r>
          </w:p>
          <w:p>
            <w:pPr>
              <w:pStyle w:val="13"/>
              <w:spacing w:line="360" w:lineRule="auto"/>
              <w:ind w:firstLine="480"/>
              <w:rPr>
                <w:rFonts w:ascii="楷体_GB2312" w:eastAsia="楷体_GB2312" w:cs="宋体"/>
                <w:sz w:val="24"/>
              </w:rPr>
            </w:pPr>
            <w:r>
              <w:rPr>
                <w:rFonts w:hint="eastAsia" w:ascii="楷体_GB2312" w:eastAsia="楷体_GB2312" w:cs="宋体"/>
                <w:sz w:val="24"/>
              </w:rPr>
              <w:t>[</w:t>
            </w:r>
            <w:r>
              <w:rPr>
                <w:rFonts w:ascii="楷体_GB2312" w:eastAsia="楷体_GB2312" w:cs="宋体"/>
                <w:sz w:val="24"/>
              </w:rPr>
              <w:t>3]</w:t>
            </w:r>
            <w:r>
              <w:rPr>
                <w:rFonts w:hint="eastAsia" w:ascii="楷体_GB2312" w:eastAsia="楷体_GB2312" w:cs="宋体"/>
                <w:sz w:val="24"/>
              </w:rPr>
              <w:t>黄勃,严非凡,张昊,等.推荐系统研究进展与应用[J].武汉大学学报(理学版),2021,67(06):503-516.DOI:10.14188/j.1671-8836.2021.1001.</w:t>
            </w:r>
          </w:p>
          <w:p>
            <w:pPr>
              <w:pStyle w:val="13"/>
              <w:spacing w:line="360" w:lineRule="auto"/>
              <w:ind w:firstLine="480"/>
              <w:rPr>
                <w:rFonts w:ascii="楷体_GB2312" w:eastAsia="楷体_GB2312" w:cs="宋体"/>
                <w:sz w:val="24"/>
              </w:rPr>
            </w:pPr>
            <w:r>
              <w:rPr>
                <w:rFonts w:hint="eastAsia" w:ascii="楷体_GB2312" w:eastAsia="楷体_GB2312" w:cs="宋体"/>
                <w:sz w:val="24"/>
              </w:rPr>
              <w:t>[</w:t>
            </w:r>
            <w:r>
              <w:rPr>
                <w:rFonts w:ascii="楷体_GB2312" w:eastAsia="楷体_GB2312" w:cs="宋体"/>
                <w:sz w:val="24"/>
              </w:rPr>
              <w:t>4]</w:t>
            </w:r>
            <w:r>
              <w:rPr>
                <w:rFonts w:hint="eastAsia" w:ascii="楷体_GB2312" w:eastAsia="楷体_GB2312" w:cs="宋体"/>
                <w:sz w:val="24"/>
              </w:rPr>
              <w:t>陶贵俊.面向游戏商城的分布式推荐技术研究[D].浙江大学,2020.DOI:10.27461/d.cnki.gzjdx.2020.004478.</w:t>
            </w:r>
          </w:p>
          <w:p>
            <w:pPr>
              <w:pStyle w:val="13"/>
              <w:spacing w:line="360" w:lineRule="auto"/>
              <w:ind w:left="360" w:firstLine="0" w:firstLineChars="0"/>
              <w:rPr>
                <w:rFonts w:ascii="楷体_GB2312" w:eastAsia="楷体_GB2312"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8364" w:type="dxa"/>
            <w:gridSpan w:val="15"/>
            <w:tcBorders>
              <w:top w:val="single" w:color="auto" w:sz="4" w:space="0"/>
              <w:left w:val="single" w:color="auto" w:sz="4" w:space="0"/>
              <w:bottom w:val="single" w:color="auto" w:sz="4" w:space="0"/>
              <w:right w:val="single" w:color="auto" w:sz="4" w:space="0"/>
            </w:tcBorders>
          </w:tcPr>
          <w:p>
            <w:pPr>
              <w:spacing w:line="360" w:lineRule="auto"/>
              <w:rPr>
                <w:rFonts w:ascii="楷体_GB2312" w:eastAsia="楷体_GB2312"/>
                <w:sz w:val="24"/>
              </w:rPr>
            </w:pPr>
            <w:commentRangeStart w:id="2"/>
            <w:r>
              <w:rPr>
                <w:rFonts w:hint="eastAsia" w:ascii="楷体_GB2312" w:eastAsia="楷体_GB2312"/>
                <w:sz w:val="24"/>
              </w:rPr>
              <w:t>研究内容、研究方案（研究方法、技术路线）（1000字左右）</w:t>
            </w:r>
            <w:commentRangeEnd w:id="2"/>
            <w:r>
              <w:rPr>
                <w:rStyle w:val="11"/>
              </w:rPr>
              <w:commentReference w:id="2"/>
            </w:r>
          </w:p>
          <w:p>
            <w:pPr>
              <w:pStyle w:val="13"/>
              <w:spacing w:line="360" w:lineRule="auto"/>
              <w:ind w:right="-107" w:rightChars="-51" w:firstLine="480"/>
              <w:rPr>
                <w:ins w:id="245" w:author="石煜堃" w:date="2024-10-24T23:10:03Z"/>
                <w:rFonts w:hint="eastAsia" w:ascii="楷体_GB2312" w:eastAsia="楷体_GB2312"/>
                <w:sz w:val="24"/>
              </w:rPr>
            </w:pPr>
            <w:ins w:id="246" w:author="石煜堃" w:date="2024-10-24T23:10:03Z">
              <w:r>
                <w:rPr>
                  <w:rFonts w:hint="eastAsia" w:ascii="楷体_GB2312" w:eastAsia="楷体_GB2312"/>
                  <w:sz w:val="24"/>
                </w:rPr>
                <w:t>1. 基于Java的Web应用开发：</w:t>
              </w:r>
            </w:ins>
          </w:p>
          <w:p>
            <w:pPr>
              <w:pStyle w:val="13"/>
              <w:spacing w:line="360" w:lineRule="auto"/>
              <w:ind w:right="-107" w:rightChars="-51" w:firstLine="480"/>
              <w:rPr>
                <w:ins w:id="247" w:author="石煜堃" w:date="2024-10-24T23:10:03Z"/>
                <w:rFonts w:hint="eastAsia" w:ascii="楷体_GB2312" w:eastAsia="楷体_GB2312"/>
                <w:sz w:val="24"/>
              </w:rPr>
            </w:pPr>
            <w:ins w:id="248" w:author="石煜堃" w:date="2024-10-24T23:10:03Z">
              <w:r>
                <w:rPr>
                  <w:rFonts w:hint="eastAsia" w:ascii="楷体_GB2312" w:eastAsia="楷体_GB2312"/>
                  <w:sz w:val="24"/>
                </w:rPr>
                <w:t xml:space="preserve">   在前端，HTML、CSS和JavaScript将负责游戏推荐系统的用户界面，呈现推荐的游戏列表、用户个人资料、搜索功能等。而JSP页面作为视图层，将动态生成游戏推荐结果，允许系统根据用户的兴趣、浏览历史动态生成内容。</w:t>
              </w:r>
            </w:ins>
          </w:p>
          <w:p>
            <w:pPr>
              <w:pStyle w:val="13"/>
              <w:spacing w:line="360" w:lineRule="auto"/>
              <w:ind w:right="-107" w:rightChars="-51" w:firstLine="480"/>
              <w:rPr>
                <w:ins w:id="249" w:author="石煜堃" w:date="2024-10-24T23:10:03Z"/>
                <w:rFonts w:hint="eastAsia" w:ascii="楷体_GB2312" w:eastAsia="楷体_GB2312"/>
                <w:sz w:val="24"/>
              </w:rPr>
            </w:pPr>
            <w:ins w:id="250" w:author="石煜堃" w:date="2024-10-24T23:10:03Z">
              <w:r>
                <w:rPr>
                  <w:rFonts w:hint="eastAsia" w:ascii="楷体_GB2312" w:eastAsia="楷体_GB2312"/>
                  <w:sz w:val="24"/>
                </w:rPr>
                <w:t xml:space="preserve">   在后端，使用Spring MVC或Servlet作为控制器，接收用户请求（如搜索游戏或查看推荐列表），调用业务逻辑层处理数据，并返回结果。同时，Spring的依赖注入和AOP功能能够帮助我们更好地管理服务层的复杂性，例如处理用户身份验证、日志记录等。</w:t>
              </w:r>
            </w:ins>
          </w:p>
          <w:p>
            <w:pPr>
              <w:pStyle w:val="13"/>
              <w:spacing w:line="360" w:lineRule="auto"/>
              <w:ind w:right="-107" w:rightChars="-51" w:firstLine="480"/>
              <w:rPr>
                <w:ins w:id="251" w:author="石煜堃" w:date="2024-10-24T23:10:03Z"/>
                <w:rFonts w:hint="eastAsia" w:ascii="楷体_GB2312" w:eastAsia="楷体_GB2312"/>
                <w:sz w:val="24"/>
              </w:rPr>
            </w:pPr>
          </w:p>
          <w:p>
            <w:pPr>
              <w:pStyle w:val="13"/>
              <w:spacing w:line="360" w:lineRule="auto"/>
              <w:ind w:right="-107" w:rightChars="-51" w:firstLine="480"/>
              <w:rPr>
                <w:ins w:id="252" w:author="石煜堃" w:date="2024-10-24T23:10:03Z"/>
                <w:rFonts w:hint="eastAsia" w:ascii="楷体_GB2312" w:eastAsia="楷体_GB2312"/>
                <w:sz w:val="24"/>
              </w:rPr>
            </w:pPr>
            <w:ins w:id="253" w:author="石煜堃" w:date="2024-10-24T23:10:03Z">
              <w:r>
                <w:rPr>
                  <w:rFonts w:hint="eastAsia" w:ascii="楷体_GB2312" w:eastAsia="楷体_GB2312"/>
                  <w:sz w:val="24"/>
                </w:rPr>
                <w:t>2. 基于Android+Java的APP开发：</w:t>
              </w:r>
            </w:ins>
          </w:p>
          <w:p>
            <w:pPr>
              <w:pStyle w:val="13"/>
              <w:spacing w:line="360" w:lineRule="auto"/>
              <w:ind w:right="-107" w:rightChars="-51" w:firstLine="480"/>
              <w:rPr>
                <w:ins w:id="254" w:author="石煜堃" w:date="2024-10-24T23:10:03Z"/>
                <w:rFonts w:hint="eastAsia" w:ascii="楷体_GB2312" w:eastAsia="楷体_GB2312"/>
                <w:sz w:val="24"/>
              </w:rPr>
            </w:pPr>
            <w:ins w:id="255" w:author="石煜堃" w:date="2024-10-24T23:10:03Z">
              <w:r>
                <w:rPr>
                  <w:rFonts w:hint="eastAsia" w:ascii="楷体_GB2312" w:eastAsia="楷体_GB2312"/>
                  <w:sz w:val="24"/>
                </w:rPr>
                <w:t xml:space="preserve">   对于移动端的开发，用户可以通过Android应用直接获取游戏推荐。Android Studio提供了丰富的调试和性能优化工具，确保推荐算法能够高效运行，并在不同设备上获得一致的用户体验。</w:t>
              </w:r>
            </w:ins>
          </w:p>
          <w:p>
            <w:pPr>
              <w:pStyle w:val="13"/>
              <w:spacing w:line="360" w:lineRule="auto"/>
              <w:ind w:right="-107" w:rightChars="-51" w:firstLine="480"/>
              <w:rPr>
                <w:ins w:id="256" w:author="石煜堃" w:date="2024-10-24T23:12:57Z"/>
                <w:rFonts w:hint="eastAsia" w:ascii="楷体_GB2312" w:eastAsia="楷体_GB2312"/>
                <w:sz w:val="24"/>
              </w:rPr>
            </w:pPr>
            <w:ins w:id="257" w:author="石煜堃" w:date="2024-10-24T23:10:03Z">
              <w:r>
                <w:rPr>
                  <w:rFonts w:hint="eastAsia" w:ascii="楷体_GB2312" w:eastAsia="楷体_GB2312"/>
                  <w:sz w:val="24"/>
                </w:rPr>
                <w:t xml:space="preserve">   应用内还可以集成用户登录、Google Play推送通知等功能，让用户接收到实时更新的推荐信息。同时，Gradle将简化不同库和服务的依赖管理，确保推荐系统能够灵活扩展。</w:t>
              </w:r>
            </w:ins>
          </w:p>
          <w:p>
            <w:pPr>
              <w:pStyle w:val="13"/>
              <w:spacing w:line="360" w:lineRule="auto"/>
              <w:ind w:right="-107" w:rightChars="-51" w:firstLine="480"/>
              <w:rPr>
                <w:ins w:id="258" w:author="石煜堃" w:date="2024-10-24T23:10:40Z"/>
                <w:rFonts w:hint="eastAsia" w:ascii="楷体_GB2312" w:eastAsia="楷体_GB2312"/>
                <w:sz w:val="24"/>
              </w:rPr>
            </w:pPr>
          </w:p>
          <w:p>
            <w:pPr>
              <w:pStyle w:val="13"/>
              <w:spacing w:line="360" w:lineRule="auto"/>
              <w:ind w:right="-107" w:rightChars="-51" w:firstLine="480"/>
              <w:rPr>
                <w:ins w:id="259" w:author="石煜堃" w:date="2024-10-24T23:10:42Z"/>
                <w:rFonts w:hint="eastAsia" w:ascii="楷体_GB2312" w:eastAsia="楷体_GB2312"/>
                <w:sz w:val="24"/>
              </w:rPr>
            </w:pPr>
            <w:ins w:id="260" w:author="石煜堃" w:date="2024-10-24T23:10:42Z">
              <w:r>
                <w:rPr>
                  <w:rFonts w:hint="eastAsia" w:ascii="楷体_GB2312" w:eastAsia="楷体_GB2312"/>
                  <w:sz w:val="24"/>
                </w:rPr>
                <w:t>3. 基于MySQL的数据管理：</w:t>
              </w:r>
            </w:ins>
          </w:p>
          <w:p>
            <w:pPr>
              <w:pStyle w:val="13"/>
              <w:spacing w:line="360" w:lineRule="auto"/>
              <w:ind w:right="-107" w:rightChars="-51" w:firstLine="480"/>
              <w:rPr>
                <w:ins w:id="261" w:author="石煜堃" w:date="2024-10-24T23:10:42Z"/>
                <w:rFonts w:hint="eastAsia" w:ascii="楷体_GB2312" w:eastAsia="楷体_GB2312"/>
                <w:sz w:val="24"/>
              </w:rPr>
            </w:pPr>
            <w:ins w:id="262" w:author="石煜堃" w:date="2024-10-24T23:10:42Z">
              <w:r>
                <w:rPr>
                  <w:rFonts w:hint="eastAsia" w:ascii="楷体_GB2312" w:eastAsia="楷体_GB2312"/>
                  <w:sz w:val="24"/>
                </w:rPr>
                <w:t xml:space="preserve">   MySQL数据库将存储用户数据（包括用户行为、评分历史、喜好等）、游戏信息、分类标签和推荐算法中间结果。为保证数据访问的高效性，数据库可以通过索引、分区等技术优化查询性能。</w:t>
              </w:r>
            </w:ins>
          </w:p>
          <w:p>
            <w:pPr>
              <w:pStyle w:val="13"/>
              <w:spacing w:line="360" w:lineRule="auto"/>
              <w:ind w:right="-107" w:rightChars="-51" w:firstLine="480"/>
              <w:rPr>
                <w:ins w:id="263" w:author="石煜堃" w:date="2024-10-24T23:10:42Z"/>
                <w:rFonts w:hint="eastAsia" w:ascii="楷体_GB2312" w:eastAsia="楷体_GB2312"/>
                <w:sz w:val="24"/>
              </w:rPr>
            </w:pPr>
            <w:ins w:id="264" w:author="石煜堃" w:date="2024-10-24T23:10:42Z">
              <w:r>
                <w:rPr>
                  <w:rFonts w:hint="eastAsia" w:ascii="楷体_GB2312" w:eastAsia="楷体_GB2312"/>
                  <w:sz w:val="24"/>
                </w:rPr>
                <w:t xml:space="preserve">   推荐算法的数据预处理、特征提取等也需要依赖数据库的高效存取。在开发阶段，Dbeaver可以帮助开发者直观地管理数据库结构，进行测试和调试。</w:t>
              </w:r>
            </w:ins>
          </w:p>
          <w:p>
            <w:pPr>
              <w:pStyle w:val="13"/>
              <w:spacing w:line="360" w:lineRule="auto"/>
              <w:ind w:right="-107" w:rightChars="-51" w:firstLine="480"/>
              <w:rPr>
                <w:ins w:id="265" w:author="石煜堃" w:date="2024-10-24T23:10:42Z"/>
                <w:rFonts w:hint="eastAsia" w:ascii="楷体_GB2312" w:eastAsia="楷体_GB2312"/>
                <w:sz w:val="24"/>
              </w:rPr>
            </w:pPr>
          </w:p>
          <w:p>
            <w:pPr>
              <w:pStyle w:val="13"/>
              <w:spacing w:line="360" w:lineRule="auto"/>
              <w:ind w:right="-107" w:rightChars="-51" w:firstLine="480"/>
              <w:rPr>
                <w:ins w:id="266" w:author="石煜堃" w:date="2024-10-24T23:10:42Z"/>
                <w:rFonts w:hint="eastAsia" w:ascii="楷体_GB2312" w:eastAsia="楷体_GB2312"/>
                <w:sz w:val="24"/>
              </w:rPr>
            </w:pPr>
            <w:ins w:id="267" w:author="石煜堃" w:date="2024-10-24T23:10:42Z">
              <w:r>
                <w:rPr>
                  <w:rFonts w:hint="eastAsia" w:ascii="楷体_GB2312" w:eastAsia="楷体_GB2312"/>
                  <w:sz w:val="24"/>
                </w:rPr>
                <w:t>4. 推荐算法的实现：</w:t>
              </w:r>
            </w:ins>
          </w:p>
          <w:p>
            <w:pPr>
              <w:pStyle w:val="13"/>
              <w:spacing w:line="360" w:lineRule="auto"/>
              <w:ind w:right="-107" w:rightChars="-51" w:firstLine="480"/>
              <w:rPr>
                <w:ins w:id="268" w:author="石煜堃" w:date="2024-10-24T23:10:42Z"/>
                <w:rFonts w:hint="eastAsia" w:ascii="楷体_GB2312" w:eastAsia="楷体_GB2312"/>
                <w:sz w:val="24"/>
              </w:rPr>
            </w:pPr>
            <w:ins w:id="269" w:author="石煜堃" w:date="2024-10-24T23:10:42Z">
              <w:r>
                <w:rPr>
                  <w:rFonts w:hint="eastAsia" w:ascii="楷体_GB2312" w:eastAsia="楷体_GB2312"/>
                  <w:sz w:val="24"/>
                </w:rPr>
                <w:t xml:space="preserve">   推荐算法的核心在于如何从用户的历史行为和兴趣中推断出用户可能喜欢的游戏。常用的推荐算法包括基于协同过滤（如用户-用户、物品-物品协同过滤）、基于内容的推荐、混合推荐模型等。</w:t>
              </w:r>
            </w:ins>
          </w:p>
          <w:p>
            <w:pPr>
              <w:pStyle w:val="13"/>
              <w:spacing w:line="360" w:lineRule="auto"/>
              <w:ind w:right="-107" w:rightChars="-51" w:firstLine="480"/>
              <w:rPr>
                <w:ins w:id="270" w:author="石煜堃" w:date="2024-10-24T23:10:42Z"/>
                <w:rFonts w:hint="eastAsia" w:ascii="楷体_GB2312" w:eastAsia="楷体_GB2312"/>
                <w:sz w:val="24"/>
              </w:rPr>
            </w:pPr>
            <w:ins w:id="271" w:author="石煜堃" w:date="2024-10-24T23:10:42Z">
              <w:r>
                <w:rPr>
                  <w:rFonts w:hint="eastAsia" w:ascii="楷体_GB2312" w:eastAsia="楷体_GB2312"/>
                  <w:sz w:val="24"/>
                </w:rPr>
                <w:t xml:space="preserve">   - **协同过滤算法** 可以根据相似用户的行为，推荐用户可能感兴趣的游戏。例如，如果A和B有相似的游戏评分历史，并且A玩过某款游戏，那么B很可能也会喜欢这款游戏。</w:t>
              </w:r>
            </w:ins>
          </w:p>
          <w:p>
            <w:pPr>
              <w:pStyle w:val="13"/>
              <w:spacing w:line="360" w:lineRule="auto"/>
              <w:ind w:right="-107" w:rightChars="-51" w:firstLine="480"/>
              <w:rPr>
                <w:ins w:id="272" w:author="石煜堃" w:date="2024-10-24T23:10:42Z"/>
                <w:rFonts w:hint="eastAsia" w:ascii="楷体_GB2312" w:eastAsia="楷体_GB2312"/>
                <w:sz w:val="24"/>
              </w:rPr>
            </w:pPr>
            <w:ins w:id="273" w:author="石煜堃" w:date="2024-10-24T23:10:42Z">
              <w:r>
                <w:rPr>
                  <w:rFonts w:hint="eastAsia" w:ascii="楷体_GB2312" w:eastAsia="楷体_GB2312"/>
                  <w:sz w:val="24"/>
                </w:rPr>
                <w:t xml:space="preserve">   - **基于内容的推荐** 则分析游戏的属性（如类型、开发商、评分等）和用户对这些属性的偏好，为用户推荐相似特性的游戏。</w:t>
              </w:r>
            </w:ins>
          </w:p>
          <w:p>
            <w:pPr>
              <w:pStyle w:val="13"/>
              <w:spacing w:line="360" w:lineRule="auto"/>
              <w:ind w:right="-107" w:rightChars="-51" w:firstLine="480"/>
              <w:rPr>
                <w:ins w:id="274" w:author="石煜堃" w:date="2024-10-24T23:11:12Z"/>
                <w:rFonts w:hint="eastAsia" w:ascii="楷体_GB2312" w:eastAsia="楷体_GB2312"/>
                <w:sz w:val="24"/>
              </w:rPr>
            </w:pPr>
            <w:ins w:id="275" w:author="石煜堃" w:date="2024-10-24T23:10:42Z">
              <w:r>
                <w:rPr>
                  <w:rFonts w:hint="eastAsia" w:ascii="楷体_GB2312" w:eastAsia="楷体_GB2312"/>
                  <w:sz w:val="24"/>
                </w:rPr>
                <w:t xml:space="preserve">   - **混合推荐模型** 将协同过滤和内容推荐结合，进一步提升推荐的准确性和覆盖面。</w:t>
              </w:r>
            </w:ins>
          </w:p>
          <w:p>
            <w:pPr>
              <w:pStyle w:val="13"/>
              <w:spacing w:line="360" w:lineRule="auto"/>
              <w:ind w:right="-107" w:rightChars="-51" w:firstLine="480"/>
              <w:rPr>
                <w:ins w:id="276" w:author="石煜堃" w:date="2024-10-24T23:11:13Z"/>
                <w:rFonts w:hint="eastAsia" w:ascii="楷体_GB2312" w:eastAsia="楷体_GB2312"/>
                <w:sz w:val="24"/>
              </w:rPr>
            </w:pPr>
            <w:ins w:id="277" w:author="石煜堃" w:date="2024-10-24T23:11:13Z">
              <w:r>
                <w:rPr>
                  <w:rFonts w:hint="eastAsia" w:ascii="楷体_GB2312" w:eastAsia="楷体_GB2312"/>
                  <w:sz w:val="24"/>
                </w:rPr>
                <w:t>这些算法可以通过定期批处理的方式生成推荐结果，或使用实时计算框架（如Spark）进行实时推荐。</w:t>
              </w:r>
            </w:ins>
          </w:p>
          <w:p>
            <w:pPr>
              <w:pStyle w:val="13"/>
              <w:spacing w:line="360" w:lineRule="auto"/>
              <w:ind w:right="-107" w:rightChars="-51" w:firstLine="480"/>
              <w:rPr>
                <w:ins w:id="278" w:author="石煜堃" w:date="2024-10-24T23:11:13Z"/>
                <w:rFonts w:hint="eastAsia" w:ascii="楷体_GB2312" w:eastAsia="楷体_GB2312"/>
                <w:sz w:val="24"/>
              </w:rPr>
            </w:pPr>
          </w:p>
          <w:p>
            <w:pPr>
              <w:pStyle w:val="13"/>
              <w:spacing w:line="360" w:lineRule="auto"/>
              <w:ind w:right="-107" w:rightChars="-51" w:firstLine="480"/>
              <w:rPr>
                <w:ins w:id="279" w:author="石煜堃" w:date="2024-10-24T23:11:13Z"/>
                <w:rFonts w:hint="eastAsia" w:ascii="楷体_GB2312" w:eastAsia="楷体_GB2312"/>
                <w:sz w:val="24"/>
              </w:rPr>
            </w:pPr>
            <w:ins w:id="280" w:author="石煜堃" w:date="2024-10-24T23:11:13Z">
              <w:r>
                <w:rPr>
                  <w:rFonts w:hint="eastAsia" w:ascii="楷体_GB2312" w:eastAsia="楷体_GB2312"/>
                  <w:sz w:val="24"/>
                </w:rPr>
                <w:t>5. 基于JavaWeb的服务器开发：</w:t>
              </w:r>
            </w:ins>
          </w:p>
          <w:p>
            <w:pPr>
              <w:pStyle w:val="13"/>
              <w:spacing w:line="360" w:lineRule="auto"/>
              <w:ind w:right="-107" w:rightChars="-51" w:firstLine="480"/>
              <w:rPr>
                <w:ins w:id="281" w:author="石煜堃" w:date="2024-10-24T23:11:13Z"/>
                <w:rFonts w:hint="eastAsia" w:ascii="楷体_GB2312" w:eastAsia="楷体_GB2312"/>
                <w:sz w:val="24"/>
              </w:rPr>
            </w:pPr>
            <w:ins w:id="282" w:author="石煜堃" w:date="2024-10-24T23:11:13Z">
              <w:r>
                <w:rPr>
                  <w:rFonts w:hint="eastAsia" w:ascii="楷体_GB2312" w:eastAsia="楷体_GB2312"/>
                  <w:sz w:val="24"/>
                </w:rPr>
                <w:t xml:space="preserve">   Tomcat或Spring Boot服务器将负责处理用户请求，并提供推荐结果的API接口。为了提升性能，服务器可以缓存部分热门游戏或常见推荐结果，减少数据库的查询压力。同时，系统还需要保障推荐服务的高可用性，通过负载均衡、集群化等技术确保即使在高流量下也能提供稳定的服务。</w:t>
              </w:r>
            </w:ins>
          </w:p>
          <w:p>
            <w:pPr>
              <w:pStyle w:val="13"/>
              <w:spacing w:line="360" w:lineRule="auto"/>
              <w:ind w:right="-107" w:rightChars="-51" w:firstLine="480"/>
              <w:rPr>
                <w:ins w:id="283" w:author="石煜堃" w:date="2024-10-24T23:11:13Z"/>
                <w:rFonts w:hint="eastAsia" w:ascii="楷体_GB2312" w:eastAsia="楷体_GB2312"/>
                <w:sz w:val="24"/>
              </w:rPr>
            </w:pPr>
          </w:p>
          <w:p>
            <w:pPr>
              <w:pStyle w:val="13"/>
              <w:spacing w:line="360" w:lineRule="auto"/>
              <w:ind w:right="-107" w:rightChars="-51" w:firstLine="480"/>
              <w:rPr>
                <w:ins w:id="284" w:author="石煜堃" w:date="2024-10-24T23:11:13Z"/>
                <w:rFonts w:hint="eastAsia" w:ascii="楷体_GB2312" w:eastAsia="楷体_GB2312"/>
                <w:sz w:val="24"/>
              </w:rPr>
            </w:pPr>
            <w:ins w:id="285" w:author="石煜堃" w:date="2024-10-24T23:11:13Z">
              <w:r>
                <w:rPr>
                  <w:rFonts w:hint="eastAsia" w:ascii="楷体_GB2312" w:eastAsia="楷体_GB2312"/>
                  <w:sz w:val="24"/>
                </w:rPr>
                <w:t>6. 推荐结果的个性化展示：</w:t>
              </w:r>
            </w:ins>
          </w:p>
          <w:p>
            <w:pPr>
              <w:pStyle w:val="13"/>
              <w:spacing w:line="360" w:lineRule="auto"/>
              <w:ind w:right="-107" w:rightChars="-51" w:firstLine="480"/>
              <w:rPr>
                <w:ins w:id="286" w:author="石煜堃" w:date="2024-10-24T23:11:13Z"/>
                <w:rFonts w:hint="eastAsia" w:ascii="楷体_GB2312" w:eastAsia="楷体_GB2312"/>
                <w:sz w:val="24"/>
              </w:rPr>
            </w:pPr>
            <w:ins w:id="287" w:author="石煜堃" w:date="2024-10-24T23:11:13Z">
              <w:r>
                <w:rPr>
                  <w:rFonts w:hint="eastAsia" w:ascii="楷体_GB2312" w:eastAsia="楷体_GB2312"/>
                  <w:sz w:val="24"/>
                </w:rPr>
                <w:t xml:space="preserve">   前端不仅要展示推荐的游戏列表，还需要根据用户的反馈进行调整，如通过交互界面允许用户点赞、收藏、分享推荐的游戏。用户的这些交互行为将进一步反馈到推荐算法中，优化未来的推荐结果。</w:t>
              </w:r>
            </w:ins>
          </w:p>
          <w:p>
            <w:pPr>
              <w:pStyle w:val="13"/>
              <w:spacing w:line="360" w:lineRule="auto"/>
              <w:ind w:right="-107" w:rightChars="-51" w:firstLine="480"/>
              <w:rPr>
                <w:ins w:id="288" w:author="石煜堃" w:date="2024-10-24T23:11:13Z"/>
                <w:rFonts w:hint="eastAsia" w:ascii="楷体_GB2312" w:eastAsia="楷体_GB2312"/>
                <w:sz w:val="24"/>
              </w:rPr>
            </w:pPr>
          </w:p>
          <w:p>
            <w:pPr>
              <w:pStyle w:val="13"/>
              <w:spacing w:line="360" w:lineRule="auto"/>
              <w:ind w:right="-107" w:rightChars="-51" w:firstLine="480"/>
              <w:rPr>
                <w:del w:id="289" w:author="石煜堃" w:date="2024-10-24T23:09:59Z"/>
                <w:rFonts w:ascii="楷体_GB2312" w:eastAsia="楷体_GB2312"/>
                <w:sz w:val="24"/>
              </w:rPr>
            </w:pPr>
            <w:ins w:id="290" w:author="石煜堃" w:date="2024-10-24T23:11:13Z">
              <w:r>
                <w:rPr>
                  <w:rFonts w:hint="eastAsia" w:ascii="楷体_GB2312" w:eastAsia="楷体_GB2312"/>
                  <w:sz w:val="24"/>
                </w:rPr>
                <w:t>通过整合以上各个技术层次，游戏推荐系统将能够为用户提供个性化、高效的推荐体验。</w:t>
              </w:r>
            </w:ins>
            <w:del w:id="291" w:author="石煜堃" w:date="2024-10-24T23:09:59Z">
              <w:r>
                <w:rPr>
                  <w:rFonts w:hint="eastAsia" w:ascii="楷体_GB2312" w:eastAsia="楷体_GB2312"/>
                  <w:sz w:val="24"/>
                </w:rPr>
                <w:delText>1. 基于Java的Web应用开发</w:delText>
              </w:r>
            </w:del>
          </w:p>
          <w:p>
            <w:pPr>
              <w:pStyle w:val="13"/>
              <w:spacing w:line="360" w:lineRule="auto"/>
              <w:ind w:right="-107" w:rightChars="-51" w:firstLine="480"/>
              <w:rPr>
                <w:del w:id="292" w:author="石煜堃" w:date="2024-10-24T23:09:59Z"/>
                <w:rFonts w:ascii="楷体_GB2312" w:eastAsia="楷体_GB2312"/>
                <w:sz w:val="24"/>
              </w:rPr>
            </w:pPr>
            <w:del w:id="293" w:author="石煜堃" w:date="2024-10-24T23:09:59Z">
              <w:r>
                <w:rPr>
                  <w:rFonts w:hint="eastAsia" w:ascii="楷体_GB2312" w:eastAsia="楷体_GB2312"/>
                  <w:sz w:val="24"/>
                </w:rPr>
                <w:delText>在Web应用开发中，HTML、CSS和JavaScript构成了前端开发的基石，它们负责构建用户界面的外观和交互逻辑。而JSP（JavaServer Pages）作为服务器端技术，能够允许我们在HTML页面中嵌入Java代码，从而实现动态内容的生成。JSP标签库（如JSTL和自定义标签）极大地增强了JSP页面的功能性和可维护性，通过它们可以方便地访问数据库、处理用户输入、管理会话信息等。</w:delText>
              </w:r>
            </w:del>
          </w:p>
          <w:p>
            <w:pPr>
              <w:pStyle w:val="13"/>
              <w:spacing w:line="360" w:lineRule="auto"/>
              <w:ind w:right="-107" w:rightChars="-51" w:firstLine="480"/>
              <w:rPr>
                <w:del w:id="294" w:author="石煜堃" w:date="2024-10-24T23:09:59Z"/>
                <w:rFonts w:ascii="楷体_GB2312" w:eastAsia="楷体_GB2312"/>
                <w:sz w:val="24"/>
              </w:rPr>
            </w:pPr>
            <w:del w:id="295" w:author="石煜堃" w:date="2024-10-24T23:09:59Z">
              <w:r>
                <w:rPr>
                  <w:rFonts w:hint="eastAsia" w:ascii="楷体_GB2312" w:eastAsia="楷体_GB2312"/>
                  <w:sz w:val="24"/>
                </w:rPr>
                <w:delText>为了构建高效、可维护的Web应用，我们倾向于采用MVC（Model-View-Controller）设计模式。在这种模式下，JSP页面主要扮演View的角色，负责展示数据；而Servlet或Spring MVC等框架中的Controller负责处理用户请求和响应；Model层则封装了业务逻辑和数据访问逻辑。</w:delText>
              </w:r>
            </w:del>
          </w:p>
          <w:p>
            <w:pPr>
              <w:pStyle w:val="13"/>
              <w:spacing w:line="360" w:lineRule="auto"/>
              <w:ind w:right="-107" w:rightChars="-51" w:firstLine="0" w:firstLineChars="0"/>
              <w:rPr>
                <w:del w:id="296" w:author="石煜堃" w:date="2024-10-24T23:09:59Z"/>
                <w:rFonts w:ascii="楷体_GB2312" w:eastAsia="楷体_GB2312"/>
                <w:sz w:val="24"/>
              </w:rPr>
            </w:pPr>
          </w:p>
          <w:p>
            <w:pPr>
              <w:pStyle w:val="13"/>
              <w:spacing w:line="360" w:lineRule="auto"/>
              <w:ind w:right="-107" w:rightChars="-51" w:firstLine="480"/>
              <w:rPr>
                <w:del w:id="297" w:author="石煜堃" w:date="2024-10-24T23:09:59Z"/>
                <w:rFonts w:ascii="楷体_GB2312" w:eastAsia="楷体_GB2312"/>
                <w:sz w:val="24"/>
              </w:rPr>
            </w:pPr>
            <w:del w:id="298" w:author="石煜堃" w:date="2024-10-24T23:09:59Z">
              <w:r>
                <w:rPr>
                  <w:rFonts w:hint="eastAsia" w:ascii="楷体_GB2312" w:eastAsia="楷体_GB2312"/>
                  <w:sz w:val="24"/>
                </w:rPr>
                <w:delText>2. 基于Android+Java的APP开发</w:delText>
              </w:r>
            </w:del>
          </w:p>
          <w:p>
            <w:pPr>
              <w:pStyle w:val="13"/>
              <w:spacing w:line="360" w:lineRule="auto"/>
              <w:ind w:right="-107" w:rightChars="-51" w:firstLine="480"/>
              <w:rPr>
                <w:del w:id="299" w:author="石煜堃" w:date="2024-10-24T23:09:59Z"/>
                <w:rFonts w:ascii="楷体_GB2312" w:eastAsia="楷体_GB2312"/>
                <w:sz w:val="24"/>
              </w:rPr>
            </w:pPr>
            <w:del w:id="300" w:author="石煜堃" w:date="2024-10-24T23:09:59Z">
              <w:r>
                <w:rPr>
                  <w:rFonts w:hint="eastAsia" w:ascii="楷体_GB2312" w:eastAsia="楷体_GB2312"/>
                  <w:sz w:val="24"/>
                </w:rPr>
                <w:delText>Android Studio作为Android应用开发的首选IDE，提供了丰富的功能和工具集，极大地简化了开发流程。除了基本的代码编辑、调试和性能分析工具外，Android Studio还支持Gradle构建系统，能够允许我们通过简单的配置文件管理项目依赖、构建过程和打包发布。</w:delText>
              </w:r>
            </w:del>
          </w:p>
          <w:p>
            <w:pPr>
              <w:pStyle w:val="13"/>
              <w:spacing w:line="360" w:lineRule="auto"/>
              <w:ind w:right="-107" w:rightChars="-51" w:firstLine="480"/>
              <w:rPr>
                <w:del w:id="301" w:author="石煜堃" w:date="2024-10-24T23:09:59Z"/>
                <w:rFonts w:ascii="楷体_GB2312" w:eastAsia="楷体_GB2312"/>
                <w:sz w:val="24"/>
              </w:rPr>
            </w:pPr>
            <w:del w:id="302" w:author="石煜堃" w:date="2024-10-24T23:09:59Z">
              <w:r>
                <w:rPr>
                  <w:rFonts w:hint="eastAsia" w:ascii="楷体_GB2312" w:eastAsia="楷体_GB2312"/>
                  <w:sz w:val="24"/>
                </w:rPr>
                <w:delText>在开发过程中，我们可以利用Android Studio提供的模拟器测试应用在不同设备和Android版本上的表现。同时，通过集成Google Play服务，可以方便地实现用户认证、云存储、推送通知等高级功能。</w:delText>
              </w:r>
            </w:del>
          </w:p>
          <w:p>
            <w:pPr>
              <w:pStyle w:val="13"/>
              <w:spacing w:line="360" w:lineRule="auto"/>
              <w:ind w:right="-107" w:rightChars="-51" w:firstLine="0" w:firstLineChars="0"/>
              <w:rPr>
                <w:del w:id="303" w:author="石煜堃" w:date="2024-10-24T23:09:59Z"/>
                <w:rFonts w:ascii="楷体_GB2312" w:eastAsia="楷体_GB2312"/>
                <w:sz w:val="24"/>
              </w:rPr>
            </w:pPr>
          </w:p>
          <w:p>
            <w:pPr>
              <w:pStyle w:val="13"/>
              <w:spacing w:line="360" w:lineRule="auto"/>
              <w:ind w:right="-107" w:rightChars="-51" w:firstLine="480"/>
              <w:rPr>
                <w:del w:id="304" w:author="石煜堃" w:date="2024-10-24T23:09:59Z"/>
                <w:rFonts w:ascii="楷体_GB2312" w:eastAsia="楷体_GB2312"/>
                <w:sz w:val="24"/>
              </w:rPr>
            </w:pPr>
            <w:del w:id="305" w:author="石煜堃" w:date="2024-10-24T23:09:59Z">
              <w:r>
                <w:rPr>
                  <w:rFonts w:hint="eastAsia" w:ascii="楷体_GB2312" w:eastAsia="楷体_GB2312"/>
                  <w:sz w:val="24"/>
                </w:rPr>
                <w:delText>3. 基于MySQL的数据管理</w:delText>
              </w:r>
            </w:del>
          </w:p>
          <w:p>
            <w:pPr>
              <w:pStyle w:val="13"/>
              <w:spacing w:line="360" w:lineRule="auto"/>
              <w:ind w:right="-107" w:rightChars="-51" w:firstLine="480"/>
              <w:rPr>
                <w:del w:id="306" w:author="石煜堃" w:date="2024-10-24T23:09:59Z"/>
                <w:rFonts w:ascii="楷体_GB2312" w:eastAsia="楷体_GB2312"/>
                <w:sz w:val="24"/>
              </w:rPr>
            </w:pPr>
            <w:del w:id="307" w:author="石煜堃" w:date="2024-10-24T23:09:59Z">
              <w:r>
                <w:rPr>
                  <w:rFonts w:hint="eastAsia" w:ascii="楷体_GB2312" w:eastAsia="楷体_GB2312"/>
                  <w:sz w:val="24"/>
                </w:rPr>
                <w:delText>MySQL作为关系型数据库管理系统，以其高性能、可靠性和易用性在Web应用中得到了广泛应用。对于休闲娱乐应用推荐系统而言，MySQL能够高效地存储和管理用户数据、商品信息、推荐算法所需的数据等。</w:delText>
              </w:r>
            </w:del>
          </w:p>
          <w:p>
            <w:pPr>
              <w:pStyle w:val="13"/>
              <w:spacing w:line="360" w:lineRule="auto"/>
              <w:ind w:right="-107" w:rightChars="-51" w:firstLine="480"/>
              <w:rPr>
                <w:del w:id="308" w:author="石煜堃" w:date="2024-10-24T23:09:59Z"/>
                <w:rFonts w:ascii="楷体_GB2312" w:eastAsia="楷体_GB2312"/>
                <w:sz w:val="24"/>
              </w:rPr>
            </w:pPr>
            <w:del w:id="309" w:author="石煜堃" w:date="2024-10-24T23:09:59Z">
              <w:r>
                <w:rPr>
                  <w:rFonts w:hint="eastAsia" w:ascii="楷体_GB2312" w:eastAsia="楷体_GB2312"/>
                  <w:sz w:val="24"/>
                </w:rPr>
                <w:delText>Dbeaver作为一款强大的数据库管理工具，提供了直观的图形界面，使得数据库的设计、管理和维护变得更加简单。通过Dbeaver，我们可以轻松地创建数据库、表、视图和索引，执行SQL查询，以及进行数据的导入导出等操作。</w:delText>
              </w:r>
            </w:del>
          </w:p>
          <w:p>
            <w:pPr>
              <w:pStyle w:val="13"/>
              <w:spacing w:line="360" w:lineRule="auto"/>
              <w:ind w:right="-107" w:rightChars="-51" w:firstLine="0" w:firstLineChars="0"/>
              <w:rPr>
                <w:del w:id="310" w:author="石煜堃" w:date="2024-10-24T23:09:59Z"/>
                <w:rFonts w:ascii="楷体_GB2312" w:eastAsia="楷体_GB2312"/>
                <w:sz w:val="24"/>
              </w:rPr>
            </w:pPr>
          </w:p>
          <w:p>
            <w:pPr>
              <w:pStyle w:val="13"/>
              <w:spacing w:line="360" w:lineRule="auto"/>
              <w:ind w:right="-107" w:rightChars="-51" w:firstLine="480"/>
              <w:rPr>
                <w:del w:id="311" w:author="石煜堃" w:date="2024-10-24T23:09:59Z"/>
                <w:rFonts w:ascii="楷体_GB2312" w:eastAsia="楷体_GB2312"/>
                <w:sz w:val="24"/>
              </w:rPr>
            </w:pPr>
            <w:del w:id="312" w:author="石煜堃" w:date="2024-10-24T23:09:59Z">
              <w:r>
                <w:rPr>
                  <w:rFonts w:hint="eastAsia" w:ascii="楷体_GB2312" w:eastAsia="楷体_GB2312"/>
                  <w:sz w:val="24"/>
                </w:rPr>
                <w:delText>4. 基于JavaWeb的服务器开发</w:delText>
              </w:r>
            </w:del>
          </w:p>
          <w:p>
            <w:pPr>
              <w:pStyle w:val="13"/>
              <w:spacing w:line="360" w:lineRule="auto"/>
              <w:ind w:right="-107" w:rightChars="-51" w:firstLine="480"/>
              <w:rPr>
                <w:del w:id="313" w:author="石煜堃" w:date="2024-10-24T23:09:59Z"/>
                <w:rFonts w:ascii="楷体_GB2312" w:eastAsia="楷体_GB2312"/>
                <w:sz w:val="24"/>
              </w:rPr>
            </w:pPr>
            <w:del w:id="314" w:author="石煜堃" w:date="2024-10-24T23:09:59Z">
              <w:r>
                <w:rPr>
                  <w:rFonts w:hint="eastAsia" w:ascii="楷体_GB2312" w:eastAsia="楷体_GB2312"/>
                  <w:sz w:val="24"/>
                </w:rPr>
                <w:delText>在JavaWeb应用的开发中，Tomcat作为轻量级的Web服务器和Servlet容器，是我们开发的首选。通过Eclipse或IntelliJ IDEA等IDE，可以方便地配置和部署Tomcat服务器，并创建和管理JavaWeb项目。</w:delText>
              </w:r>
            </w:del>
          </w:p>
          <w:p>
            <w:pPr>
              <w:pStyle w:val="13"/>
              <w:spacing w:line="360" w:lineRule="auto"/>
              <w:ind w:right="-107" w:rightChars="-51" w:firstLine="480"/>
              <w:rPr>
                <w:del w:id="315" w:author="石煜堃" w:date="2024-10-24T23:09:59Z"/>
                <w:rFonts w:ascii="楷体_GB2312" w:eastAsia="楷体_GB2312"/>
                <w:sz w:val="24"/>
              </w:rPr>
            </w:pPr>
            <w:del w:id="316" w:author="石煜堃" w:date="2024-10-24T23:09:59Z">
              <w:r>
                <w:rPr>
                  <w:rFonts w:hint="eastAsia" w:ascii="楷体_GB2312" w:eastAsia="楷体_GB2312"/>
                  <w:sz w:val="24"/>
                </w:rPr>
                <w:delText>在构建JavaWeb项目时，通常会遵循一定的目录结构和命名规范，以便于项目的组织和管理。例如，将JSP文件放在WebContent或webapp目录下的特定文件夹中，将Servlet类放在src目录下的特定包中。</w:delText>
              </w:r>
            </w:del>
          </w:p>
          <w:p>
            <w:pPr>
              <w:pStyle w:val="13"/>
              <w:spacing w:line="360" w:lineRule="auto"/>
              <w:ind w:right="-107" w:rightChars="-51" w:firstLine="480"/>
              <w:rPr>
                <w:del w:id="317" w:author="石煜堃" w:date="2024-10-24T23:09:59Z"/>
                <w:rFonts w:ascii="楷体_GB2312" w:eastAsia="楷体_GB2312"/>
                <w:sz w:val="24"/>
              </w:rPr>
            </w:pPr>
            <w:del w:id="318" w:author="石煜堃" w:date="2024-10-24T23:09:59Z">
              <w:r>
                <w:rPr>
                  <w:rFonts w:hint="eastAsia" w:ascii="楷体_GB2312" w:eastAsia="楷体_GB2312"/>
                  <w:sz w:val="24"/>
                </w:rPr>
                <w:delText>在开发过程中，还需要配置web.xml文件来定义Servlet的映射关系、会话配置、监听器等。随着Spring Boot等现代Web框架的兴起，越来越多的项目开始采用注解的方式来配置这些信息，从而进一步简化了开发流程。</w:delText>
              </w:r>
            </w:del>
          </w:p>
          <w:p>
            <w:pPr>
              <w:pStyle w:val="13"/>
              <w:spacing w:line="360" w:lineRule="auto"/>
              <w:ind w:right="-107" w:rightChars="-51" w:firstLine="480"/>
              <w:rPr>
                <w:del w:id="319" w:author="石煜堃" w:date="2024-10-24T23:09:59Z"/>
                <w:rFonts w:ascii="楷体_GB2312" w:eastAsia="楷体_GB2312"/>
                <w:sz w:val="24"/>
              </w:rPr>
            </w:pPr>
            <w:del w:id="320" w:author="石煜堃" w:date="2024-10-24T23:09:59Z">
              <w:r>
                <w:rPr>
                  <w:rFonts w:hint="eastAsia" w:ascii="楷体_GB2312" w:eastAsia="楷体_GB2312"/>
                  <w:sz w:val="24"/>
                </w:rPr>
                <w:delText>综上所述，基于Java的Web应用开发、Android+Java的APP开发、MySQL数据管理以及JavaWeb服务器开发是一个涉及前端、后端、数据库和服务器等多个方面的复杂过程。通过合理的规划和有效的工具支持，我们希望可以高效地实现一个功能丰富、性能优良的休闲娱乐应用推荐系统。</w:delText>
              </w:r>
            </w:del>
          </w:p>
          <w:p>
            <w:pPr>
              <w:pStyle w:val="13"/>
              <w:spacing w:line="360" w:lineRule="auto"/>
              <w:ind w:right="-107" w:rightChars="-51" w:firstLine="480"/>
              <w:rPr>
                <w:rFonts w:ascii="楷体_GB2312"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6" w:hRule="atLeast"/>
        </w:trPr>
        <w:tc>
          <w:tcPr>
            <w:tcW w:w="8364" w:type="dxa"/>
            <w:gridSpan w:val="15"/>
            <w:tcBorders>
              <w:top w:val="single" w:color="auto" w:sz="4" w:space="0"/>
              <w:left w:val="single" w:color="auto" w:sz="4" w:space="0"/>
              <w:bottom w:val="single" w:color="auto" w:sz="4" w:space="0"/>
              <w:right w:val="single" w:color="auto" w:sz="4" w:space="0"/>
            </w:tcBorders>
          </w:tcPr>
          <w:p>
            <w:pPr>
              <w:rPr>
                <w:rFonts w:ascii="楷体_GB2312" w:eastAsia="楷体_GB2312"/>
                <w:sz w:val="24"/>
              </w:rPr>
            </w:pPr>
            <w:r>
              <w:rPr>
                <w:rFonts w:hint="eastAsia" w:ascii="楷体_GB2312" w:eastAsia="楷体_GB2312"/>
                <w:sz w:val="24"/>
              </w:rPr>
              <w:t>技术指标</w:t>
            </w:r>
            <w:r>
              <w:rPr>
                <w:rFonts w:ascii="楷体_GB2312" w:eastAsia="楷体_GB2312"/>
                <w:sz w:val="24"/>
              </w:rPr>
              <w:t>:</w:t>
            </w:r>
          </w:p>
          <w:p>
            <w:pPr>
              <w:pStyle w:val="13"/>
              <w:numPr>
                <w:ilvl w:val="0"/>
                <w:numId w:val="4"/>
              </w:numPr>
              <w:spacing w:line="360" w:lineRule="auto"/>
              <w:ind w:firstLineChars="0"/>
              <w:rPr>
                <w:rFonts w:ascii="楷体_GB2312" w:eastAsia="楷体_GB2312"/>
                <w:sz w:val="24"/>
              </w:rPr>
            </w:pPr>
            <w:r>
              <w:rPr>
                <w:rFonts w:hint="eastAsia" w:ascii="楷体_GB2312" w:eastAsia="楷体_GB2312"/>
                <w:sz w:val="24"/>
              </w:rPr>
              <w:t>实现排行榜推荐功能，即根据用户游戏偏好结合排行榜推荐应用</w:t>
            </w:r>
          </w:p>
          <w:p>
            <w:pPr>
              <w:pStyle w:val="13"/>
              <w:numPr>
                <w:ilvl w:val="0"/>
                <w:numId w:val="4"/>
              </w:numPr>
              <w:spacing w:line="360" w:lineRule="auto"/>
              <w:ind w:firstLineChars="0"/>
              <w:rPr>
                <w:rFonts w:ascii="楷体_GB2312" w:eastAsia="楷体_GB2312"/>
                <w:sz w:val="24"/>
              </w:rPr>
            </w:pPr>
            <w:r>
              <w:rPr>
                <w:rFonts w:hint="eastAsia" w:ascii="楷体_GB2312" w:eastAsia="楷体_GB2312"/>
                <w:sz w:val="24"/>
              </w:rPr>
              <w:t>实现应用信息管理功能，即实现对市面上的</w:t>
            </w:r>
            <w:del w:id="321" w:author="石煜堃" w:date="2024-10-18T10:47:22Z">
              <w:r>
                <w:rPr>
                  <w:rFonts w:hint="eastAsia" w:ascii="楷体_GB2312" w:eastAsia="楷体_GB2312"/>
                  <w:sz w:val="24"/>
                </w:rPr>
                <w:delText>休闲娱乐应用</w:delText>
              </w:r>
            </w:del>
            <w:ins w:id="322" w:author="石煜堃" w:date="2024-10-18T10:47:22Z">
              <w:r>
                <w:rPr>
                  <w:rFonts w:hint="eastAsia" w:ascii="楷体_GB2312" w:eastAsia="楷体_GB2312"/>
                  <w:sz w:val="24"/>
                  <w:lang w:eastAsia="zh-CN"/>
                </w:rPr>
                <w:t>游戏</w:t>
              </w:r>
            </w:ins>
            <w:r>
              <w:rPr>
                <w:rFonts w:hint="eastAsia" w:ascii="楷体_GB2312" w:eastAsia="楷体_GB2312"/>
                <w:sz w:val="24"/>
              </w:rPr>
              <w:t>信息做增删查改操作。</w:t>
            </w:r>
          </w:p>
          <w:p>
            <w:pPr>
              <w:pStyle w:val="13"/>
              <w:numPr>
                <w:ilvl w:val="0"/>
                <w:numId w:val="4"/>
              </w:numPr>
              <w:spacing w:line="360" w:lineRule="auto"/>
              <w:ind w:firstLineChars="0"/>
              <w:rPr>
                <w:rFonts w:ascii="楷体_GB2312" w:eastAsia="楷体_GB2312"/>
                <w:sz w:val="24"/>
              </w:rPr>
            </w:pPr>
            <w:r>
              <w:rPr>
                <w:rFonts w:hint="eastAsia" w:ascii="楷体_GB2312" w:eastAsia="楷体_GB2312"/>
                <w:sz w:val="24"/>
              </w:rPr>
              <w:t>实现用户的留言提议、点赞收藏功能。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364" w:type="dxa"/>
            <w:gridSpan w:val="15"/>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研究计划及预期成果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835" w:type="dxa"/>
            <w:gridSpan w:val="5"/>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主要研究阶段</w:t>
            </w:r>
          </w:p>
          <w:p>
            <w:pPr>
              <w:jc w:val="center"/>
              <w:rPr>
                <w:rFonts w:hint="eastAsia" w:ascii="楷体_GB2312" w:hAnsi="宋体" w:eastAsia="楷体_GB2312"/>
                <w:sz w:val="24"/>
              </w:rPr>
            </w:pPr>
            <w:r>
              <w:rPr>
                <w:rFonts w:hint="eastAsia" w:ascii="楷体_GB2312" w:hAnsi="宋体" w:eastAsia="楷体_GB2312"/>
                <w:sz w:val="24"/>
              </w:rPr>
              <w:t>（起止时间）</w:t>
            </w:r>
          </w:p>
        </w:tc>
        <w:tc>
          <w:tcPr>
            <w:tcW w:w="4002" w:type="dxa"/>
            <w:gridSpan w:val="8"/>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阶段预期成果</w:t>
            </w:r>
          </w:p>
        </w:tc>
        <w:tc>
          <w:tcPr>
            <w:tcW w:w="1527"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成果形式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975" w:type="dxa"/>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前期</w:t>
            </w:r>
          </w:p>
        </w:tc>
        <w:tc>
          <w:tcPr>
            <w:tcW w:w="1860" w:type="dxa"/>
            <w:gridSpan w:val="4"/>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c>
          <w:tcPr>
            <w:tcW w:w="4002" w:type="dxa"/>
            <w:gridSpan w:val="8"/>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c>
          <w:tcPr>
            <w:tcW w:w="1527" w:type="dxa"/>
            <w:gridSpan w:val="2"/>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975" w:type="dxa"/>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中期</w:t>
            </w:r>
          </w:p>
        </w:tc>
        <w:tc>
          <w:tcPr>
            <w:tcW w:w="1860" w:type="dxa"/>
            <w:gridSpan w:val="4"/>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c>
          <w:tcPr>
            <w:tcW w:w="4002" w:type="dxa"/>
            <w:gridSpan w:val="8"/>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c>
          <w:tcPr>
            <w:tcW w:w="1527" w:type="dxa"/>
            <w:gridSpan w:val="2"/>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975" w:type="dxa"/>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后期</w:t>
            </w:r>
          </w:p>
        </w:tc>
        <w:tc>
          <w:tcPr>
            <w:tcW w:w="1860" w:type="dxa"/>
            <w:gridSpan w:val="4"/>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c>
          <w:tcPr>
            <w:tcW w:w="4002" w:type="dxa"/>
            <w:gridSpan w:val="8"/>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c>
          <w:tcPr>
            <w:tcW w:w="1527" w:type="dxa"/>
            <w:gridSpan w:val="2"/>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835" w:type="dxa"/>
            <w:gridSpan w:val="5"/>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最终研究成果</w:t>
            </w:r>
          </w:p>
        </w:tc>
        <w:tc>
          <w:tcPr>
            <w:tcW w:w="4002" w:type="dxa"/>
            <w:gridSpan w:val="8"/>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最终成果名称</w:t>
            </w:r>
          </w:p>
        </w:tc>
        <w:tc>
          <w:tcPr>
            <w:tcW w:w="1527"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最终成果形式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835" w:type="dxa"/>
            <w:gridSpan w:val="5"/>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楷体_GB2312" w:hAnsi="宋体" w:eastAsia="楷体_GB2312"/>
                <w:sz w:val="24"/>
              </w:rPr>
            </w:pPr>
          </w:p>
        </w:tc>
        <w:tc>
          <w:tcPr>
            <w:tcW w:w="4002" w:type="dxa"/>
            <w:gridSpan w:val="8"/>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提示：科技论文、技术报告、软件著作权、专利等</w:t>
            </w:r>
          </w:p>
        </w:tc>
        <w:tc>
          <w:tcPr>
            <w:tcW w:w="1527"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pacing w:val="-1"/>
                <w:kern w:val="0"/>
                <w:sz w:val="24"/>
              </w:rPr>
            </w:pPr>
            <w:r>
              <w:rPr>
                <w:rFonts w:hint="eastAsia" w:ascii="楷体_GB2312" w:hAnsi="宋体" w:eastAsia="楷体_GB2312"/>
                <w:sz w:val="24"/>
              </w:rPr>
              <w:t>系统应用软件及网站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8364" w:type="dxa"/>
            <w:gridSpan w:val="15"/>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b/>
                <w:sz w:val="24"/>
              </w:rPr>
              <w:t>经费预算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序号</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预算项目</w:t>
            </w:r>
          </w:p>
        </w:tc>
        <w:tc>
          <w:tcPr>
            <w:tcW w:w="2125" w:type="dxa"/>
            <w:gridSpan w:val="3"/>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预算金额（元）</w:t>
            </w:r>
          </w:p>
        </w:tc>
        <w:tc>
          <w:tcPr>
            <w:tcW w:w="2377" w:type="dxa"/>
            <w:gridSpan w:val="5"/>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1</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图书资料费</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2</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交通费</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3</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调研及学术交流费</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4</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论文版面费</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5</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印刷费</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6</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上机机时</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7</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元器件</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8</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耗材</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9</w:t>
            </w:r>
          </w:p>
        </w:tc>
        <w:tc>
          <w:tcPr>
            <w:tcW w:w="2818" w:type="dxa"/>
            <w:gridSpan w:val="5"/>
            <w:tcBorders>
              <w:top w:val="single" w:color="auto" w:sz="4" w:space="0"/>
              <w:left w:val="single" w:color="auto" w:sz="4" w:space="0"/>
              <w:bottom w:val="single" w:color="auto" w:sz="4" w:space="0"/>
              <w:right w:val="single" w:color="auto" w:sz="4" w:space="0"/>
            </w:tcBorders>
            <w:vAlign w:val="center"/>
          </w:tcPr>
          <w:p>
            <w:pPr>
              <w:rPr>
                <w:rFonts w:hint="eastAsia" w:ascii="楷体_GB2312" w:hAnsi="宋体" w:eastAsia="楷体_GB2312"/>
                <w:sz w:val="24"/>
              </w:rPr>
            </w:pPr>
            <w:r>
              <w:rPr>
                <w:rFonts w:hint="eastAsia" w:ascii="楷体_GB2312" w:hAnsi="宋体" w:eastAsia="楷体_GB2312"/>
                <w:sz w:val="24"/>
              </w:rPr>
              <w:t>其他（注明项目）</w:t>
            </w: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合计</w:t>
            </w:r>
          </w:p>
        </w:tc>
        <w:tc>
          <w:tcPr>
            <w:tcW w:w="2818"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p>
            <w:pPr>
              <w:rPr>
                <w:rFonts w:hint="eastAsia" w:ascii="楷体_GB2312" w:hAnsi="宋体" w:eastAsia="楷体_GB2312"/>
                <w:sz w:val="24"/>
              </w:rPr>
            </w:pPr>
          </w:p>
        </w:tc>
        <w:tc>
          <w:tcPr>
            <w:tcW w:w="2125" w:type="dxa"/>
            <w:gridSpan w:val="3"/>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5" w:hRule="atLeast"/>
        </w:trPr>
        <w:tc>
          <w:tcPr>
            <w:tcW w:w="8364" w:type="dxa"/>
            <w:gridSpan w:val="1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r>
              <w:rPr>
                <w:rFonts w:hint="eastAsia" w:ascii="楷体_GB2312" w:hAnsi="宋体" w:eastAsia="楷体_GB2312"/>
                <w:sz w:val="24"/>
              </w:rPr>
              <w:t>学院辅导员意见</w:t>
            </w:r>
          </w:p>
          <w:p>
            <w:pPr>
              <w:rPr>
                <w:rFonts w:hint="eastAsia" w:ascii="楷体_GB2312" w:hAnsi="宋体" w:eastAsia="楷体_GB2312"/>
                <w:sz w:val="24"/>
              </w:rPr>
            </w:pPr>
          </w:p>
          <w:p>
            <w:pPr>
              <w:rPr>
                <w:rFonts w:hint="eastAsia" w:ascii="楷体_GB2312" w:hAnsi="宋体" w:eastAsia="楷体_GB2312"/>
                <w:sz w:val="24"/>
              </w:rPr>
            </w:pPr>
          </w:p>
          <w:p>
            <w:pPr>
              <w:rPr>
                <w:rFonts w:hint="eastAsia" w:ascii="楷体_GB2312" w:hAnsi="宋体" w:eastAsia="楷体_GB2312"/>
                <w:sz w:val="24"/>
              </w:rPr>
            </w:pPr>
          </w:p>
          <w:p>
            <w:pPr>
              <w:tabs>
                <w:tab w:val="left" w:pos="4635"/>
              </w:tabs>
              <w:jc w:val="right"/>
              <w:rPr>
                <w:rFonts w:hint="eastAsia" w:ascii="楷体_GB2312" w:hAnsi="宋体" w:eastAsia="楷体_GB2312"/>
                <w:sz w:val="24"/>
              </w:rPr>
            </w:pPr>
            <w:r>
              <w:rPr>
                <w:rFonts w:hint="eastAsia" w:ascii="楷体_GB2312" w:hAnsi="宋体" w:eastAsia="楷体_GB2312"/>
                <w:sz w:val="24"/>
              </w:rPr>
              <w:t>辅导员签字：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7" w:hRule="atLeast"/>
        </w:trPr>
        <w:tc>
          <w:tcPr>
            <w:tcW w:w="8364" w:type="dxa"/>
            <w:gridSpan w:val="1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r>
              <w:rPr>
                <w:rFonts w:hint="eastAsia" w:ascii="楷体_GB2312" w:hAnsi="宋体" w:eastAsia="楷体_GB2312"/>
                <w:sz w:val="24"/>
              </w:rPr>
              <w:t>指导教师意见</w:t>
            </w:r>
          </w:p>
          <w:p>
            <w:pPr>
              <w:rPr>
                <w:rFonts w:hint="eastAsia" w:ascii="楷体_GB2312" w:hAnsi="宋体" w:eastAsia="楷体_GB2312"/>
                <w:sz w:val="24"/>
              </w:rPr>
            </w:pPr>
          </w:p>
          <w:p>
            <w:pPr>
              <w:rPr>
                <w:rFonts w:hint="eastAsia" w:ascii="楷体_GB2312" w:hAnsi="宋体" w:eastAsia="楷体_GB2312"/>
                <w:sz w:val="24"/>
              </w:rPr>
            </w:pPr>
          </w:p>
          <w:p>
            <w:pPr>
              <w:rPr>
                <w:rFonts w:hint="eastAsia" w:ascii="楷体_GB2312" w:hAnsi="宋体" w:eastAsia="楷体_GB2312"/>
                <w:sz w:val="24"/>
              </w:rPr>
            </w:pPr>
          </w:p>
          <w:p>
            <w:pPr>
              <w:jc w:val="right"/>
              <w:rPr>
                <w:rFonts w:hint="eastAsia" w:ascii="楷体_GB2312" w:hAnsi="宋体" w:eastAsia="楷体_GB2312"/>
                <w:sz w:val="24"/>
              </w:rPr>
            </w:pPr>
            <w:r>
              <w:rPr>
                <w:rFonts w:hint="eastAsia" w:ascii="楷体_GB2312" w:hAnsi="宋体" w:eastAsia="楷体_GB2312"/>
                <w:sz w:val="24"/>
              </w:rPr>
              <w:t xml:space="preserve">                                   指导教师签字：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2" w:hRule="atLeast"/>
        </w:trPr>
        <w:tc>
          <w:tcPr>
            <w:tcW w:w="8364" w:type="dxa"/>
            <w:gridSpan w:val="1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r>
              <w:rPr>
                <w:rFonts w:hint="eastAsia" w:ascii="楷体_GB2312" w:hAnsi="宋体" w:eastAsia="楷体_GB2312"/>
                <w:sz w:val="24"/>
              </w:rPr>
              <w:t>基金专家评审组意见</w:t>
            </w:r>
          </w:p>
          <w:p>
            <w:pPr>
              <w:rPr>
                <w:rFonts w:hint="eastAsia" w:ascii="楷体_GB2312" w:hAnsi="宋体" w:eastAsia="楷体_GB2312"/>
                <w:sz w:val="24"/>
              </w:rPr>
            </w:pPr>
          </w:p>
          <w:p>
            <w:pPr>
              <w:rPr>
                <w:rFonts w:hint="eastAsia" w:ascii="楷体_GB2312" w:hAnsi="宋体" w:eastAsia="楷体_GB2312"/>
                <w:sz w:val="24"/>
              </w:rPr>
            </w:pPr>
          </w:p>
          <w:p>
            <w:pPr>
              <w:rPr>
                <w:rFonts w:hint="eastAsia" w:ascii="楷体_GB2312" w:hAnsi="宋体" w:eastAsia="楷体_GB2312"/>
                <w:sz w:val="24"/>
              </w:rPr>
            </w:pPr>
          </w:p>
          <w:p>
            <w:pPr>
              <w:rPr>
                <w:rFonts w:hint="eastAsia" w:ascii="楷体_GB2312" w:hAnsi="宋体" w:eastAsia="楷体_GB2312"/>
                <w:sz w:val="24"/>
              </w:rPr>
            </w:pPr>
          </w:p>
          <w:p>
            <w:pPr>
              <w:ind w:firstLine="480" w:firstLineChars="200"/>
              <w:rPr>
                <w:rFonts w:hint="eastAsia" w:ascii="楷体_GB2312" w:hAnsi="宋体" w:eastAsia="楷体_GB2312"/>
                <w:sz w:val="24"/>
              </w:rPr>
            </w:pPr>
            <w:r>
              <w:rPr>
                <w:rFonts w:hint="eastAsia" w:ascii="楷体_GB2312" w:hAnsi="宋体" w:eastAsia="楷体_GB2312"/>
                <w:sz w:val="24"/>
              </w:rPr>
              <w:t xml:space="preserve">                                     组长签字：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364" w:type="dxa"/>
            <w:gridSpan w:val="15"/>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基金专家评审组成员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姓名</w:t>
            </w:r>
          </w:p>
        </w:tc>
        <w:tc>
          <w:tcPr>
            <w:tcW w:w="3011"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职 称</w:t>
            </w:r>
          </w:p>
        </w:tc>
        <w:tc>
          <w:tcPr>
            <w:tcW w:w="1684" w:type="dxa"/>
            <w:gridSpan w:val="3"/>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r>
              <w:rPr>
                <w:rFonts w:hint="eastAsia" w:ascii="楷体_GB2312" w:hAnsi="宋体" w:eastAsia="楷体_GB2312"/>
                <w:sz w:val="24"/>
              </w:rP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trPr>
        <w:tc>
          <w:tcPr>
            <w:tcW w:w="8364" w:type="dxa"/>
            <w:gridSpan w:val="15"/>
            <w:tcBorders>
              <w:top w:val="single" w:color="auto" w:sz="4" w:space="0"/>
              <w:left w:val="single" w:color="auto" w:sz="4" w:space="0"/>
              <w:bottom w:val="single" w:color="auto" w:sz="4" w:space="0"/>
              <w:right w:val="single" w:color="auto" w:sz="4" w:space="0"/>
            </w:tcBorders>
          </w:tcPr>
          <w:p>
            <w:pPr>
              <w:rPr>
                <w:rFonts w:hint="eastAsia" w:ascii="楷体_GB2312" w:hAnsi="宋体" w:eastAsia="楷体_GB2312"/>
                <w:sz w:val="24"/>
              </w:rPr>
            </w:pPr>
            <w:r>
              <w:rPr>
                <w:rFonts w:hint="eastAsia" w:ascii="楷体_GB2312" w:hAnsi="宋体" w:eastAsia="楷体_GB2312"/>
                <w:sz w:val="24"/>
              </w:rPr>
              <w:t>学生科技创新基金管理办公室意见</w:t>
            </w:r>
          </w:p>
          <w:p>
            <w:pPr>
              <w:rPr>
                <w:rFonts w:hint="eastAsia" w:ascii="楷体_GB2312" w:hAnsi="宋体" w:eastAsia="楷体_GB2312"/>
                <w:sz w:val="24"/>
              </w:rPr>
            </w:pPr>
          </w:p>
          <w:p>
            <w:pPr>
              <w:rPr>
                <w:rFonts w:hint="eastAsia" w:ascii="楷体_GB2312" w:hAnsi="宋体" w:eastAsia="楷体_GB2312"/>
                <w:sz w:val="24"/>
              </w:rPr>
            </w:pPr>
          </w:p>
          <w:p>
            <w:pPr>
              <w:rPr>
                <w:rFonts w:hint="eastAsia" w:ascii="楷体_GB2312" w:hAnsi="宋体" w:eastAsia="楷体_GB2312"/>
                <w:sz w:val="24"/>
              </w:rPr>
            </w:pPr>
          </w:p>
          <w:p>
            <w:pPr>
              <w:rPr>
                <w:rFonts w:hint="eastAsia" w:ascii="楷体_GB2312" w:hAnsi="宋体" w:eastAsia="楷体_GB2312"/>
                <w:sz w:val="24"/>
              </w:rPr>
            </w:pPr>
          </w:p>
          <w:p>
            <w:pPr>
              <w:rPr>
                <w:rFonts w:hint="eastAsia" w:ascii="楷体_GB2312" w:hAnsi="宋体" w:eastAsia="楷体_GB2312"/>
                <w:sz w:val="24"/>
              </w:rPr>
            </w:pPr>
          </w:p>
          <w:p>
            <w:pPr>
              <w:rPr>
                <w:rFonts w:hint="eastAsia" w:ascii="楷体_GB2312" w:hAnsi="宋体" w:eastAsia="楷体_GB2312"/>
                <w:sz w:val="24"/>
              </w:rPr>
            </w:pPr>
          </w:p>
          <w:p>
            <w:pPr>
              <w:ind w:firstLine="4560" w:firstLineChars="1900"/>
              <w:rPr>
                <w:rFonts w:hint="eastAsia" w:ascii="楷体_GB2312" w:hAnsi="宋体" w:eastAsia="楷体_GB2312"/>
                <w:sz w:val="24"/>
              </w:rPr>
            </w:pPr>
            <w:r>
              <w:rPr>
                <w:rFonts w:hint="eastAsia" w:ascii="楷体_GB2312" w:hAnsi="宋体" w:eastAsia="楷体_GB2312"/>
                <w:sz w:val="24"/>
              </w:rPr>
              <w:t>主管领导签字：           年  月  日</w:t>
            </w:r>
          </w:p>
        </w:tc>
      </w:tr>
    </w:tbl>
    <w:p>
      <w:pPr>
        <w:rPr>
          <w:rFonts w:hint="eastAsia" w:ascii="楷体_GB2312" w:hAnsi="宋体" w:eastAsia="楷体_GB2312"/>
          <w:sz w:val="24"/>
        </w:rPr>
      </w:pPr>
    </w:p>
    <w:p>
      <w:pPr>
        <w:rPr>
          <w:rFonts w:ascii="楷体_GB2312" w:eastAsia="楷体_GB2312"/>
          <w:sz w:val="24"/>
        </w:rPr>
      </w:pPr>
    </w:p>
    <w:p/>
    <w:p/>
    <w:sectPr>
      <w:headerReference r:id="rId5" w:type="default"/>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海燕" w:date="2024-09-24T21:09:00Z" w:initials="chy">
    <w:p w14:paraId="16C5187E">
      <w:pPr>
        <w:pStyle w:val="2"/>
      </w:pPr>
      <w:r>
        <w:rPr>
          <w:rFonts w:hint="eastAsia"/>
        </w:rPr>
        <w:t>游戏推荐？</w:t>
      </w:r>
    </w:p>
    <w:p w14:paraId="3CD56899">
      <w:pPr>
        <w:pStyle w:val="2"/>
      </w:pPr>
      <w:r>
        <w:rPr>
          <w:rFonts w:hint="eastAsia"/>
        </w:rPr>
        <w:t>休闲娱乐==游戏吗？</w:t>
      </w:r>
    </w:p>
    <w:p w14:paraId="408013E9">
      <w:pPr>
        <w:pStyle w:val="2"/>
        <w:rPr>
          <w:rFonts w:hint="eastAsia"/>
        </w:rPr>
      </w:pPr>
      <w:r>
        <w:rPr>
          <w:rFonts w:hint="eastAsia"/>
        </w:rPr>
        <w:t>这份报告的每个部分都写得挺别扭的，不知道你们是基于什么来改的，显然自己还没捋顺。</w:t>
      </w:r>
    </w:p>
  </w:comment>
  <w:comment w:id="1" w:author="陈海燕" w:date="2024-09-24T21:07:00Z" w:initials="chy">
    <w:p w14:paraId="33EA5DB2">
      <w:pPr>
        <w:pStyle w:val="2"/>
      </w:pPr>
      <w:r>
        <w:rPr>
          <w:rFonts w:hint="eastAsia"/>
        </w:rPr>
        <w:t>你们写的这些优缺点，是打算借鉴和改进吗？这么专业的分析，你们打算要做什么？</w:t>
      </w:r>
    </w:p>
    <w:p w14:paraId="48CC23C9">
      <w:pPr>
        <w:pStyle w:val="2"/>
        <w:rPr>
          <w:rFonts w:hint="eastAsia"/>
        </w:rPr>
      </w:pPr>
      <w:r>
        <w:rPr>
          <w:rFonts w:hint="eastAsia"/>
        </w:rPr>
        <w:t>请你们按模板哪个样子，好好介绍一下系统的主要功能，做出相应的评价，这才是符合你们能力的。</w:t>
      </w:r>
    </w:p>
  </w:comment>
  <w:comment w:id="2" w:author="陈海燕" w:date="2024-09-24T21:12:00Z" w:initials="chy">
    <w:p w14:paraId="60BF5753">
      <w:pPr>
        <w:pStyle w:val="2"/>
      </w:pPr>
      <w:r>
        <w:rPr>
          <w:rFonts w:hint="eastAsia"/>
        </w:rPr>
        <w:t>这部分内容看起来跟你们要做的系统，没什么关系啊，系统功能毫无存在感。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8013E9" w15:done="0"/>
  <w15:commentEx w15:paraId="48CC23C9" w15:done="0"/>
  <w15:commentEx w15:paraId="60BF575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D56F83"/>
    <w:multiLevelType w:val="singleLevel"/>
    <w:tmpl w:val="29D56F83"/>
    <w:lvl w:ilvl="0" w:tentative="0">
      <w:start w:val="1"/>
      <w:numFmt w:val="decimal"/>
      <w:suff w:val="space"/>
      <w:lvlText w:val="%1."/>
      <w:lvlJc w:val="left"/>
    </w:lvl>
  </w:abstractNum>
  <w:abstractNum w:abstractNumId="1">
    <w:nsid w:val="348B034B"/>
    <w:multiLevelType w:val="multilevel"/>
    <w:tmpl w:val="348B03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F58AF81"/>
    <w:multiLevelType w:val="singleLevel"/>
    <w:tmpl w:val="5F58AF81"/>
    <w:lvl w:ilvl="0" w:tentative="0">
      <w:start w:val="1"/>
      <w:numFmt w:val="decimal"/>
      <w:suff w:val="space"/>
      <w:lvlText w:val="%1."/>
      <w:lvlJc w:val="left"/>
    </w:lvl>
  </w:abstractNum>
  <w:abstractNum w:abstractNumId="3">
    <w:nsid w:val="6FE14C5A"/>
    <w:multiLevelType w:val="multilevel"/>
    <w:tmpl w:val="6FE14C5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石煜堃">
    <w15:presenceInfo w15:providerId="WPS Office" w15:userId="3696918887"/>
  </w15:person>
  <w15:person w15:author="陈海燕">
    <w15:presenceInfo w15:providerId="None" w15:userId="陈海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NkYWExMGJjMmM1ODAwMDE0YTIxOWMxY2M5MWNkNmQifQ=="/>
  </w:docVars>
  <w:rsids>
    <w:rsidRoot w:val="00B47C23"/>
    <w:rsid w:val="00004CA9"/>
    <w:rsid w:val="000141EF"/>
    <w:rsid w:val="0002127E"/>
    <w:rsid w:val="00090106"/>
    <w:rsid w:val="000C3D6E"/>
    <w:rsid w:val="000C4C8B"/>
    <w:rsid w:val="000D4916"/>
    <w:rsid w:val="00106650"/>
    <w:rsid w:val="00106A56"/>
    <w:rsid w:val="00116588"/>
    <w:rsid w:val="00170A87"/>
    <w:rsid w:val="001727BC"/>
    <w:rsid w:val="0019266F"/>
    <w:rsid w:val="001B22AE"/>
    <w:rsid w:val="001C3B26"/>
    <w:rsid w:val="002F4175"/>
    <w:rsid w:val="003072BD"/>
    <w:rsid w:val="0031202A"/>
    <w:rsid w:val="003153A0"/>
    <w:rsid w:val="0031592C"/>
    <w:rsid w:val="00342076"/>
    <w:rsid w:val="00361824"/>
    <w:rsid w:val="00394D32"/>
    <w:rsid w:val="00400F72"/>
    <w:rsid w:val="004027F2"/>
    <w:rsid w:val="004551E0"/>
    <w:rsid w:val="004600D6"/>
    <w:rsid w:val="00474461"/>
    <w:rsid w:val="004A2AC2"/>
    <w:rsid w:val="004E02D0"/>
    <w:rsid w:val="004F1846"/>
    <w:rsid w:val="005170AD"/>
    <w:rsid w:val="00543B46"/>
    <w:rsid w:val="005D4046"/>
    <w:rsid w:val="00627BC0"/>
    <w:rsid w:val="00667C95"/>
    <w:rsid w:val="0067513F"/>
    <w:rsid w:val="00687BB4"/>
    <w:rsid w:val="00791FBA"/>
    <w:rsid w:val="007D29AC"/>
    <w:rsid w:val="00820579"/>
    <w:rsid w:val="00830845"/>
    <w:rsid w:val="00831BB0"/>
    <w:rsid w:val="00841B56"/>
    <w:rsid w:val="00875F0F"/>
    <w:rsid w:val="008B688D"/>
    <w:rsid w:val="008B7BF1"/>
    <w:rsid w:val="008C447A"/>
    <w:rsid w:val="009256DA"/>
    <w:rsid w:val="00987F91"/>
    <w:rsid w:val="009950EB"/>
    <w:rsid w:val="009D318F"/>
    <w:rsid w:val="00A14AC1"/>
    <w:rsid w:val="00A35439"/>
    <w:rsid w:val="00A77E29"/>
    <w:rsid w:val="00A90737"/>
    <w:rsid w:val="00AF1929"/>
    <w:rsid w:val="00B15846"/>
    <w:rsid w:val="00B370A5"/>
    <w:rsid w:val="00B47C23"/>
    <w:rsid w:val="00B53914"/>
    <w:rsid w:val="00B70DBE"/>
    <w:rsid w:val="00BB42FB"/>
    <w:rsid w:val="00BC2895"/>
    <w:rsid w:val="00C1139C"/>
    <w:rsid w:val="00C31E1D"/>
    <w:rsid w:val="00C66EA6"/>
    <w:rsid w:val="00C85D11"/>
    <w:rsid w:val="00CE187A"/>
    <w:rsid w:val="00D02C46"/>
    <w:rsid w:val="00DB23D0"/>
    <w:rsid w:val="00DC4274"/>
    <w:rsid w:val="00E20749"/>
    <w:rsid w:val="00E73507"/>
    <w:rsid w:val="00E74460"/>
    <w:rsid w:val="00EB1C96"/>
    <w:rsid w:val="00EE03FB"/>
    <w:rsid w:val="00EE6F03"/>
    <w:rsid w:val="00F05143"/>
    <w:rsid w:val="00F0544F"/>
    <w:rsid w:val="00F14066"/>
    <w:rsid w:val="00F54EA2"/>
    <w:rsid w:val="00F71591"/>
    <w:rsid w:val="00F813DD"/>
    <w:rsid w:val="00FB774B"/>
    <w:rsid w:val="064E4658"/>
    <w:rsid w:val="10E00D64"/>
    <w:rsid w:val="10E83D14"/>
    <w:rsid w:val="19045B0B"/>
    <w:rsid w:val="19251C80"/>
    <w:rsid w:val="1D38765B"/>
    <w:rsid w:val="1F6B72B9"/>
    <w:rsid w:val="2E543B39"/>
    <w:rsid w:val="3DB04564"/>
    <w:rsid w:val="53395DD6"/>
    <w:rsid w:val="53414103"/>
    <w:rsid w:val="5CAE3391"/>
    <w:rsid w:val="5F9E226B"/>
    <w:rsid w:val="628F77C1"/>
    <w:rsid w:val="6DEA61F3"/>
    <w:rsid w:val="6E360244"/>
    <w:rsid w:val="783F30A6"/>
    <w:rsid w:val="7A2F1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semiHidden/>
    <w:unhideWhenUsed/>
    <w:qFormat/>
    <w:uiPriority w:val="99"/>
    <w:rPr>
      <w:b/>
      <w:bCs/>
    </w:rPr>
  </w:style>
  <w:style w:type="table" w:styleId="8">
    <w:name w:val="Table Grid"/>
    <w:basedOn w:val="7"/>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styleId="11">
    <w:name w:val="annotation reference"/>
    <w:basedOn w:val="9"/>
    <w:semiHidden/>
    <w:unhideWhenUsed/>
    <w:qFormat/>
    <w:uiPriority w:val="99"/>
    <w:rPr>
      <w:sz w:val="21"/>
      <w:szCs w:val="21"/>
    </w:rPr>
  </w:style>
  <w:style w:type="character" w:customStyle="1" w:styleId="12">
    <w:name w:val="页眉 字符"/>
    <w:basedOn w:val="9"/>
    <w:link w:val="5"/>
    <w:qFormat/>
    <w:uiPriority w:val="0"/>
    <w:rPr>
      <w:rFonts w:ascii="Times New Roman" w:hAnsi="Times New Roman" w:eastAsia="宋体" w:cs="Times New Roman"/>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3"/>
    <w:semiHidden/>
    <w:qFormat/>
    <w:uiPriority w:val="99"/>
    <w:rPr>
      <w:rFonts w:ascii="Times New Roman" w:hAnsi="Times New Roman" w:eastAsia="宋体" w:cs="Times New Roman"/>
      <w:sz w:val="18"/>
      <w:szCs w:val="18"/>
    </w:rPr>
  </w:style>
  <w:style w:type="character" w:customStyle="1" w:styleId="15">
    <w:name w:val="页脚 字符"/>
    <w:basedOn w:val="9"/>
    <w:link w:val="4"/>
    <w:qFormat/>
    <w:uiPriority w:val="99"/>
    <w:rPr>
      <w:rFonts w:ascii="Times New Roman" w:hAnsi="Times New Roman" w:eastAsia="宋体" w:cs="Times New Roman"/>
      <w:sz w:val="18"/>
      <w:szCs w:val="18"/>
    </w:rPr>
  </w:style>
  <w:style w:type="character" w:customStyle="1" w:styleId="16">
    <w:name w:val="批注文字 字符"/>
    <w:basedOn w:val="9"/>
    <w:link w:val="2"/>
    <w:semiHidden/>
    <w:qFormat/>
    <w:uiPriority w:val="99"/>
    <w:rPr>
      <w:rFonts w:ascii="Times New Roman" w:hAnsi="Times New Roman" w:eastAsia="宋体" w:cs="Times New Roman"/>
      <w:szCs w:val="24"/>
    </w:rPr>
  </w:style>
  <w:style w:type="character" w:customStyle="1" w:styleId="17">
    <w:name w:val="批注主题 字符"/>
    <w:basedOn w:val="16"/>
    <w:link w:val="6"/>
    <w:semiHidden/>
    <w:qFormat/>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FCF212-D53F-43F6-BA31-C7BFCE66C4CD}">
  <ds:schemaRefs/>
</ds:datastoreItem>
</file>

<file path=docProps/app.xml><?xml version="1.0" encoding="utf-8"?>
<Properties xmlns="http://schemas.openxmlformats.org/officeDocument/2006/extended-properties" xmlns:vt="http://schemas.openxmlformats.org/officeDocument/2006/docPropsVTypes">
  <Template>Normal</Template>
  <Pages>13</Pages>
  <Words>929</Words>
  <Characters>5299</Characters>
  <Lines>44</Lines>
  <Paragraphs>12</Paragraphs>
  <TotalTime>103</TotalTime>
  <ScaleCrop>false</ScaleCrop>
  <LinksUpToDate>false</LinksUpToDate>
  <CharactersWithSpaces>6216</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2016-09-15T15:13:00Z</dcterms:created>
  <dc:creator>吴志凡</dc:creator>
  <cp:lastModifiedBy>快乐的小丸子</cp:lastModifiedBy>
  <dcterms:modified xsi:type="dcterms:W3CDTF">2024-10-24T16:05:42Z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1D782E4395304F0A83435CF168E1E318_13</vt:lpwstr>
  </property>
</Properties>
</file>